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DA8A39" w14:textId="77777777" w:rsidR="008D6AD1" w:rsidRPr="005F7A4D" w:rsidRDefault="6FB58292" w:rsidP="6FB58292">
      <w:pPr>
        <w:pStyle w:val="a3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bCs/>
          <w:caps/>
          <w:color w:val="000000" w:themeColor="text1"/>
        </w:rPr>
      </w:pPr>
      <w:bookmarkStart w:id="1" w:name="_Toc514515585"/>
      <w:bookmarkStart w:id="2" w:name="_Toc441235433"/>
      <w:bookmarkStart w:id="3" w:name="_Toc514773822"/>
      <w:r w:rsidRPr="005F7A4D">
        <w:rPr>
          <w:b/>
          <w:bCs/>
          <w:caps/>
          <w:color w:val="000000" w:themeColor="text1"/>
        </w:rPr>
        <w:t>Оглавление</w:t>
      </w:r>
      <w:bookmarkEnd w:id="1"/>
      <w:bookmarkEnd w:id="3"/>
    </w:p>
    <w:sdt>
      <w:sdtPr>
        <w:id w:val="-673878440"/>
        <w:docPartObj>
          <w:docPartGallery w:val="Table of Contents"/>
          <w:docPartUnique/>
        </w:docPartObj>
      </w:sdtPr>
      <w:sdtEndPr/>
      <w:sdtContent>
        <w:p w14:paraId="05625BE9" w14:textId="5B40665F" w:rsidR="00C675A5" w:rsidRPr="006753DF" w:rsidRDefault="001E4C9E" w:rsidP="00C13798">
          <w:pPr>
            <w:pStyle w:val="11"/>
            <w:rPr>
              <w:ins w:id="4" w:author="пользователь Microsoft Office" w:date="2018-05-22T17:35:00Z"/>
              <w:rStyle w:val="aa"/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u w:val="none"/>
              <w:lang w:eastAsia="ru-RU"/>
              <w:rPrChange w:id="5" w:author="пользователь Microsoft Office" w:date="2018-05-22T17:41:00Z">
                <w:rPr>
                  <w:ins w:id="6" w:author="пользователь Microsoft Office" w:date="2018-05-22T17:35:00Z"/>
                  <w:rStyle w:val="aa"/>
                  <w:noProof/>
                </w:rPr>
              </w:rPrChange>
            </w:rPr>
          </w:pPr>
          <w:r w:rsidRPr="006B3A41">
            <w:fldChar w:fldCharType="begin"/>
          </w:r>
          <w:r w:rsidRPr="006B3A41">
            <w:instrText xml:space="preserve"> TOC \o "1-3" \h \z \u </w:instrText>
          </w:r>
          <w:r w:rsidRPr="006B3A41">
            <w:fldChar w:fldCharType="separate"/>
          </w:r>
          <w:ins w:id="7" w:author="пользователь Microsoft Office" w:date="2018-05-22T17:34:00Z">
            <w:r w:rsidR="00C675A5"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8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begin"/>
            </w:r>
            <w:r w:rsidR="00C675A5"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9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="00C675A5" w:rsidRPr="006B3A41">
              <w:rPr>
                <w:noProof/>
              </w:rPr>
              <w:instrText>HYPERLINK \l "_Toc514773823"</w:instrText>
            </w:r>
            <w:r w:rsidR="00C675A5"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10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="00C675A5"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11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</w:r>
            <w:r w:rsidR="00C675A5"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12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separate"/>
            </w:r>
            <w:r w:rsidR="00C675A5"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13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>Определения, обозначения и сокращения</w:t>
            </w:r>
            <w:r w:rsidR="00C675A5" w:rsidRPr="006B3A41">
              <w:rPr>
                <w:noProof/>
                <w:webHidden/>
              </w:rPr>
              <w:tab/>
            </w:r>
            <w:r w:rsidR="00C675A5" w:rsidRPr="006B3A41">
              <w:rPr>
                <w:noProof/>
                <w:webHidden/>
              </w:rPr>
              <w:fldChar w:fldCharType="begin"/>
            </w:r>
            <w:r w:rsidR="00C675A5" w:rsidRPr="006B3A41">
              <w:rPr>
                <w:noProof/>
                <w:webHidden/>
              </w:rPr>
              <w:instrText xml:space="preserve"> PAGEREF _Toc514773823 \h </w:instrText>
            </w:r>
            <w:r w:rsidR="00C675A5" w:rsidRPr="006B3A41">
              <w:rPr>
                <w:noProof/>
                <w:webHidden/>
              </w:rPr>
            </w:r>
          </w:ins>
          <w:r w:rsidR="00C675A5" w:rsidRPr="006B3A41">
            <w:rPr>
              <w:noProof/>
              <w:webHidden/>
            </w:rPr>
            <w:fldChar w:fldCharType="separate"/>
          </w:r>
          <w:ins w:id="14" w:author="пользователь Microsoft Office" w:date="2018-05-22T17:40:00Z">
            <w:r w:rsidR="006753DF" w:rsidRPr="006B3A41">
              <w:rPr>
                <w:noProof/>
                <w:webHidden/>
              </w:rPr>
              <w:t>6</w:t>
            </w:r>
          </w:ins>
          <w:ins w:id="15" w:author="пользователь Microsoft Office" w:date="2018-05-22T17:34:00Z">
            <w:r w:rsidR="00C675A5" w:rsidRPr="006B3A41">
              <w:rPr>
                <w:noProof/>
                <w:webHidden/>
              </w:rPr>
              <w:fldChar w:fldCharType="end"/>
            </w:r>
            <w:r w:rsidR="00C675A5"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16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end"/>
            </w:r>
          </w:ins>
        </w:p>
        <w:p w14:paraId="3CCB66A8" w14:textId="11E00760" w:rsidR="00D24D3C" w:rsidRPr="006753DF" w:rsidRDefault="00D24D3C" w:rsidP="00C13798">
          <w:pPr>
            <w:pStyle w:val="11"/>
            <w:rPr>
              <w:ins w:id="17" w:author="пользователь Microsoft Office" w:date="2018-05-22T17:34:00Z"/>
              <w:rFonts w:eastAsiaTheme="minorEastAsia"/>
              <w:noProof/>
              <w:lang w:eastAsia="ru-RU"/>
              <w:rPrChange w:id="18" w:author="пользователь Microsoft Office" w:date="2018-05-22T17:41:00Z">
                <w:rPr>
                  <w:ins w:id="19" w:author="пользователь Microsoft Office" w:date="2018-05-22T17:34:00Z"/>
                  <w:rFonts w:eastAsiaTheme="minorEastAsia"/>
                  <w:noProof/>
                  <w:sz w:val="24"/>
                  <w:szCs w:val="24"/>
                  <w:lang w:eastAsia="ru-RU"/>
                </w:rPr>
              </w:rPrChange>
            </w:rPr>
          </w:pPr>
          <w:ins w:id="20" w:author="пользователь Microsoft Office" w:date="2018-05-22T17:35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21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begin"/>
            </w:r>
          </w:ins>
          <w:ins w:id="22" w:author="пользователь Microsoft Office" w:date="2018-05-22T17:42:00Z">
            <w:r w:rsidR="00A400F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instrText>HYPERLINK  \l "Введение"</w:instrText>
            </w:r>
            <w:r w:rsidR="00A400FB" w:rsidRPr="00A400F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</w:r>
          </w:ins>
          <w:ins w:id="23" w:author="пользователь Microsoft Office" w:date="2018-05-22T17:35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24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separate"/>
            </w:r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25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>ВВЕДЕНИЕ</w:t>
            </w:r>
            <w:r w:rsidRPr="006B3A41">
              <w:rPr>
                <w:noProof/>
                <w:webHidden/>
              </w:rPr>
              <w:tab/>
            </w:r>
          </w:ins>
          <w:ins w:id="26" w:author="пользователь Microsoft Office" w:date="2018-05-22T17:42:00Z">
            <w:r w:rsidR="00A400FB">
              <w:rPr>
                <w:noProof/>
                <w:webHidden/>
              </w:rPr>
              <w:t>8</w:t>
            </w:r>
          </w:ins>
          <w:ins w:id="27" w:author="пользователь Microsoft Office" w:date="2018-05-22T17:35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28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end"/>
            </w:r>
          </w:ins>
        </w:p>
        <w:p w14:paraId="6C15982E" w14:textId="77777777" w:rsidR="00C675A5" w:rsidRPr="006753DF" w:rsidRDefault="00C675A5" w:rsidP="00C13798">
          <w:pPr>
            <w:pStyle w:val="11"/>
            <w:rPr>
              <w:ins w:id="29" w:author="пользователь Microsoft Office" w:date="2018-05-22T17:34:00Z"/>
              <w:rFonts w:eastAsiaTheme="minorEastAsia"/>
              <w:noProof/>
              <w:lang w:eastAsia="ru-RU"/>
              <w:rPrChange w:id="30" w:author="пользователь Microsoft Office" w:date="2018-05-22T17:41:00Z">
                <w:rPr>
                  <w:ins w:id="31" w:author="пользователь Microsoft Office" w:date="2018-05-22T17:34:00Z"/>
                  <w:rFonts w:eastAsiaTheme="minorEastAsia"/>
                  <w:noProof/>
                  <w:sz w:val="24"/>
                  <w:szCs w:val="24"/>
                  <w:lang w:eastAsia="ru-RU"/>
                </w:rPr>
              </w:rPrChange>
            </w:rPr>
          </w:pPr>
          <w:ins w:id="32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33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begin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34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B3A41">
              <w:rPr>
                <w:noProof/>
              </w:rPr>
              <w:instrText>HYPERLINK \l "_Toc514773860"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35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36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37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separate"/>
            </w:r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38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>ГЛАВА 1. АНАЛИЗ прдеметной области и постановка задачи</w:t>
            </w:r>
            <w:r w:rsidRPr="006B3A41">
              <w:rPr>
                <w:noProof/>
                <w:webHidden/>
              </w:rPr>
              <w:tab/>
            </w:r>
            <w:r w:rsidRPr="006B3A41">
              <w:rPr>
                <w:noProof/>
                <w:webHidden/>
              </w:rPr>
              <w:fldChar w:fldCharType="begin"/>
            </w:r>
            <w:r w:rsidRPr="006B3A41">
              <w:rPr>
                <w:noProof/>
                <w:webHidden/>
              </w:rPr>
              <w:instrText xml:space="preserve"> PAGEREF _Toc514773860 \h </w:instrText>
            </w:r>
            <w:r w:rsidRPr="006B3A41">
              <w:rPr>
                <w:noProof/>
                <w:webHidden/>
              </w:rPr>
            </w:r>
          </w:ins>
          <w:r w:rsidRPr="006B3A41">
            <w:rPr>
              <w:noProof/>
              <w:webHidden/>
            </w:rPr>
            <w:fldChar w:fldCharType="separate"/>
          </w:r>
          <w:ins w:id="39" w:author="пользователь Microsoft Office" w:date="2018-05-22T17:40:00Z">
            <w:r w:rsidR="006753DF" w:rsidRPr="006B3A41">
              <w:rPr>
                <w:noProof/>
                <w:webHidden/>
              </w:rPr>
              <w:t>11</w:t>
            </w:r>
          </w:ins>
          <w:ins w:id="40" w:author="пользователь Microsoft Office" w:date="2018-05-22T17:34:00Z">
            <w:r w:rsidRPr="006B3A41">
              <w:rPr>
                <w:noProof/>
                <w:webHidden/>
              </w:rPr>
              <w:fldChar w:fldCharType="end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41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end"/>
            </w:r>
          </w:ins>
        </w:p>
        <w:p w14:paraId="137C0C48" w14:textId="77777777" w:rsidR="00C675A5" w:rsidRPr="006753DF" w:rsidRDefault="00C675A5" w:rsidP="00C13798">
          <w:pPr>
            <w:pStyle w:val="11"/>
            <w:ind w:left="708"/>
            <w:rPr>
              <w:ins w:id="42" w:author="пользователь Microsoft Office" w:date="2018-05-22T17:34:00Z"/>
              <w:rFonts w:eastAsiaTheme="minorEastAsia"/>
              <w:noProof/>
              <w:lang w:eastAsia="ru-RU"/>
              <w:rPrChange w:id="43" w:author="пользователь Microsoft Office" w:date="2018-05-22T17:41:00Z">
                <w:rPr>
                  <w:ins w:id="44" w:author="пользователь Microsoft Office" w:date="2018-05-22T17:34:00Z"/>
                  <w:rFonts w:eastAsiaTheme="minorEastAsia"/>
                  <w:noProof/>
                  <w:sz w:val="24"/>
                  <w:szCs w:val="24"/>
                  <w:lang w:eastAsia="ru-RU"/>
                </w:rPr>
              </w:rPrChange>
            </w:rPr>
            <w:pPrChange w:id="45" w:author="пользователь Microsoft Office" w:date="2018-05-22T17:44:00Z">
              <w:pPr>
                <w:pStyle w:val="11"/>
              </w:pPr>
            </w:pPrChange>
          </w:pPr>
          <w:ins w:id="46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47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begin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48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B3A41">
              <w:rPr>
                <w:noProof/>
              </w:rPr>
              <w:instrText>HYPERLINK \l "_Toc514773861"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49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50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51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separate"/>
            </w:r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52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 xml:space="preserve">1.1 </w:t>
            </w:r>
            <w:r w:rsidRPr="006753DF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rPrChange w:id="53" w:author="пользователь Microsoft Office" w:date="2018-05-22T17:41:00Z">
                  <w:rPr>
                    <w:rStyle w:val="aa"/>
                    <w:b/>
                    <w:bCs/>
                    <w:noProof/>
                  </w:rPr>
                </w:rPrChange>
              </w:rPr>
              <w:t>Анализ предметной области</w:t>
            </w:r>
            <w:r w:rsidRPr="006B3A41">
              <w:rPr>
                <w:noProof/>
                <w:webHidden/>
              </w:rPr>
              <w:tab/>
            </w:r>
            <w:r w:rsidRPr="006B3A41">
              <w:rPr>
                <w:noProof/>
                <w:webHidden/>
              </w:rPr>
              <w:fldChar w:fldCharType="begin"/>
            </w:r>
            <w:r w:rsidRPr="006B3A41">
              <w:rPr>
                <w:noProof/>
                <w:webHidden/>
              </w:rPr>
              <w:instrText xml:space="preserve"> PAGEREF _Toc514773861 \h </w:instrText>
            </w:r>
            <w:r w:rsidRPr="006B3A41">
              <w:rPr>
                <w:noProof/>
                <w:webHidden/>
              </w:rPr>
            </w:r>
          </w:ins>
          <w:r w:rsidRPr="006B3A41">
            <w:rPr>
              <w:noProof/>
              <w:webHidden/>
            </w:rPr>
            <w:fldChar w:fldCharType="separate"/>
          </w:r>
          <w:ins w:id="54" w:author="пользователь Microsoft Office" w:date="2018-05-22T17:40:00Z">
            <w:r w:rsidR="006753DF" w:rsidRPr="006B3A41">
              <w:rPr>
                <w:noProof/>
                <w:webHidden/>
              </w:rPr>
              <w:t>11</w:t>
            </w:r>
          </w:ins>
          <w:ins w:id="55" w:author="пользователь Microsoft Office" w:date="2018-05-22T17:34:00Z">
            <w:r w:rsidRPr="006B3A41">
              <w:rPr>
                <w:noProof/>
                <w:webHidden/>
              </w:rPr>
              <w:fldChar w:fldCharType="end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56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end"/>
            </w:r>
          </w:ins>
        </w:p>
        <w:p w14:paraId="2E884BF8" w14:textId="77777777" w:rsidR="00C675A5" w:rsidRPr="006753DF" w:rsidRDefault="00C675A5" w:rsidP="00C13798">
          <w:pPr>
            <w:pStyle w:val="11"/>
            <w:ind w:left="708"/>
            <w:rPr>
              <w:ins w:id="57" w:author="пользователь Microsoft Office" w:date="2018-05-22T17:34:00Z"/>
              <w:rFonts w:eastAsiaTheme="minorEastAsia"/>
              <w:noProof/>
              <w:lang w:eastAsia="ru-RU"/>
              <w:rPrChange w:id="58" w:author="пользователь Microsoft Office" w:date="2018-05-22T17:41:00Z">
                <w:rPr>
                  <w:ins w:id="59" w:author="пользователь Microsoft Office" w:date="2018-05-22T17:34:00Z"/>
                  <w:rFonts w:eastAsiaTheme="minorEastAsia"/>
                  <w:noProof/>
                  <w:sz w:val="24"/>
                  <w:szCs w:val="24"/>
                  <w:lang w:eastAsia="ru-RU"/>
                </w:rPr>
              </w:rPrChange>
            </w:rPr>
            <w:pPrChange w:id="60" w:author="пользователь Microsoft Office" w:date="2018-05-22T17:44:00Z">
              <w:pPr>
                <w:pStyle w:val="11"/>
              </w:pPr>
            </w:pPrChange>
          </w:pPr>
          <w:ins w:id="61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2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begin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3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B3A41">
              <w:rPr>
                <w:noProof/>
              </w:rPr>
              <w:instrText>HYPERLINK \l "_Toc514773871"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4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5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6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separate"/>
            </w:r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67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 xml:space="preserve">1.2 </w:t>
            </w:r>
            <w:r w:rsidRPr="006753DF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rPrChange w:id="68" w:author="пользователь Microsoft Office" w:date="2018-05-22T17:41:00Z">
                  <w:rPr>
                    <w:rStyle w:val="aa"/>
                    <w:b/>
                    <w:bCs/>
                    <w:noProof/>
                  </w:rPr>
                </w:rPrChange>
              </w:rPr>
              <w:t>Уточнение постановки задачи</w:t>
            </w:r>
            <w:r w:rsidRPr="006B3A41">
              <w:rPr>
                <w:noProof/>
                <w:webHidden/>
              </w:rPr>
              <w:tab/>
            </w:r>
            <w:r w:rsidRPr="006B3A41">
              <w:rPr>
                <w:noProof/>
                <w:webHidden/>
              </w:rPr>
              <w:fldChar w:fldCharType="begin"/>
            </w:r>
            <w:r w:rsidRPr="006B3A41">
              <w:rPr>
                <w:noProof/>
                <w:webHidden/>
              </w:rPr>
              <w:instrText xml:space="preserve"> PAGEREF _Toc514773871 \h </w:instrText>
            </w:r>
            <w:r w:rsidRPr="006B3A41">
              <w:rPr>
                <w:noProof/>
                <w:webHidden/>
              </w:rPr>
            </w:r>
          </w:ins>
          <w:r w:rsidRPr="006B3A41">
            <w:rPr>
              <w:noProof/>
              <w:webHidden/>
            </w:rPr>
            <w:fldChar w:fldCharType="separate"/>
          </w:r>
          <w:ins w:id="69" w:author="пользователь Microsoft Office" w:date="2018-05-22T17:40:00Z">
            <w:r w:rsidR="006753DF" w:rsidRPr="006B3A41">
              <w:rPr>
                <w:noProof/>
                <w:webHidden/>
              </w:rPr>
              <w:t>12</w:t>
            </w:r>
          </w:ins>
          <w:ins w:id="70" w:author="пользователь Microsoft Office" w:date="2018-05-22T17:34:00Z">
            <w:r w:rsidRPr="006B3A41">
              <w:rPr>
                <w:noProof/>
                <w:webHidden/>
              </w:rPr>
              <w:fldChar w:fldCharType="end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71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end"/>
            </w:r>
          </w:ins>
        </w:p>
        <w:p w14:paraId="2EE1BA6D" w14:textId="77777777" w:rsidR="00C675A5" w:rsidRPr="006753DF" w:rsidRDefault="00C675A5" w:rsidP="00C13798">
          <w:pPr>
            <w:pStyle w:val="11"/>
            <w:rPr>
              <w:ins w:id="72" w:author="пользователь Microsoft Office" w:date="2018-05-22T17:34:00Z"/>
              <w:rFonts w:eastAsiaTheme="minorEastAsia"/>
              <w:noProof/>
              <w:lang w:eastAsia="ru-RU"/>
              <w:rPrChange w:id="73" w:author="пользователь Microsoft Office" w:date="2018-05-22T17:41:00Z">
                <w:rPr>
                  <w:ins w:id="74" w:author="пользователь Microsoft Office" w:date="2018-05-22T17:34:00Z"/>
                  <w:rFonts w:eastAsiaTheme="minorEastAsia"/>
                  <w:noProof/>
                  <w:sz w:val="24"/>
                  <w:szCs w:val="24"/>
                  <w:lang w:eastAsia="ru-RU"/>
                </w:rPr>
              </w:rPrChange>
            </w:rPr>
          </w:pPr>
          <w:ins w:id="75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76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begin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77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B3A41">
              <w:rPr>
                <w:noProof/>
              </w:rPr>
              <w:instrText>HYPERLINK \l "_Toc514773886"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78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79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80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separate"/>
            </w:r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81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 xml:space="preserve">ГЛАВА 2. </w: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82" w:author="пользователь Microsoft Office" w:date="2018-05-22T17:41:00Z">
                  <w:rPr>
                    <w:rStyle w:val="aa"/>
                    <w:b/>
                    <w:noProof/>
                  </w:rPr>
                </w:rPrChange>
              </w:rPr>
              <w:t>ОБЗОР СУЩЕСТВУЮЩИХ РЕШЕНИЙ</w:t>
            </w:r>
            <w:r w:rsidRPr="006B3A41">
              <w:rPr>
                <w:noProof/>
                <w:webHidden/>
              </w:rPr>
              <w:tab/>
            </w:r>
            <w:r w:rsidRPr="006B3A41">
              <w:rPr>
                <w:noProof/>
                <w:webHidden/>
              </w:rPr>
              <w:fldChar w:fldCharType="begin"/>
            </w:r>
            <w:r w:rsidRPr="006B3A41">
              <w:rPr>
                <w:noProof/>
                <w:webHidden/>
              </w:rPr>
              <w:instrText xml:space="preserve"> PAGEREF _Toc514773886 \h </w:instrText>
            </w:r>
            <w:r w:rsidRPr="006B3A41">
              <w:rPr>
                <w:noProof/>
                <w:webHidden/>
              </w:rPr>
            </w:r>
          </w:ins>
          <w:r w:rsidRPr="006B3A41">
            <w:rPr>
              <w:noProof/>
              <w:webHidden/>
            </w:rPr>
            <w:fldChar w:fldCharType="separate"/>
          </w:r>
          <w:ins w:id="83" w:author="пользователь Microsoft Office" w:date="2018-05-22T17:40:00Z">
            <w:r w:rsidR="006753DF" w:rsidRPr="006B3A41">
              <w:rPr>
                <w:noProof/>
                <w:webHidden/>
              </w:rPr>
              <w:t>16</w:t>
            </w:r>
          </w:ins>
          <w:ins w:id="84" w:author="пользователь Microsoft Office" w:date="2018-05-22T17:34:00Z">
            <w:r w:rsidRPr="006B3A41">
              <w:rPr>
                <w:noProof/>
                <w:webHidden/>
              </w:rPr>
              <w:fldChar w:fldCharType="end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85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end"/>
            </w:r>
          </w:ins>
        </w:p>
        <w:p w14:paraId="778ABE0C" w14:textId="77777777" w:rsidR="00C675A5" w:rsidRPr="006753DF" w:rsidRDefault="00C675A5" w:rsidP="00C13798">
          <w:pPr>
            <w:pStyle w:val="11"/>
            <w:rPr>
              <w:ins w:id="86" w:author="пользователь Microsoft Office" w:date="2018-05-22T17:34:00Z"/>
              <w:rFonts w:eastAsiaTheme="minorEastAsia"/>
              <w:noProof/>
              <w:lang w:eastAsia="ru-RU"/>
              <w:rPrChange w:id="87" w:author="пользователь Microsoft Office" w:date="2018-05-22T17:41:00Z">
                <w:rPr>
                  <w:ins w:id="88" w:author="пользователь Microsoft Office" w:date="2018-05-22T17:34:00Z"/>
                  <w:rFonts w:eastAsiaTheme="minorEastAsia"/>
                  <w:noProof/>
                  <w:sz w:val="24"/>
                  <w:szCs w:val="24"/>
                  <w:lang w:eastAsia="ru-RU"/>
                </w:rPr>
              </w:rPrChange>
            </w:rPr>
          </w:pPr>
          <w:ins w:id="89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90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begin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91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B3A41">
              <w:rPr>
                <w:noProof/>
              </w:rPr>
              <w:instrText>HYPERLINK \l "_Toc514773894"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92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93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94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separate"/>
            </w:r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95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 xml:space="preserve">ГЛАВА 3. </w: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96" w:author="пользователь Microsoft Office" w:date="2018-05-22T17:41:00Z">
                  <w:rPr>
                    <w:rStyle w:val="aa"/>
                    <w:b/>
                    <w:noProof/>
                  </w:rPr>
                </w:rPrChange>
              </w:rPr>
              <w:t>ОБЗОР МЕТОДОВ И СРЕДСТВ РЕШЕНИЯ ЗАДАЧИ</w:t>
            </w:r>
            <w:r w:rsidRPr="006B3A41">
              <w:rPr>
                <w:noProof/>
                <w:webHidden/>
              </w:rPr>
              <w:tab/>
            </w:r>
            <w:r w:rsidRPr="006B3A41">
              <w:rPr>
                <w:noProof/>
                <w:webHidden/>
              </w:rPr>
              <w:fldChar w:fldCharType="begin"/>
            </w:r>
            <w:r w:rsidRPr="006B3A41">
              <w:rPr>
                <w:noProof/>
                <w:webHidden/>
              </w:rPr>
              <w:instrText xml:space="preserve"> PAGEREF _Toc514773894 \h </w:instrText>
            </w:r>
            <w:r w:rsidRPr="006B3A41">
              <w:rPr>
                <w:noProof/>
                <w:webHidden/>
              </w:rPr>
            </w:r>
          </w:ins>
          <w:r w:rsidRPr="006B3A41">
            <w:rPr>
              <w:noProof/>
              <w:webHidden/>
            </w:rPr>
            <w:fldChar w:fldCharType="separate"/>
          </w:r>
          <w:ins w:id="97" w:author="пользователь Microsoft Office" w:date="2018-05-22T17:40:00Z">
            <w:r w:rsidR="006753DF" w:rsidRPr="006B3A41">
              <w:rPr>
                <w:noProof/>
                <w:webHidden/>
              </w:rPr>
              <w:t>19</w:t>
            </w:r>
          </w:ins>
          <w:ins w:id="98" w:author="пользователь Microsoft Office" w:date="2018-05-22T17:34:00Z">
            <w:r w:rsidRPr="006B3A41">
              <w:rPr>
                <w:noProof/>
                <w:webHidden/>
              </w:rPr>
              <w:fldChar w:fldCharType="end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99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end"/>
            </w:r>
          </w:ins>
        </w:p>
        <w:p w14:paraId="20A9D75C" w14:textId="77777777" w:rsidR="00C675A5" w:rsidRPr="006753DF" w:rsidRDefault="00C675A5" w:rsidP="00C13798">
          <w:pPr>
            <w:pStyle w:val="11"/>
            <w:ind w:left="708"/>
            <w:rPr>
              <w:ins w:id="100" w:author="пользователь Microsoft Office" w:date="2018-05-22T17:34:00Z"/>
              <w:rFonts w:eastAsiaTheme="minorEastAsia"/>
              <w:noProof/>
              <w:lang w:eastAsia="ru-RU"/>
              <w:rPrChange w:id="101" w:author="пользователь Microsoft Office" w:date="2018-05-22T17:41:00Z">
                <w:rPr>
                  <w:ins w:id="102" w:author="пользователь Microsoft Office" w:date="2018-05-22T17:34:00Z"/>
                  <w:rFonts w:eastAsiaTheme="minorEastAsia"/>
                  <w:noProof/>
                  <w:sz w:val="24"/>
                  <w:szCs w:val="24"/>
                  <w:lang w:eastAsia="ru-RU"/>
                </w:rPr>
              </w:rPrChange>
            </w:rPr>
            <w:pPrChange w:id="103" w:author="пользователь Microsoft Office" w:date="2018-05-22T17:45:00Z">
              <w:pPr>
                <w:pStyle w:val="11"/>
              </w:pPr>
            </w:pPrChange>
          </w:pPr>
          <w:ins w:id="104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105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begin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106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B3A41">
              <w:rPr>
                <w:noProof/>
              </w:rPr>
              <w:instrText>HYPERLINK \l "_Toc514773895"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107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108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109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separate"/>
            </w:r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110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 xml:space="preserve">3.1 </w:t>
            </w:r>
            <w:r w:rsidRPr="006753DF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rPrChange w:id="111" w:author="пользователь Microsoft Office" w:date="2018-05-22T17:41:00Z">
                  <w:rPr>
                    <w:rStyle w:val="aa"/>
                    <w:b/>
                    <w:bCs/>
                    <w:noProof/>
                  </w:rPr>
                </w:rPrChange>
              </w:rPr>
              <w:t>Определение области решения задачи</w:t>
            </w:r>
            <w:r w:rsidRPr="006B3A41">
              <w:rPr>
                <w:noProof/>
                <w:webHidden/>
              </w:rPr>
              <w:tab/>
            </w:r>
            <w:r w:rsidRPr="006B3A41">
              <w:rPr>
                <w:noProof/>
                <w:webHidden/>
              </w:rPr>
              <w:fldChar w:fldCharType="begin"/>
            </w:r>
            <w:r w:rsidRPr="006B3A41">
              <w:rPr>
                <w:noProof/>
                <w:webHidden/>
              </w:rPr>
              <w:instrText xml:space="preserve"> PAGEREF _Toc514773895 \h </w:instrText>
            </w:r>
            <w:r w:rsidRPr="006B3A41">
              <w:rPr>
                <w:noProof/>
                <w:webHidden/>
              </w:rPr>
            </w:r>
          </w:ins>
          <w:r w:rsidRPr="006B3A41">
            <w:rPr>
              <w:noProof/>
              <w:webHidden/>
            </w:rPr>
            <w:fldChar w:fldCharType="separate"/>
          </w:r>
          <w:ins w:id="112" w:author="пользователь Microsoft Office" w:date="2018-05-22T17:40:00Z">
            <w:r w:rsidR="006753DF" w:rsidRPr="006B3A41">
              <w:rPr>
                <w:noProof/>
                <w:webHidden/>
              </w:rPr>
              <w:t>19</w:t>
            </w:r>
          </w:ins>
          <w:ins w:id="113" w:author="пользователь Microsoft Office" w:date="2018-05-22T17:34:00Z">
            <w:r w:rsidRPr="006B3A41">
              <w:rPr>
                <w:noProof/>
                <w:webHidden/>
              </w:rPr>
              <w:fldChar w:fldCharType="end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114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end"/>
            </w:r>
          </w:ins>
        </w:p>
        <w:p w14:paraId="34094F48" w14:textId="77777777" w:rsidR="00C675A5" w:rsidRPr="006753DF" w:rsidRDefault="00C675A5" w:rsidP="00C13798">
          <w:pPr>
            <w:pStyle w:val="11"/>
            <w:ind w:left="708"/>
            <w:rPr>
              <w:ins w:id="115" w:author="пользователь Microsoft Office" w:date="2018-05-22T17:34:00Z"/>
              <w:rFonts w:eastAsiaTheme="minorEastAsia"/>
              <w:noProof/>
              <w:lang w:eastAsia="ru-RU"/>
              <w:rPrChange w:id="116" w:author="пользователь Microsoft Office" w:date="2018-05-22T17:41:00Z">
                <w:rPr>
                  <w:ins w:id="117" w:author="пользователь Microsoft Office" w:date="2018-05-22T17:34:00Z"/>
                  <w:rFonts w:eastAsiaTheme="minorEastAsia"/>
                  <w:noProof/>
                  <w:sz w:val="24"/>
                  <w:szCs w:val="24"/>
                  <w:lang w:eastAsia="ru-RU"/>
                </w:rPr>
              </w:rPrChange>
            </w:rPr>
            <w:pPrChange w:id="118" w:author="пользователь Microsoft Office" w:date="2018-05-22T17:45:00Z">
              <w:pPr>
                <w:pStyle w:val="11"/>
              </w:pPr>
            </w:pPrChange>
          </w:pPr>
          <w:ins w:id="119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120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begin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121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B3A41">
              <w:rPr>
                <w:noProof/>
              </w:rPr>
              <w:instrText>HYPERLINK \l "_Toc514773898"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122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123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124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separate"/>
            </w:r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125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 xml:space="preserve">3.2 </w:t>
            </w:r>
            <w:r w:rsidRPr="006753DF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rPrChange w:id="126" w:author="пользователь Microsoft Office" w:date="2018-05-22T17:41:00Z">
                  <w:rPr>
                    <w:rStyle w:val="aa"/>
                    <w:b/>
                    <w:bCs/>
                    <w:noProof/>
                  </w:rPr>
                </w:rPrChange>
              </w:rPr>
              <w:t>Методы решения задачи обнаружения аномалий</w:t>
            </w:r>
            <w:r w:rsidRPr="006B3A41">
              <w:rPr>
                <w:noProof/>
                <w:webHidden/>
              </w:rPr>
              <w:tab/>
            </w:r>
            <w:r w:rsidRPr="006B3A41">
              <w:rPr>
                <w:noProof/>
                <w:webHidden/>
              </w:rPr>
              <w:fldChar w:fldCharType="begin"/>
            </w:r>
            <w:r w:rsidRPr="006B3A41">
              <w:rPr>
                <w:noProof/>
                <w:webHidden/>
              </w:rPr>
              <w:instrText xml:space="preserve"> PAGEREF _Toc514773898 \h </w:instrText>
            </w:r>
            <w:r w:rsidRPr="006B3A41">
              <w:rPr>
                <w:noProof/>
                <w:webHidden/>
              </w:rPr>
            </w:r>
          </w:ins>
          <w:r w:rsidRPr="006B3A41">
            <w:rPr>
              <w:noProof/>
              <w:webHidden/>
            </w:rPr>
            <w:fldChar w:fldCharType="separate"/>
          </w:r>
          <w:ins w:id="127" w:author="пользователь Microsoft Office" w:date="2018-05-22T17:40:00Z">
            <w:r w:rsidR="006753DF" w:rsidRPr="006B3A41">
              <w:rPr>
                <w:noProof/>
                <w:webHidden/>
              </w:rPr>
              <w:t>19</w:t>
            </w:r>
          </w:ins>
          <w:ins w:id="128" w:author="пользователь Microsoft Office" w:date="2018-05-22T17:34:00Z">
            <w:r w:rsidRPr="006B3A41">
              <w:rPr>
                <w:noProof/>
                <w:webHidden/>
              </w:rPr>
              <w:fldChar w:fldCharType="end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129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end"/>
            </w:r>
          </w:ins>
        </w:p>
        <w:p w14:paraId="28078FA8" w14:textId="77777777" w:rsidR="00C675A5" w:rsidRPr="006753DF" w:rsidRDefault="00C675A5" w:rsidP="000E7C4E">
          <w:pPr>
            <w:pStyle w:val="11"/>
            <w:ind w:left="1416"/>
            <w:rPr>
              <w:ins w:id="130" w:author="пользователь Microsoft Office" w:date="2018-05-22T17:34:00Z"/>
              <w:rFonts w:eastAsiaTheme="minorEastAsia"/>
              <w:noProof/>
              <w:lang w:eastAsia="ru-RU"/>
              <w:rPrChange w:id="131" w:author="пользователь Microsoft Office" w:date="2018-05-22T17:41:00Z">
                <w:rPr>
                  <w:ins w:id="132" w:author="пользователь Microsoft Office" w:date="2018-05-22T17:34:00Z"/>
                  <w:rFonts w:eastAsiaTheme="minorEastAsia"/>
                  <w:noProof/>
                  <w:sz w:val="24"/>
                  <w:szCs w:val="24"/>
                  <w:lang w:eastAsia="ru-RU"/>
                </w:rPr>
              </w:rPrChange>
            </w:rPr>
            <w:pPrChange w:id="133" w:author="пользователь Microsoft Office" w:date="2018-05-22T17:45:00Z">
              <w:pPr>
                <w:pStyle w:val="11"/>
              </w:pPr>
            </w:pPrChange>
          </w:pPr>
          <w:ins w:id="134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135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begin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136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B3A41">
              <w:rPr>
                <w:noProof/>
              </w:rPr>
              <w:instrText>HYPERLINK \l "_Toc514773915"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137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138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139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separate"/>
            </w:r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140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 xml:space="preserve">3.2.1 </w:t>
            </w:r>
            <w:r w:rsidRPr="006753DF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rPrChange w:id="141" w:author="пользователь Microsoft Office" w:date="2018-05-22T17:41:00Z">
                  <w:rPr>
                    <w:rStyle w:val="aa"/>
                    <w:b/>
                    <w:bCs/>
                    <w:noProof/>
                  </w:rPr>
                </w:rPrChange>
              </w:rPr>
              <w:t>Одноклассовый метод опорных векторов</w:t>
            </w:r>
            <w:r w:rsidRPr="006B3A41">
              <w:rPr>
                <w:noProof/>
                <w:webHidden/>
              </w:rPr>
              <w:tab/>
            </w:r>
            <w:r w:rsidRPr="006B3A41">
              <w:rPr>
                <w:noProof/>
                <w:webHidden/>
              </w:rPr>
              <w:fldChar w:fldCharType="begin"/>
            </w:r>
            <w:r w:rsidRPr="006B3A41">
              <w:rPr>
                <w:noProof/>
                <w:webHidden/>
              </w:rPr>
              <w:instrText xml:space="preserve"> PAGEREF _Toc514773915 \h </w:instrText>
            </w:r>
            <w:r w:rsidRPr="006B3A41">
              <w:rPr>
                <w:noProof/>
                <w:webHidden/>
              </w:rPr>
            </w:r>
          </w:ins>
          <w:r w:rsidRPr="006B3A41">
            <w:rPr>
              <w:noProof/>
              <w:webHidden/>
            </w:rPr>
            <w:fldChar w:fldCharType="separate"/>
          </w:r>
          <w:ins w:id="142" w:author="пользователь Microsoft Office" w:date="2018-05-22T17:40:00Z">
            <w:r w:rsidR="006753DF" w:rsidRPr="006B3A41">
              <w:rPr>
                <w:noProof/>
                <w:webHidden/>
              </w:rPr>
              <w:t>22</w:t>
            </w:r>
          </w:ins>
          <w:ins w:id="143" w:author="пользователь Microsoft Office" w:date="2018-05-22T17:34:00Z">
            <w:r w:rsidRPr="006B3A41">
              <w:rPr>
                <w:noProof/>
                <w:webHidden/>
              </w:rPr>
              <w:fldChar w:fldCharType="end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144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end"/>
            </w:r>
          </w:ins>
        </w:p>
        <w:p w14:paraId="1DAAD282" w14:textId="77777777" w:rsidR="00C675A5" w:rsidRPr="006753DF" w:rsidRDefault="00C675A5" w:rsidP="000E7C4E">
          <w:pPr>
            <w:pStyle w:val="11"/>
            <w:ind w:left="1416"/>
            <w:rPr>
              <w:ins w:id="145" w:author="пользователь Microsoft Office" w:date="2018-05-22T17:34:00Z"/>
              <w:rFonts w:eastAsiaTheme="minorEastAsia"/>
              <w:noProof/>
              <w:lang w:eastAsia="ru-RU"/>
              <w:rPrChange w:id="146" w:author="пользователь Microsoft Office" w:date="2018-05-22T17:41:00Z">
                <w:rPr>
                  <w:ins w:id="147" w:author="пользователь Microsoft Office" w:date="2018-05-22T17:34:00Z"/>
                  <w:rFonts w:eastAsiaTheme="minorEastAsia"/>
                  <w:noProof/>
                  <w:sz w:val="24"/>
                  <w:szCs w:val="24"/>
                  <w:lang w:eastAsia="ru-RU"/>
                </w:rPr>
              </w:rPrChange>
            </w:rPr>
            <w:pPrChange w:id="148" w:author="пользователь Microsoft Office" w:date="2018-05-22T17:45:00Z">
              <w:pPr>
                <w:pStyle w:val="11"/>
              </w:pPr>
            </w:pPrChange>
          </w:pPr>
          <w:ins w:id="149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150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begin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151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B3A41">
              <w:rPr>
                <w:noProof/>
              </w:rPr>
              <w:instrText>HYPERLINK \l "_Toc514773919"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152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153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154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separate"/>
            </w:r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155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 xml:space="preserve">3.2.2 </w:t>
            </w:r>
            <w:r w:rsidRPr="006753DF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rPrChange w:id="156" w:author="пользователь Microsoft Office" w:date="2018-05-22T17:41:00Z">
                  <w:rPr>
                    <w:rStyle w:val="aa"/>
                    <w:b/>
                    <w:bCs/>
                    <w:noProof/>
                  </w:rPr>
                </w:rPrChange>
              </w:rPr>
              <w:t>Методы, основанные на кластеризации</w:t>
            </w:r>
            <w:r w:rsidRPr="006B3A41">
              <w:rPr>
                <w:noProof/>
                <w:webHidden/>
              </w:rPr>
              <w:tab/>
            </w:r>
            <w:r w:rsidRPr="006B3A41">
              <w:rPr>
                <w:noProof/>
                <w:webHidden/>
              </w:rPr>
              <w:fldChar w:fldCharType="begin"/>
            </w:r>
            <w:r w:rsidRPr="006B3A41">
              <w:rPr>
                <w:noProof/>
                <w:webHidden/>
              </w:rPr>
              <w:instrText xml:space="preserve"> PAGEREF _Toc514773919 \h </w:instrText>
            </w:r>
            <w:r w:rsidRPr="006B3A41">
              <w:rPr>
                <w:noProof/>
                <w:webHidden/>
              </w:rPr>
            </w:r>
          </w:ins>
          <w:r w:rsidRPr="006B3A41">
            <w:rPr>
              <w:noProof/>
              <w:webHidden/>
            </w:rPr>
            <w:fldChar w:fldCharType="separate"/>
          </w:r>
          <w:ins w:id="157" w:author="пользователь Microsoft Office" w:date="2018-05-22T17:40:00Z">
            <w:r w:rsidR="006753DF" w:rsidRPr="006B3A41">
              <w:rPr>
                <w:noProof/>
                <w:webHidden/>
              </w:rPr>
              <w:t>23</w:t>
            </w:r>
          </w:ins>
          <w:ins w:id="158" w:author="пользователь Microsoft Office" w:date="2018-05-22T17:34:00Z">
            <w:r w:rsidRPr="006B3A41">
              <w:rPr>
                <w:noProof/>
                <w:webHidden/>
              </w:rPr>
              <w:fldChar w:fldCharType="end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159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end"/>
            </w:r>
          </w:ins>
        </w:p>
        <w:p w14:paraId="5E4E0F4C" w14:textId="4ABA5CDF" w:rsidR="00C675A5" w:rsidRPr="006753DF" w:rsidRDefault="00C675A5" w:rsidP="000E7C4E">
          <w:pPr>
            <w:pStyle w:val="11"/>
            <w:ind w:left="1416"/>
            <w:rPr>
              <w:ins w:id="160" w:author="пользователь Microsoft Office" w:date="2018-05-22T17:34:00Z"/>
              <w:rFonts w:eastAsiaTheme="minorEastAsia"/>
              <w:noProof/>
              <w:lang w:eastAsia="ru-RU"/>
              <w:rPrChange w:id="161" w:author="пользователь Microsoft Office" w:date="2018-05-22T17:41:00Z">
                <w:rPr>
                  <w:ins w:id="162" w:author="пользователь Microsoft Office" w:date="2018-05-22T17:34:00Z"/>
                  <w:rFonts w:eastAsiaTheme="minorEastAsia"/>
                  <w:noProof/>
                  <w:sz w:val="24"/>
                  <w:szCs w:val="24"/>
                  <w:lang w:eastAsia="ru-RU"/>
                </w:rPr>
              </w:rPrChange>
            </w:rPr>
            <w:pPrChange w:id="163" w:author="пользователь Microsoft Office" w:date="2018-05-22T17:45:00Z">
              <w:pPr>
                <w:pStyle w:val="11"/>
              </w:pPr>
            </w:pPrChange>
          </w:pPr>
          <w:ins w:id="164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165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begin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166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B3A41">
              <w:rPr>
                <w:noProof/>
              </w:rPr>
              <w:instrText>HYPERLINK \l "_Toc514773925"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167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168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169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separate"/>
            </w:r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170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>3.2.</w:t>
            </w:r>
          </w:ins>
          <w:ins w:id="171" w:author="пользователь Microsoft Office" w:date="2018-05-22T17:46:00Z">
            <w:r w:rsidR="003D602A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>3</w:t>
            </w:r>
          </w:ins>
          <w:ins w:id="172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173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 xml:space="preserve"> </w:t>
            </w:r>
            <w:r w:rsidRPr="006753DF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rPrChange w:id="174" w:author="пользователь Microsoft Office" w:date="2018-05-22T17:41:00Z">
                  <w:rPr>
                    <w:rStyle w:val="aa"/>
                    <w:b/>
                    <w:bCs/>
                    <w:noProof/>
                  </w:rPr>
                </w:rPrChange>
              </w:rPr>
              <w:t>Статистические методы</w:t>
            </w:r>
            <w:r w:rsidRPr="006B3A41">
              <w:rPr>
                <w:noProof/>
                <w:webHidden/>
              </w:rPr>
              <w:tab/>
            </w:r>
            <w:r w:rsidRPr="006B3A41">
              <w:rPr>
                <w:noProof/>
                <w:webHidden/>
              </w:rPr>
              <w:fldChar w:fldCharType="begin"/>
            </w:r>
            <w:r w:rsidRPr="006B3A41">
              <w:rPr>
                <w:noProof/>
                <w:webHidden/>
              </w:rPr>
              <w:instrText xml:space="preserve"> PAGEREF _Toc514773925 \h </w:instrText>
            </w:r>
            <w:r w:rsidRPr="006B3A41">
              <w:rPr>
                <w:noProof/>
                <w:webHidden/>
              </w:rPr>
            </w:r>
          </w:ins>
          <w:r w:rsidRPr="006B3A41">
            <w:rPr>
              <w:noProof/>
              <w:webHidden/>
            </w:rPr>
            <w:fldChar w:fldCharType="separate"/>
          </w:r>
          <w:ins w:id="175" w:author="пользователь Microsoft Office" w:date="2018-05-22T17:40:00Z">
            <w:r w:rsidR="006753DF" w:rsidRPr="006B3A41">
              <w:rPr>
                <w:noProof/>
                <w:webHidden/>
              </w:rPr>
              <w:t>24</w:t>
            </w:r>
          </w:ins>
          <w:ins w:id="176" w:author="пользователь Microsoft Office" w:date="2018-05-22T17:34:00Z">
            <w:r w:rsidRPr="006B3A41">
              <w:rPr>
                <w:noProof/>
                <w:webHidden/>
              </w:rPr>
              <w:fldChar w:fldCharType="end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177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end"/>
            </w:r>
          </w:ins>
        </w:p>
        <w:p w14:paraId="71D2451D" w14:textId="578FA52A" w:rsidR="00C675A5" w:rsidRPr="006753DF" w:rsidRDefault="00C675A5" w:rsidP="000E7C4E">
          <w:pPr>
            <w:pStyle w:val="11"/>
            <w:ind w:left="1416"/>
            <w:rPr>
              <w:ins w:id="178" w:author="пользователь Microsoft Office" w:date="2018-05-22T17:34:00Z"/>
              <w:rFonts w:eastAsiaTheme="minorEastAsia"/>
              <w:noProof/>
              <w:lang w:eastAsia="ru-RU"/>
              <w:rPrChange w:id="179" w:author="пользователь Microsoft Office" w:date="2018-05-22T17:41:00Z">
                <w:rPr>
                  <w:ins w:id="180" w:author="пользователь Microsoft Office" w:date="2018-05-22T17:34:00Z"/>
                  <w:rFonts w:eastAsiaTheme="minorEastAsia"/>
                  <w:noProof/>
                  <w:sz w:val="24"/>
                  <w:szCs w:val="24"/>
                  <w:lang w:eastAsia="ru-RU"/>
                </w:rPr>
              </w:rPrChange>
            </w:rPr>
            <w:pPrChange w:id="181" w:author="пользователь Microsoft Office" w:date="2018-05-22T17:45:00Z">
              <w:pPr>
                <w:pStyle w:val="11"/>
              </w:pPr>
            </w:pPrChange>
          </w:pPr>
          <w:ins w:id="182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183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begin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184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B3A41">
              <w:rPr>
                <w:noProof/>
              </w:rPr>
              <w:instrText>HYPERLINK \l "_Toc514773928"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185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186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187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separate"/>
            </w:r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188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>3.2.</w:t>
            </w:r>
          </w:ins>
          <w:ins w:id="189" w:author="пользователь Microsoft Office" w:date="2018-05-22T17:46:00Z">
            <w:r w:rsidR="003D602A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>4</w:t>
            </w:r>
          </w:ins>
          <w:ins w:id="190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191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 xml:space="preserve"> </w:t>
            </w:r>
            <w:r w:rsidRPr="006753DF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rPrChange w:id="192" w:author="пользователь Microsoft Office" w:date="2018-05-22T17:41:00Z">
                  <w:rPr>
                    <w:rStyle w:val="aa"/>
                    <w:b/>
                    <w:bCs/>
                    <w:noProof/>
                  </w:rPr>
                </w:rPrChange>
              </w:rPr>
              <w:t>Методы, основанные на применении репликаторных нейронных сетей</w:t>
            </w:r>
            <w:r w:rsidRPr="006B3A41">
              <w:rPr>
                <w:noProof/>
                <w:webHidden/>
              </w:rPr>
              <w:tab/>
            </w:r>
            <w:r w:rsidRPr="006B3A41">
              <w:rPr>
                <w:noProof/>
                <w:webHidden/>
              </w:rPr>
              <w:fldChar w:fldCharType="begin"/>
            </w:r>
            <w:r w:rsidRPr="006B3A41">
              <w:rPr>
                <w:noProof/>
                <w:webHidden/>
              </w:rPr>
              <w:instrText xml:space="preserve"> PAGEREF _Toc514773928 \h </w:instrText>
            </w:r>
            <w:r w:rsidRPr="006B3A41">
              <w:rPr>
                <w:noProof/>
                <w:webHidden/>
              </w:rPr>
            </w:r>
          </w:ins>
          <w:r w:rsidRPr="006B3A41">
            <w:rPr>
              <w:noProof/>
              <w:webHidden/>
            </w:rPr>
            <w:fldChar w:fldCharType="separate"/>
          </w:r>
          <w:ins w:id="193" w:author="пользователь Microsoft Office" w:date="2018-05-22T17:40:00Z">
            <w:r w:rsidR="006753DF" w:rsidRPr="006B3A41">
              <w:rPr>
                <w:noProof/>
                <w:webHidden/>
              </w:rPr>
              <w:t>24</w:t>
            </w:r>
          </w:ins>
          <w:ins w:id="194" w:author="пользователь Microsoft Office" w:date="2018-05-22T17:34:00Z">
            <w:r w:rsidRPr="006B3A41">
              <w:rPr>
                <w:noProof/>
                <w:webHidden/>
              </w:rPr>
              <w:fldChar w:fldCharType="end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195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end"/>
            </w:r>
          </w:ins>
        </w:p>
        <w:p w14:paraId="1708C783" w14:textId="5F133F23" w:rsidR="00C675A5" w:rsidRPr="006753DF" w:rsidRDefault="00C675A5" w:rsidP="000E7C4E">
          <w:pPr>
            <w:pStyle w:val="11"/>
            <w:ind w:left="1416"/>
            <w:rPr>
              <w:ins w:id="196" w:author="пользователь Microsoft Office" w:date="2018-05-22T17:34:00Z"/>
              <w:rFonts w:eastAsiaTheme="minorEastAsia"/>
              <w:noProof/>
              <w:lang w:eastAsia="ru-RU"/>
              <w:rPrChange w:id="197" w:author="пользователь Microsoft Office" w:date="2018-05-22T17:41:00Z">
                <w:rPr>
                  <w:ins w:id="198" w:author="пользователь Microsoft Office" w:date="2018-05-22T17:34:00Z"/>
                  <w:rFonts w:eastAsiaTheme="minorEastAsia"/>
                  <w:noProof/>
                  <w:sz w:val="24"/>
                  <w:szCs w:val="24"/>
                  <w:lang w:eastAsia="ru-RU"/>
                </w:rPr>
              </w:rPrChange>
            </w:rPr>
            <w:pPrChange w:id="199" w:author="пользователь Microsoft Office" w:date="2018-05-22T17:45:00Z">
              <w:pPr>
                <w:pStyle w:val="11"/>
              </w:pPr>
            </w:pPrChange>
          </w:pPr>
          <w:ins w:id="200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201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begin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202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B3A41">
              <w:rPr>
                <w:noProof/>
              </w:rPr>
              <w:instrText>HYPERLINK \l "_Toc514773932"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203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204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205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separate"/>
            </w:r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206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>3.2.</w:t>
            </w:r>
          </w:ins>
          <w:ins w:id="207" w:author="пользователь Microsoft Office" w:date="2018-05-22T17:46:00Z">
            <w:r w:rsidR="003D602A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>5</w:t>
            </w:r>
          </w:ins>
          <w:ins w:id="208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209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 xml:space="preserve"> </w:t>
            </w:r>
            <w:r w:rsidRPr="006753DF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rPrChange w:id="210" w:author="пользователь Microsoft Office" w:date="2018-05-22T17:41:00Z">
                  <w:rPr>
                    <w:rStyle w:val="aa"/>
                    <w:b/>
                    <w:bCs/>
                    <w:noProof/>
                  </w:rPr>
                </w:rPrChange>
              </w:rPr>
              <w:t>Выбор метода для решения задачи обнаружения аномалий</w:t>
            </w:r>
            <w:r w:rsidRPr="006B3A41">
              <w:rPr>
                <w:noProof/>
                <w:webHidden/>
              </w:rPr>
              <w:tab/>
            </w:r>
            <w:r w:rsidRPr="006B3A41">
              <w:rPr>
                <w:noProof/>
                <w:webHidden/>
              </w:rPr>
              <w:fldChar w:fldCharType="begin"/>
            </w:r>
            <w:r w:rsidRPr="006B3A41">
              <w:rPr>
                <w:noProof/>
                <w:webHidden/>
              </w:rPr>
              <w:instrText xml:space="preserve"> PAGEREF _Toc514773932 \h </w:instrText>
            </w:r>
            <w:r w:rsidRPr="006B3A41">
              <w:rPr>
                <w:noProof/>
                <w:webHidden/>
              </w:rPr>
            </w:r>
          </w:ins>
          <w:r w:rsidRPr="006B3A41">
            <w:rPr>
              <w:noProof/>
              <w:webHidden/>
            </w:rPr>
            <w:fldChar w:fldCharType="separate"/>
          </w:r>
          <w:ins w:id="211" w:author="пользователь Microsoft Office" w:date="2018-05-22T17:40:00Z">
            <w:r w:rsidR="006753DF" w:rsidRPr="006B3A41">
              <w:rPr>
                <w:noProof/>
                <w:webHidden/>
              </w:rPr>
              <w:t>25</w:t>
            </w:r>
          </w:ins>
          <w:ins w:id="212" w:author="пользователь Microsoft Office" w:date="2018-05-22T17:34:00Z">
            <w:r w:rsidRPr="006B3A41">
              <w:rPr>
                <w:noProof/>
                <w:webHidden/>
              </w:rPr>
              <w:fldChar w:fldCharType="end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213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end"/>
            </w:r>
          </w:ins>
        </w:p>
        <w:p w14:paraId="0DD81BAB" w14:textId="77777777" w:rsidR="00C675A5" w:rsidRPr="006753DF" w:rsidRDefault="00C675A5" w:rsidP="00C13798">
          <w:pPr>
            <w:pStyle w:val="11"/>
            <w:ind w:left="708"/>
            <w:rPr>
              <w:ins w:id="214" w:author="пользователь Microsoft Office" w:date="2018-05-22T17:34:00Z"/>
              <w:rFonts w:eastAsiaTheme="minorEastAsia"/>
              <w:noProof/>
              <w:lang w:eastAsia="ru-RU"/>
              <w:rPrChange w:id="215" w:author="пользователь Microsoft Office" w:date="2018-05-22T17:41:00Z">
                <w:rPr>
                  <w:ins w:id="216" w:author="пользователь Microsoft Office" w:date="2018-05-22T17:34:00Z"/>
                  <w:rFonts w:eastAsiaTheme="minorEastAsia"/>
                  <w:noProof/>
                  <w:sz w:val="24"/>
                  <w:szCs w:val="24"/>
                  <w:lang w:eastAsia="ru-RU"/>
                </w:rPr>
              </w:rPrChange>
            </w:rPr>
            <w:pPrChange w:id="217" w:author="пользователь Microsoft Office" w:date="2018-05-22T17:45:00Z">
              <w:pPr>
                <w:pStyle w:val="11"/>
              </w:pPr>
            </w:pPrChange>
          </w:pPr>
          <w:ins w:id="218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219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begin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220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B3A41">
              <w:rPr>
                <w:noProof/>
              </w:rPr>
              <w:instrText>HYPERLINK \l "_Toc514773942"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221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222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223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separate"/>
            </w:r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224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 xml:space="preserve">3.3 </w:t>
            </w:r>
            <w:r w:rsidRPr="006753DF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rPrChange w:id="225" w:author="пользователь Microsoft Office" w:date="2018-05-22T17:41:00Z">
                  <w:rPr>
                    <w:rStyle w:val="aa"/>
                    <w:b/>
                    <w:bCs/>
                    <w:noProof/>
                  </w:rPr>
                </w:rPrChange>
              </w:rPr>
              <w:t>Задача подготовки данных</w:t>
            </w:r>
            <w:r w:rsidRPr="006B3A41">
              <w:rPr>
                <w:noProof/>
                <w:webHidden/>
              </w:rPr>
              <w:tab/>
            </w:r>
            <w:r w:rsidRPr="006B3A41">
              <w:rPr>
                <w:noProof/>
                <w:webHidden/>
              </w:rPr>
              <w:fldChar w:fldCharType="begin"/>
            </w:r>
            <w:r w:rsidRPr="006B3A41">
              <w:rPr>
                <w:noProof/>
                <w:webHidden/>
              </w:rPr>
              <w:instrText xml:space="preserve"> PAGEREF _Toc514773942 \h </w:instrText>
            </w:r>
            <w:r w:rsidRPr="006B3A41">
              <w:rPr>
                <w:noProof/>
                <w:webHidden/>
              </w:rPr>
            </w:r>
          </w:ins>
          <w:r w:rsidRPr="006B3A41">
            <w:rPr>
              <w:noProof/>
              <w:webHidden/>
            </w:rPr>
            <w:fldChar w:fldCharType="separate"/>
          </w:r>
          <w:ins w:id="226" w:author="пользователь Microsoft Office" w:date="2018-05-22T17:40:00Z">
            <w:r w:rsidR="006753DF" w:rsidRPr="006B3A41">
              <w:rPr>
                <w:noProof/>
                <w:webHidden/>
              </w:rPr>
              <w:t>27</w:t>
            </w:r>
          </w:ins>
          <w:ins w:id="227" w:author="пользователь Microsoft Office" w:date="2018-05-22T17:34:00Z">
            <w:r w:rsidRPr="006B3A41">
              <w:rPr>
                <w:noProof/>
                <w:webHidden/>
              </w:rPr>
              <w:fldChar w:fldCharType="end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228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end"/>
            </w:r>
          </w:ins>
        </w:p>
        <w:p w14:paraId="39B8C557" w14:textId="77777777" w:rsidR="00C675A5" w:rsidRPr="006753DF" w:rsidRDefault="00C675A5" w:rsidP="000E7C4E">
          <w:pPr>
            <w:pStyle w:val="11"/>
            <w:ind w:left="1416"/>
            <w:rPr>
              <w:ins w:id="229" w:author="пользователь Microsoft Office" w:date="2018-05-22T17:34:00Z"/>
              <w:rFonts w:eastAsiaTheme="minorEastAsia"/>
              <w:noProof/>
              <w:lang w:eastAsia="ru-RU"/>
              <w:rPrChange w:id="230" w:author="пользователь Microsoft Office" w:date="2018-05-22T17:41:00Z">
                <w:rPr>
                  <w:ins w:id="231" w:author="пользователь Microsoft Office" w:date="2018-05-22T17:34:00Z"/>
                  <w:rFonts w:eastAsiaTheme="minorEastAsia"/>
                  <w:noProof/>
                  <w:sz w:val="24"/>
                  <w:szCs w:val="24"/>
                  <w:lang w:eastAsia="ru-RU"/>
                </w:rPr>
              </w:rPrChange>
            </w:rPr>
            <w:pPrChange w:id="232" w:author="пользователь Microsoft Office" w:date="2018-05-22T17:45:00Z">
              <w:pPr>
                <w:pStyle w:val="11"/>
              </w:pPr>
            </w:pPrChange>
          </w:pPr>
          <w:ins w:id="233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234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begin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235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B3A41">
              <w:rPr>
                <w:noProof/>
              </w:rPr>
              <w:instrText>HYPERLINK \l "_Toc514773944"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236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237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238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separate"/>
            </w:r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239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 xml:space="preserve">3.3.1 </w:t>
            </w:r>
            <w:r w:rsidRPr="006753DF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rPrChange w:id="240" w:author="пользователь Microsoft Office" w:date="2018-05-22T17:41:00Z">
                  <w:rPr>
                    <w:rStyle w:val="aa"/>
                    <w:b/>
                    <w:bCs/>
                    <w:noProof/>
                  </w:rPr>
                </w:rPrChange>
              </w:rPr>
              <w:t xml:space="preserve">Выбор способа векторного представления дерева разбора </w:t>
            </w:r>
            <w:r w:rsidRPr="006753DF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lang w:val="en-GB"/>
                <w:rPrChange w:id="241" w:author="пользователь Microsoft Office" w:date="2018-05-22T17:41:00Z">
                  <w:rPr>
                    <w:rStyle w:val="aa"/>
                    <w:b/>
                    <w:bCs/>
                    <w:noProof/>
                    <w:lang w:val="en-GB"/>
                  </w:rPr>
                </w:rPrChange>
              </w:rPr>
              <w:t>PSI</w:t>
            </w:r>
            <w:r w:rsidRPr="006753DF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rPrChange w:id="242" w:author="пользователь Microsoft Office" w:date="2018-05-22T17:41:00Z">
                  <w:rPr>
                    <w:rStyle w:val="aa"/>
                    <w:b/>
                    <w:bCs/>
                    <w:noProof/>
                  </w:rPr>
                </w:rPrChange>
              </w:rPr>
              <w:t xml:space="preserve"> и </w:t>
            </w:r>
            <w:r w:rsidRPr="006753DF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lang w:val="en-GB"/>
                <w:rPrChange w:id="243" w:author="пользователь Microsoft Office" w:date="2018-05-22T17:41:00Z">
                  <w:rPr>
                    <w:rStyle w:val="aa"/>
                    <w:b/>
                    <w:bCs/>
                    <w:noProof/>
                    <w:lang w:val="en-GB"/>
                  </w:rPr>
                </w:rPrChange>
              </w:rPr>
              <w:t>JVM</w:t>
            </w:r>
            <w:r w:rsidRPr="006753DF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rPrChange w:id="244" w:author="пользователь Microsoft Office" w:date="2018-05-22T17:41:00Z">
                  <w:rPr>
                    <w:rStyle w:val="aa"/>
                    <w:b/>
                    <w:bCs/>
                    <w:noProof/>
                  </w:rPr>
                </w:rPrChange>
              </w:rPr>
              <w:t xml:space="preserve"> байт-кода</w:t>
            </w:r>
            <w:r w:rsidRPr="006B3A41">
              <w:rPr>
                <w:noProof/>
                <w:webHidden/>
              </w:rPr>
              <w:tab/>
            </w:r>
            <w:r w:rsidRPr="006B3A41">
              <w:rPr>
                <w:noProof/>
                <w:webHidden/>
              </w:rPr>
              <w:fldChar w:fldCharType="begin"/>
            </w:r>
            <w:r w:rsidRPr="006B3A41">
              <w:rPr>
                <w:noProof/>
                <w:webHidden/>
              </w:rPr>
              <w:instrText xml:space="preserve"> PAGEREF _Toc514773944 \h </w:instrText>
            </w:r>
            <w:r w:rsidRPr="006B3A41">
              <w:rPr>
                <w:noProof/>
                <w:webHidden/>
              </w:rPr>
            </w:r>
          </w:ins>
          <w:r w:rsidRPr="006B3A41">
            <w:rPr>
              <w:noProof/>
              <w:webHidden/>
            </w:rPr>
            <w:fldChar w:fldCharType="separate"/>
          </w:r>
          <w:ins w:id="245" w:author="пользователь Microsoft Office" w:date="2018-05-22T17:40:00Z">
            <w:r w:rsidR="006753DF" w:rsidRPr="006B3A41">
              <w:rPr>
                <w:noProof/>
                <w:webHidden/>
              </w:rPr>
              <w:t>28</w:t>
            </w:r>
          </w:ins>
          <w:ins w:id="246" w:author="пользователь Microsoft Office" w:date="2018-05-22T17:34:00Z">
            <w:r w:rsidRPr="006B3A41">
              <w:rPr>
                <w:noProof/>
                <w:webHidden/>
              </w:rPr>
              <w:fldChar w:fldCharType="end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247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end"/>
            </w:r>
          </w:ins>
        </w:p>
        <w:p w14:paraId="79AA78CA" w14:textId="77777777" w:rsidR="00C675A5" w:rsidRPr="006753DF" w:rsidRDefault="00C675A5" w:rsidP="00C13798">
          <w:pPr>
            <w:pStyle w:val="11"/>
            <w:rPr>
              <w:ins w:id="248" w:author="пользователь Microsoft Office" w:date="2018-05-22T17:34:00Z"/>
              <w:rFonts w:eastAsiaTheme="minorEastAsia"/>
              <w:noProof/>
              <w:lang w:eastAsia="ru-RU"/>
              <w:rPrChange w:id="249" w:author="пользователь Microsoft Office" w:date="2018-05-22T17:41:00Z">
                <w:rPr>
                  <w:ins w:id="250" w:author="пользователь Microsoft Office" w:date="2018-05-22T17:34:00Z"/>
                  <w:rFonts w:eastAsiaTheme="minorEastAsia"/>
                  <w:noProof/>
                  <w:sz w:val="24"/>
                  <w:szCs w:val="24"/>
                  <w:lang w:eastAsia="ru-RU"/>
                </w:rPr>
              </w:rPrChange>
            </w:rPr>
          </w:pPr>
          <w:ins w:id="251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252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begin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253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B3A41">
              <w:rPr>
                <w:noProof/>
              </w:rPr>
              <w:instrText>HYPERLINK \l "_Toc514773952"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254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255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256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separate"/>
            </w:r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257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 xml:space="preserve">ГЛАВА 4. </w: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258" w:author="пользователь Microsoft Office" w:date="2018-05-22T17:41:00Z">
                  <w:rPr>
                    <w:rStyle w:val="aa"/>
                    <w:b/>
                    <w:noProof/>
                  </w:rPr>
                </w:rPrChange>
              </w:rPr>
              <w:t>ПРЕДЛАГАЕМОЕ РЕШЕНИЕ</w:t>
            </w:r>
            <w:r w:rsidRPr="006B3A41">
              <w:rPr>
                <w:noProof/>
                <w:webHidden/>
              </w:rPr>
              <w:tab/>
            </w:r>
            <w:r w:rsidRPr="006B3A41">
              <w:rPr>
                <w:noProof/>
                <w:webHidden/>
              </w:rPr>
              <w:fldChar w:fldCharType="begin"/>
            </w:r>
            <w:r w:rsidRPr="006B3A41">
              <w:rPr>
                <w:noProof/>
                <w:webHidden/>
              </w:rPr>
              <w:instrText xml:space="preserve"> PAGEREF _Toc514773952 \h </w:instrText>
            </w:r>
            <w:r w:rsidRPr="006B3A41">
              <w:rPr>
                <w:noProof/>
                <w:webHidden/>
              </w:rPr>
            </w:r>
          </w:ins>
          <w:r w:rsidRPr="006B3A41">
            <w:rPr>
              <w:noProof/>
              <w:webHidden/>
            </w:rPr>
            <w:fldChar w:fldCharType="separate"/>
          </w:r>
          <w:ins w:id="259" w:author="пользователь Microsoft Office" w:date="2018-05-22T17:40:00Z">
            <w:r w:rsidR="006753DF" w:rsidRPr="006B3A41">
              <w:rPr>
                <w:noProof/>
                <w:webHidden/>
              </w:rPr>
              <w:t>29</w:t>
            </w:r>
          </w:ins>
          <w:ins w:id="260" w:author="пользователь Microsoft Office" w:date="2018-05-22T17:34:00Z">
            <w:r w:rsidRPr="006B3A41">
              <w:rPr>
                <w:noProof/>
                <w:webHidden/>
              </w:rPr>
              <w:fldChar w:fldCharType="end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261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end"/>
            </w:r>
          </w:ins>
        </w:p>
        <w:p w14:paraId="1BE8C40A" w14:textId="77777777" w:rsidR="00C675A5" w:rsidRPr="006753DF" w:rsidRDefault="00C675A5" w:rsidP="00C13798">
          <w:pPr>
            <w:pStyle w:val="11"/>
            <w:ind w:left="708"/>
            <w:rPr>
              <w:ins w:id="262" w:author="пользователь Microsoft Office" w:date="2018-05-22T17:34:00Z"/>
              <w:rFonts w:eastAsiaTheme="minorEastAsia"/>
              <w:noProof/>
              <w:lang w:eastAsia="ru-RU"/>
              <w:rPrChange w:id="263" w:author="пользователь Microsoft Office" w:date="2018-05-22T17:41:00Z">
                <w:rPr>
                  <w:ins w:id="264" w:author="пользователь Microsoft Office" w:date="2018-05-22T17:34:00Z"/>
                  <w:rFonts w:eastAsiaTheme="minorEastAsia"/>
                  <w:noProof/>
                  <w:sz w:val="24"/>
                  <w:szCs w:val="24"/>
                  <w:lang w:eastAsia="ru-RU"/>
                </w:rPr>
              </w:rPrChange>
            </w:rPr>
            <w:pPrChange w:id="265" w:author="пользователь Microsoft Office" w:date="2018-05-22T17:45:00Z">
              <w:pPr>
                <w:pStyle w:val="11"/>
              </w:pPr>
            </w:pPrChange>
          </w:pPr>
          <w:ins w:id="266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267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begin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268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B3A41">
              <w:rPr>
                <w:noProof/>
              </w:rPr>
              <w:instrText>HYPERLINK \l "_Toc514773953"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269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270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271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separate"/>
            </w:r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272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 xml:space="preserve">4.1 </w:t>
            </w:r>
            <w:r w:rsidRPr="006753DF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rPrChange w:id="273" w:author="пользователь Microsoft Office" w:date="2018-05-22T17:41:00Z">
                  <w:rPr>
                    <w:rStyle w:val="aa"/>
                    <w:b/>
                    <w:bCs/>
                    <w:noProof/>
                  </w:rPr>
                </w:rPrChange>
              </w:rPr>
              <w:t>Сбор данных</w:t>
            </w:r>
            <w:r w:rsidRPr="006B3A41">
              <w:rPr>
                <w:noProof/>
                <w:webHidden/>
              </w:rPr>
              <w:tab/>
            </w:r>
            <w:r w:rsidRPr="006B3A41">
              <w:rPr>
                <w:noProof/>
                <w:webHidden/>
              </w:rPr>
              <w:fldChar w:fldCharType="begin"/>
            </w:r>
            <w:r w:rsidRPr="006B3A41">
              <w:rPr>
                <w:noProof/>
                <w:webHidden/>
              </w:rPr>
              <w:instrText xml:space="preserve"> PAGEREF _Toc514773953 \h </w:instrText>
            </w:r>
            <w:r w:rsidRPr="006B3A41">
              <w:rPr>
                <w:noProof/>
                <w:webHidden/>
              </w:rPr>
            </w:r>
          </w:ins>
          <w:r w:rsidRPr="006B3A41">
            <w:rPr>
              <w:noProof/>
              <w:webHidden/>
            </w:rPr>
            <w:fldChar w:fldCharType="separate"/>
          </w:r>
          <w:ins w:id="274" w:author="пользователь Microsoft Office" w:date="2018-05-22T17:40:00Z">
            <w:r w:rsidR="006753DF" w:rsidRPr="006B3A41">
              <w:rPr>
                <w:noProof/>
                <w:webHidden/>
              </w:rPr>
              <w:t>29</w:t>
            </w:r>
          </w:ins>
          <w:ins w:id="275" w:author="пользователь Microsoft Office" w:date="2018-05-22T17:34:00Z">
            <w:r w:rsidRPr="006B3A41">
              <w:rPr>
                <w:noProof/>
                <w:webHidden/>
              </w:rPr>
              <w:fldChar w:fldCharType="end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276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end"/>
            </w:r>
          </w:ins>
        </w:p>
        <w:p w14:paraId="5898EA49" w14:textId="77777777" w:rsidR="00C675A5" w:rsidRPr="006753DF" w:rsidRDefault="00C675A5" w:rsidP="00C13798">
          <w:pPr>
            <w:pStyle w:val="11"/>
            <w:ind w:left="708"/>
            <w:rPr>
              <w:ins w:id="277" w:author="пользователь Microsoft Office" w:date="2018-05-22T17:34:00Z"/>
              <w:rFonts w:eastAsiaTheme="minorEastAsia"/>
              <w:noProof/>
              <w:lang w:eastAsia="ru-RU"/>
              <w:rPrChange w:id="278" w:author="пользователь Microsoft Office" w:date="2018-05-22T17:41:00Z">
                <w:rPr>
                  <w:ins w:id="279" w:author="пользователь Microsoft Office" w:date="2018-05-22T17:34:00Z"/>
                  <w:rFonts w:eastAsiaTheme="minorEastAsia"/>
                  <w:noProof/>
                  <w:sz w:val="24"/>
                  <w:szCs w:val="24"/>
                  <w:lang w:eastAsia="ru-RU"/>
                </w:rPr>
              </w:rPrChange>
            </w:rPr>
            <w:pPrChange w:id="280" w:author="пользователь Microsoft Office" w:date="2018-05-22T17:45:00Z">
              <w:pPr>
                <w:pStyle w:val="11"/>
              </w:pPr>
            </w:pPrChange>
          </w:pPr>
          <w:ins w:id="281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282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begin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283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A400FB">
              <w:rPr>
                <w:noProof/>
              </w:rPr>
              <w:instrText>HYPERLINK \l "_Toc514773965"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284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285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286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separate"/>
            </w:r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287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 xml:space="preserve">4.2 </w:t>
            </w:r>
            <w:r w:rsidRPr="006753DF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rPrChange w:id="288" w:author="пользователь Microsoft Office" w:date="2018-05-22T17:41:00Z">
                  <w:rPr>
                    <w:rStyle w:val="aa"/>
                    <w:b/>
                    <w:bCs/>
                    <w:noProof/>
                  </w:rPr>
                </w:rPrChange>
              </w:rPr>
              <w:t>Сопоставление и фильтрация и собранных файлов</w:t>
            </w:r>
            <w:r w:rsidRPr="00A400FB">
              <w:rPr>
                <w:noProof/>
                <w:webHidden/>
              </w:rPr>
              <w:tab/>
            </w:r>
            <w:r w:rsidRPr="00A400FB">
              <w:rPr>
                <w:noProof/>
                <w:webHidden/>
              </w:rPr>
              <w:fldChar w:fldCharType="begin"/>
            </w:r>
            <w:r w:rsidRPr="00A400FB">
              <w:rPr>
                <w:noProof/>
                <w:webHidden/>
              </w:rPr>
              <w:instrText xml:space="preserve"> PAGEREF _Toc514773965 \h </w:instrText>
            </w:r>
            <w:r w:rsidRPr="00A400FB">
              <w:rPr>
                <w:noProof/>
                <w:webHidden/>
              </w:rPr>
            </w:r>
          </w:ins>
          <w:r w:rsidRPr="00A400FB">
            <w:rPr>
              <w:noProof/>
              <w:webHidden/>
            </w:rPr>
            <w:fldChar w:fldCharType="separate"/>
          </w:r>
          <w:ins w:id="289" w:author="пользователь Microsoft Office" w:date="2018-05-22T17:40:00Z">
            <w:r w:rsidR="006753DF" w:rsidRPr="00A400FB">
              <w:rPr>
                <w:noProof/>
                <w:webHidden/>
              </w:rPr>
              <w:t>31</w:t>
            </w:r>
          </w:ins>
          <w:ins w:id="290" w:author="пользователь Microsoft Office" w:date="2018-05-22T17:34:00Z">
            <w:r w:rsidRPr="00A400FB">
              <w:rPr>
                <w:noProof/>
                <w:webHidden/>
              </w:rPr>
              <w:fldChar w:fldCharType="end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291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end"/>
            </w:r>
          </w:ins>
        </w:p>
        <w:p w14:paraId="7D60CC5B" w14:textId="77777777" w:rsidR="00C675A5" w:rsidRPr="006753DF" w:rsidRDefault="00C675A5" w:rsidP="00C13798">
          <w:pPr>
            <w:pStyle w:val="11"/>
            <w:ind w:left="708"/>
            <w:rPr>
              <w:ins w:id="292" w:author="пользователь Microsoft Office" w:date="2018-05-22T17:34:00Z"/>
              <w:rFonts w:eastAsiaTheme="minorEastAsia"/>
              <w:noProof/>
              <w:lang w:eastAsia="ru-RU"/>
              <w:rPrChange w:id="293" w:author="пользователь Microsoft Office" w:date="2018-05-22T17:41:00Z">
                <w:rPr>
                  <w:ins w:id="294" w:author="пользователь Microsoft Office" w:date="2018-05-22T17:34:00Z"/>
                  <w:rFonts w:eastAsiaTheme="minorEastAsia"/>
                  <w:noProof/>
                  <w:sz w:val="24"/>
                  <w:szCs w:val="24"/>
                  <w:lang w:eastAsia="ru-RU"/>
                </w:rPr>
              </w:rPrChange>
            </w:rPr>
            <w:pPrChange w:id="295" w:author="пользователь Microsoft Office" w:date="2018-05-22T17:45:00Z">
              <w:pPr>
                <w:pStyle w:val="11"/>
              </w:pPr>
            </w:pPrChange>
          </w:pPr>
          <w:ins w:id="296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297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begin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298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A400FB">
              <w:rPr>
                <w:noProof/>
              </w:rPr>
              <w:instrText>HYPERLINK \l "_Toc514773966"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299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300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301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separate"/>
            </w:r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302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 xml:space="preserve">4.3 </w:t>
            </w:r>
            <w:r w:rsidRPr="006753DF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rPrChange w:id="303" w:author="пользователь Microsoft Office" w:date="2018-05-22T17:41:00Z">
                  <w:rPr>
                    <w:rStyle w:val="aa"/>
                    <w:b/>
                    <w:bCs/>
                    <w:noProof/>
                  </w:rPr>
                </w:rPrChange>
              </w:rPr>
              <w:t>Разбор собранных файлов</w:t>
            </w:r>
            <w:r w:rsidRPr="00A400FB">
              <w:rPr>
                <w:noProof/>
                <w:webHidden/>
              </w:rPr>
              <w:tab/>
            </w:r>
            <w:r w:rsidRPr="00A400FB">
              <w:rPr>
                <w:noProof/>
                <w:webHidden/>
              </w:rPr>
              <w:fldChar w:fldCharType="begin"/>
            </w:r>
            <w:r w:rsidRPr="00A400FB">
              <w:rPr>
                <w:noProof/>
                <w:webHidden/>
              </w:rPr>
              <w:instrText xml:space="preserve"> PAGEREF _Toc514773966 \h </w:instrText>
            </w:r>
            <w:r w:rsidRPr="00A400FB">
              <w:rPr>
                <w:noProof/>
                <w:webHidden/>
              </w:rPr>
            </w:r>
          </w:ins>
          <w:r w:rsidRPr="00A400FB">
            <w:rPr>
              <w:noProof/>
              <w:webHidden/>
            </w:rPr>
            <w:fldChar w:fldCharType="separate"/>
          </w:r>
          <w:ins w:id="304" w:author="пользователь Microsoft Office" w:date="2018-05-22T17:40:00Z">
            <w:r w:rsidR="006753DF" w:rsidRPr="00A400FB">
              <w:rPr>
                <w:noProof/>
                <w:webHidden/>
              </w:rPr>
              <w:t>32</w:t>
            </w:r>
          </w:ins>
          <w:ins w:id="305" w:author="пользователь Microsoft Office" w:date="2018-05-22T17:34:00Z">
            <w:r w:rsidRPr="00A400FB">
              <w:rPr>
                <w:noProof/>
                <w:webHidden/>
              </w:rPr>
              <w:fldChar w:fldCharType="end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306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end"/>
            </w:r>
          </w:ins>
        </w:p>
        <w:p w14:paraId="24A0FD98" w14:textId="77777777" w:rsidR="00C675A5" w:rsidRPr="006753DF" w:rsidRDefault="00C675A5" w:rsidP="00C13798">
          <w:pPr>
            <w:pStyle w:val="11"/>
            <w:ind w:left="708"/>
            <w:rPr>
              <w:ins w:id="307" w:author="пользователь Microsoft Office" w:date="2018-05-22T17:34:00Z"/>
              <w:rFonts w:eastAsiaTheme="minorEastAsia"/>
              <w:noProof/>
              <w:lang w:eastAsia="ru-RU"/>
              <w:rPrChange w:id="308" w:author="пользователь Microsoft Office" w:date="2018-05-22T17:41:00Z">
                <w:rPr>
                  <w:ins w:id="309" w:author="пользователь Microsoft Office" w:date="2018-05-22T17:34:00Z"/>
                  <w:rFonts w:eastAsiaTheme="minorEastAsia"/>
                  <w:noProof/>
                  <w:sz w:val="24"/>
                  <w:szCs w:val="24"/>
                  <w:lang w:eastAsia="ru-RU"/>
                </w:rPr>
              </w:rPrChange>
            </w:rPr>
            <w:pPrChange w:id="310" w:author="пользователь Microsoft Office" w:date="2018-05-22T17:45:00Z">
              <w:pPr>
                <w:pStyle w:val="11"/>
              </w:pPr>
            </w:pPrChange>
          </w:pPr>
          <w:ins w:id="311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312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begin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313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A400FB">
              <w:rPr>
                <w:noProof/>
              </w:rPr>
              <w:instrText>HYPERLINK \l "_Toc514773970"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314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315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316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separate"/>
            </w:r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317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 xml:space="preserve">4.4 </w:t>
            </w:r>
            <w:r w:rsidRPr="006753DF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rPrChange w:id="318" w:author="пользователь Microsoft Office" w:date="2018-05-22T17:41:00Z">
                  <w:rPr>
                    <w:rStyle w:val="aa"/>
                    <w:b/>
                    <w:bCs/>
                    <w:noProof/>
                  </w:rPr>
                </w:rPrChange>
              </w:rPr>
              <w:t>Факторизация деревьев разбора и байт-кода</w:t>
            </w:r>
            <w:r w:rsidRPr="00A400FB">
              <w:rPr>
                <w:noProof/>
                <w:webHidden/>
              </w:rPr>
              <w:tab/>
            </w:r>
            <w:r w:rsidRPr="00A400FB">
              <w:rPr>
                <w:noProof/>
                <w:webHidden/>
              </w:rPr>
              <w:fldChar w:fldCharType="begin"/>
            </w:r>
            <w:r w:rsidRPr="00A400FB">
              <w:rPr>
                <w:noProof/>
                <w:webHidden/>
              </w:rPr>
              <w:instrText xml:space="preserve"> PAGEREF _Toc514773970 \h </w:instrText>
            </w:r>
            <w:r w:rsidRPr="00A400FB">
              <w:rPr>
                <w:noProof/>
                <w:webHidden/>
              </w:rPr>
            </w:r>
          </w:ins>
          <w:r w:rsidRPr="00A400FB">
            <w:rPr>
              <w:noProof/>
              <w:webHidden/>
            </w:rPr>
            <w:fldChar w:fldCharType="separate"/>
          </w:r>
          <w:ins w:id="319" w:author="пользователь Microsoft Office" w:date="2018-05-22T17:40:00Z">
            <w:r w:rsidR="006753DF" w:rsidRPr="00A400FB">
              <w:rPr>
                <w:noProof/>
                <w:webHidden/>
              </w:rPr>
              <w:t>32</w:t>
            </w:r>
          </w:ins>
          <w:ins w:id="320" w:author="пользователь Microsoft Office" w:date="2018-05-22T17:34:00Z">
            <w:r w:rsidRPr="00A400FB">
              <w:rPr>
                <w:noProof/>
                <w:webHidden/>
              </w:rPr>
              <w:fldChar w:fldCharType="end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321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end"/>
            </w:r>
          </w:ins>
        </w:p>
        <w:p w14:paraId="2A04C5D9" w14:textId="29346FFC" w:rsidR="00C675A5" w:rsidRPr="006753DF" w:rsidRDefault="00C675A5" w:rsidP="00C13798">
          <w:pPr>
            <w:pStyle w:val="11"/>
            <w:ind w:left="708"/>
            <w:rPr>
              <w:ins w:id="322" w:author="пользователь Microsoft Office" w:date="2018-05-22T17:34:00Z"/>
              <w:rFonts w:eastAsiaTheme="minorEastAsia"/>
              <w:noProof/>
              <w:lang w:eastAsia="ru-RU"/>
              <w:rPrChange w:id="323" w:author="пользователь Microsoft Office" w:date="2018-05-22T17:41:00Z">
                <w:rPr>
                  <w:ins w:id="324" w:author="пользователь Microsoft Office" w:date="2018-05-22T17:34:00Z"/>
                  <w:rFonts w:eastAsiaTheme="minorEastAsia"/>
                  <w:noProof/>
                  <w:sz w:val="24"/>
                  <w:szCs w:val="24"/>
                  <w:lang w:eastAsia="ru-RU"/>
                </w:rPr>
              </w:rPrChange>
            </w:rPr>
            <w:pPrChange w:id="325" w:author="пользователь Microsoft Office" w:date="2018-05-22T17:45:00Z">
              <w:pPr>
                <w:pStyle w:val="11"/>
              </w:pPr>
            </w:pPrChange>
          </w:pPr>
          <w:ins w:id="326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327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begin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328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A400FB">
              <w:rPr>
                <w:noProof/>
              </w:rPr>
              <w:instrText>HYPERLINK \l "_Toc514773982"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329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330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331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separate"/>
            </w:r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332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>4.</w:t>
            </w:r>
          </w:ins>
          <w:ins w:id="333" w:author="пользователь Microsoft Office" w:date="2018-05-22T17:43:00Z">
            <w:r w:rsidR="00E715EA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>5</w:t>
            </w:r>
          </w:ins>
          <w:ins w:id="334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335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 xml:space="preserve"> </w:t>
            </w:r>
            <w:r w:rsidRPr="006753DF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rPrChange w:id="336" w:author="пользователь Microsoft Office" w:date="2018-05-22T17:41:00Z">
                  <w:rPr>
                    <w:rStyle w:val="aa"/>
                    <w:b/>
                    <w:bCs/>
                    <w:noProof/>
                  </w:rPr>
                </w:rPrChange>
              </w:rPr>
              <w:t xml:space="preserve">Отбор </w:t>
            </w:r>
            <w:r w:rsidRPr="006753DF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lang w:val="en-GB"/>
                <w:rPrChange w:id="337" w:author="пользователь Microsoft Office" w:date="2018-05-22T17:41:00Z">
                  <w:rPr>
                    <w:rStyle w:val="aa"/>
                    <w:b/>
                    <w:bCs/>
                    <w:noProof/>
                    <w:lang w:val="en-GB"/>
                  </w:rPr>
                </w:rPrChange>
              </w:rPr>
              <w:t>n</w:t>
            </w:r>
            <w:r w:rsidRPr="006753DF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rPrChange w:id="338" w:author="пользователь Microsoft Office" w:date="2018-05-22T17:41:00Z">
                  <w:rPr>
                    <w:rStyle w:val="aa"/>
                    <w:b/>
                    <w:bCs/>
                    <w:noProof/>
                  </w:rPr>
                </w:rPrChange>
              </w:rPr>
              <w:t>-</w:t>
            </w:r>
            <w:r w:rsidRPr="006753DF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lang w:val="en-GB"/>
                <w:rPrChange w:id="339" w:author="пользователь Microsoft Office" w:date="2018-05-22T17:41:00Z">
                  <w:rPr>
                    <w:rStyle w:val="aa"/>
                    <w:b/>
                    <w:bCs/>
                    <w:noProof/>
                    <w:lang w:val="en-GB"/>
                  </w:rPr>
                </w:rPrChange>
              </w:rPr>
              <w:t>gram</w:t>
            </w:r>
            <w:r w:rsidRPr="00A400FB">
              <w:rPr>
                <w:noProof/>
                <w:webHidden/>
              </w:rPr>
              <w:tab/>
            </w:r>
            <w:r w:rsidRPr="00A400FB">
              <w:rPr>
                <w:noProof/>
                <w:webHidden/>
              </w:rPr>
              <w:fldChar w:fldCharType="begin"/>
            </w:r>
            <w:r w:rsidRPr="00A400FB">
              <w:rPr>
                <w:noProof/>
                <w:webHidden/>
              </w:rPr>
              <w:instrText xml:space="preserve"> PAGEREF _Toc514773982 \h </w:instrText>
            </w:r>
            <w:r w:rsidRPr="00A400FB">
              <w:rPr>
                <w:noProof/>
                <w:webHidden/>
              </w:rPr>
            </w:r>
          </w:ins>
          <w:r w:rsidRPr="00A400FB">
            <w:rPr>
              <w:noProof/>
              <w:webHidden/>
            </w:rPr>
            <w:fldChar w:fldCharType="separate"/>
          </w:r>
          <w:ins w:id="340" w:author="пользователь Microsoft Office" w:date="2018-05-22T17:40:00Z">
            <w:r w:rsidR="006753DF" w:rsidRPr="00A400FB">
              <w:rPr>
                <w:noProof/>
                <w:webHidden/>
              </w:rPr>
              <w:t>36</w:t>
            </w:r>
          </w:ins>
          <w:ins w:id="341" w:author="пользователь Microsoft Office" w:date="2018-05-22T17:34:00Z">
            <w:r w:rsidRPr="00A400FB">
              <w:rPr>
                <w:noProof/>
                <w:webHidden/>
              </w:rPr>
              <w:fldChar w:fldCharType="end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342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end"/>
            </w:r>
          </w:ins>
        </w:p>
        <w:p w14:paraId="73FA3A83" w14:textId="59D39161" w:rsidR="00C675A5" w:rsidRPr="006753DF" w:rsidRDefault="00C675A5" w:rsidP="00C13798">
          <w:pPr>
            <w:pStyle w:val="11"/>
            <w:ind w:left="708"/>
            <w:rPr>
              <w:ins w:id="343" w:author="пользователь Microsoft Office" w:date="2018-05-22T17:34:00Z"/>
              <w:rFonts w:eastAsiaTheme="minorEastAsia"/>
              <w:noProof/>
              <w:lang w:eastAsia="ru-RU"/>
              <w:rPrChange w:id="344" w:author="пользователь Microsoft Office" w:date="2018-05-22T17:41:00Z">
                <w:rPr>
                  <w:ins w:id="345" w:author="пользователь Microsoft Office" w:date="2018-05-22T17:34:00Z"/>
                  <w:rFonts w:eastAsiaTheme="minorEastAsia"/>
                  <w:noProof/>
                  <w:sz w:val="24"/>
                  <w:szCs w:val="24"/>
                  <w:lang w:eastAsia="ru-RU"/>
                </w:rPr>
              </w:rPrChange>
            </w:rPr>
            <w:pPrChange w:id="346" w:author="пользователь Microsoft Office" w:date="2018-05-22T17:45:00Z">
              <w:pPr>
                <w:pStyle w:val="11"/>
              </w:pPr>
            </w:pPrChange>
          </w:pPr>
          <w:ins w:id="347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348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begin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349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A400FB">
              <w:rPr>
                <w:noProof/>
              </w:rPr>
              <w:instrText>HYPERLINK \l "_Toc514773985"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350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351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352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separate"/>
            </w:r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353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>4.</w:t>
            </w:r>
          </w:ins>
          <w:ins w:id="354" w:author="пользователь Microsoft Office" w:date="2018-05-22T17:43:00Z">
            <w:r w:rsidR="00E715EA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>6</w:t>
            </w:r>
          </w:ins>
          <w:ins w:id="355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356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 xml:space="preserve"> </w:t>
            </w:r>
            <w:r w:rsidRPr="006753DF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rPrChange w:id="357" w:author="пользователь Microsoft Office" w:date="2018-05-22T17:41:00Z">
                  <w:rPr>
                    <w:rStyle w:val="aa"/>
                    <w:b/>
                    <w:bCs/>
                    <w:noProof/>
                  </w:rPr>
                </w:rPrChange>
              </w:rPr>
              <w:t>Преобразование данных в разреженный вид</w:t>
            </w:r>
            <w:r w:rsidRPr="00A400FB">
              <w:rPr>
                <w:noProof/>
                <w:webHidden/>
              </w:rPr>
              <w:tab/>
            </w:r>
            <w:r w:rsidRPr="00A400FB">
              <w:rPr>
                <w:noProof/>
                <w:webHidden/>
              </w:rPr>
              <w:fldChar w:fldCharType="begin"/>
            </w:r>
            <w:r w:rsidRPr="00A400FB">
              <w:rPr>
                <w:noProof/>
                <w:webHidden/>
              </w:rPr>
              <w:instrText xml:space="preserve"> PAGEREF _Toc514773985 \h </w:instrText>
            </w:r>
            <w:r w:rsidRPr="00A400FB">
              <w:rPr>
                <w:noProof/>
                <w:webHidden/>
              </w:rPr>
            </w:r>
          </w:ins>
          <w:r w:rsidRPr="00A400FB">
            <w:rPr>
              <w:noProof/>
              <w:webHidden/>
            </w:rPr>
            <w:fldChar w:fldCharType="separate"/>
          </w:r>
          <w:ins w:id="358" w:author="пользователь Microsoft Office" w:date="2018-05-22T17:40:00Z">
            <w:r w:rsidR="006753DF" w:rsidRPr="00A400FB">
              <w:rPr>
                <w:noProof/>
                <w:webHidden/>
              </w:rPr>
              <w:t>36</w:t>
            </w:r>
          </w:ins>
          <w:ins w:id="359" w:author="пользователь Microsoft Office" w:date="2018-05-22T17:34:00Z">
            <w:r w:rsidRPr="00A400FB">
              <w:rPr>
                <w:noProof/>
                <w:webHidden/>
              </w:rPr>
              <w:fldChar w:fldCharType="end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360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end"/>
            </w:r>
          </w:ins>
        </w:p>
        <w:p w14:paraId="41C20B20" w14:textId="613D6A36" w:rsidR="00C675A5" w:rsidRPr="006753DF" w:rsidRDefault="00C675A5" w:rsidP="00C13798">
          <w:pPr>
            <w:pStyle w:val="11"/>
            <w:ind w:left="708"/>
            <w:rPr>
              <w:ins w:id="361" w:author="пользователь Microsoft Office" w:date="2018-05-22T17:34:00Z"/>
              <w:rFonts w:eastAsiaTheme="minorEastAsia"/>
              <w:noProof/>
              <w:lang w:eastAsia="ru-RU"/>
              <w:rPrChange w:id="362" w:author="пользователь Microsoft Office" w:date="2018-05-22T17:41:00Z">
                <w:rPr>
                  <w:ins w:id="363" w:author="пользователь Microsoft Office" w:date="2018-05-22T17:34:00Z"/>
                  <w:rFonts w:eastAsiaTheme="minorEastAsia"/>
                  <w:noProof/>
                  <w:sz w:val="24"/>
                  <w:szCs w:val="24"/>
                  <w:lang w:eastAsia="ru-RU"/>
                </w:rPr>
              </w:rPrChange>
            </w:rPr>
            <w:pPrChange w:id="364" w:author="пользователь Microsoft Office" w:date="2018-05-22T17:45:00Z">
              <w:pPr>
                <w:pStyle w:val="11"/>
              </w:pPr>
            </w:pPrChange>
          </w:pPr>
          <w:ins w:id="365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366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begin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367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A400FB">
              <w:rPr>
                <w:noProof/>
              </w:rPr>
              <w:instrText>HYPERLINK \l "_Toc514773988"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368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369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370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separate"/>
            </w:r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371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>4.</w:t>
            </w:r>
          </w:ins>
          <w:ins w:id="372" w:author="пользователь Microsoft Office" w:date="2018-05-22T17:43:00Z">
            <w:r w:rsidR="00E715EA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>7</w:t>
            </w:r>
          </w:ins>
          <w:ins w:id="373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374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 xml:space="preserve"> </w:t>
            </w:r>
            <w:r w:rsidRPr="006753DF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rPrChange w:id="375" w:author="пользователь Microsoft Office" w:date="2018-05-22T17:41:00Z">
                  <w:rPr>
                    <w:rStyle w:val="aa"/>
                    <w:b/>
                    <w:bCs/>
                    <w:noProof/>
                  </w:rPr>
                </w:rPrChange>
              </w:rPr>
              <w:t>Составление конечного набора данных</w:t>
            </w:r>
            <w:r w:rsidRPr="00A400FB">
              <w:rPr>
                <w:noProof/>
                <w:webHidden/>
              </w:rPr>
              <w:tab/>
            </w:r>
            <w:r w:rsidRPr="00A400FB">
              <w:rPr>
                <w:noProof/>
                <w:webHidden/>
              </w:rPr>
              <w:fldChar w:fldCharType="begin"/>
            </w:r>
            <w:r w:rsidRPr="00A400FB">
              <w:rPr>
                <w:noProof/>
                <w:webHidden/>
              </w:rPr>
              <w:instrText xml:space="preserve"> PAGEREF _Toc514773988 \h </w:instrText>
            </w:r>
            <w:r w:rsidRPr="00A400FB">
              <w:rPr>
                <w:noProof/>
                <w:webHidden/>
              </w:rPr>
            </w:r>
          </w:ins>
          <w:r w:rsidRPr="00A400FB">
            <w:rPr>
              <w:noProof/>
              <w:webHidden/>
            </w:rPr>
            <w:fldChar w:fldCharType="separate"/>
          </w:r>
          <w:ins w:id="376" w:author="пользователь Microsoft Office" w:date="2018-05-22T17:40:00Z">
            <w:r w:rsidR="006753DF" w:rsidRPr="00A400FB">
              <w:rPr>
                <w:noProof/>
                <w:webHidden/>
              </w:rPr>
              <w:t>37</w:t>
            </w:r>
          </w:ins>
          <w:ins w:id="377" w:author="пользователь Microsoft Office" w:date="2018-05-22T17:34:00Z">
            <w:r w:rsidRPr="00A400FB">
              <w:rPr>
                <w:noProof/>
                <w:webHidden/>
              </w:rPr>
              <w:fldChar w:fldCharType="end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378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end"/>
            </w:r>
          </w:ins>
        </w:p>
        <w:p w14:paraId="25DB8DC9" w14:textId="264885BE" w:rsidR="00C675A5" w:rsidRPr="006753DF" w:rsidRDefault="00C675A5" w:rsidP="00C13798">
          <w:pPr>
            <w:pStyle w:val="11"/>
            <w:ind w:left="708"/>
            <w:rPr>
              <w:ins w:id="379" w:author="пользователь Microsoft Office" w:date="2018-05-22T17:34:00Z"/>
              <w:rFonts w:eastAsiaTheme="minorEastAsia"/>
              <w:noProof/>
              <w:lang w:eastAsia="ru-RU"/>
              <w:rPrChange w:id="380" w:author="пользователь Microsoft Office" w:date="2018-05-22T17:41:00Z">
                <w:rPr>
                  <w:ins w:id="381" w:author="пользователь Microsoft Office" w:date="2018-05-22T17:34:00Z"/>
                  <w:rFonts w:eastAsiaTheme="minorEastAsia"/>
                  <w:noProof/>
                  <w:sz w:val="24"/>
                  <w:szCs w:val="24"/>
                  <w:lang w:eastAsia="ru-RU"/>
                </w:rPr>
              </w:rPrChange>
            </w:rPr>
            <w:pPrChange w:id="382" w:author="пользователь Microsoft Office" w:date="2018-05-22T17:45:00Z">
              <w:pPr>
                <w:pStyle w:val="11"/>
              </w:pPr>
            </w:pPrChange>
          </w:pPr>
          <w:ins w:id="383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384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begin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385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A400FB">
              <w:rPr>
                <w:noProof/>
              </w:rPr>
              <w:instrText>HYPERLINK \l "_Toc514773990"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386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387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388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separate"/>
            </w:r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389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>4.</w:t>
            </w:r>
          </w:ins>
          <w:ins w:id="390" w:author="пользователь Microsoft Office" w:date="2018-05-22T17:43:00Z">
            <w:r w:rsidR="00E715EA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>8</w:t>
            </w:r>
          </w:ins>
          <w:ins w:id="391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392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 xml:space="preserve"> </w:t>
            </w:r>
            <w:r w:rsidRPr="006753DF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rPrChange w:id="393" w:author="пользователь Microsoft Office" w:date="2018-05-22T17:41:00Z">
                  <w:rPr>
                    <w:rStyle w:val="aa"/>
                    <w:b/>
                    <w:bCs/>
                    <w:noProof/>
                  </w:rPr>
                </w:rPrChange>
              </w:rPr>
              <w:t>Запуск автоэнкодера и обработка результатов</w:t>
            </w:r>
            <w:r w:rsidRPr="00A400FB">
              <w:rPr>
                <w:noProof/>
                <w:webHidden/>
              </w:rPr>
              <w:tab/>
            </w:r>
            <w:r w:rsidRPr="00A400FB">
              <w:rPr>
                <w:noProof/>
                <w:webHidden/>
              </w:rPr>
              <w:fldChar w:fldCharType="begin"/>
            </w:r>
            <w:r w:rsidRPr="00A400FB">
              <w:rPr>
                <w:noProof/>
                <w:webHidden/>
              </w:rPr>
              <w:instrText xml:space="preserve"> PAGEREF _Toc514773990 \h </w:instrText>
            </w:r>
            <w:r w:rsidRPr="00A400FB">
              <w:rPr>
                <w:noProof/>
                <w:webHidden/>
              </w:rPr>
            </w:r>
          </w:ins>
          <w:r w:rsidRPr="00A400FB">
            <w:rPr>
              <w:noProof/>
              <w:webHidden/>
            </w:rPr>
            <w:fldChar w:fldCharType="separate"/>
          </w:r>
          <w:ins w:id="394" w:author="пользователь Microsoft Office" w:date="2018-05-22T17:40:00Z">
            <w:r w:rsidR="006753DF" w:rsidRPr="00A400FB">
              <w:rPr>
                <w:noProof/>
                <w:webHidden/>
              </w:rPr>
              <w:t>37</w:t>
            </w:r>
          </w:ins>
          <w:ins w:id="395" w:author="пользователь Microsoft Office" w:date="2018-05-22T17:34:00Z">
            <w:r w:rsidRPr="00A400FB">
              <w:rPr>
                <w:noProof/>
                <w:webHidden/>
              </w:rPr>
              <w:fldChar w:fldCharType="end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396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end"/>
            </w:r>
          </w:ins>
        </w:p>
        <w:p w14:paraId="5C31AC52" w14:textId="77777777" w:rsidR="00C675A5" w:rsidRPr="006753DF" w:rsidRDefault="00C675A5" w:rsidP="00C13798">
          <w:pPr>
            <w:pStyle w:val="11"/>
            <w:rPr>
              <w:ins w:id="397" w:author="пользователь Microsoft Office" w:date="2018-05-22T17:34:00Z"/>
              <w:rFonts w:eastAsiaTheme="minorEastAsia"/>
              <w:noProof/>
              <w:lang w:eastAsia="ru-RU"/>
              <w:rPrChange w:id="398" w:author="пользователь Microsoft Office" w:date="2018-05-22T17:41:00Z">
                <w:rPr>
                  <w:ins w:id="399" w:author="пользователь Microsoft Office" w:date="2018-05-22T17:34:00Z"/>
                  <w:rFonts w:eastAsiaTheme="minorEastAsia"/>
                  <w:noProof/>
                  <w:sz w:val="24"/>
                  <w:szCs w:val="24"/>
                  <w:lang w:eastAsia="ru-RU"/>
                </w:rPr>
              </w:rPrChange>
            </w:rPr>
          </w:pPr>
          <w:ins w:id="400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401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begin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402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A400FB">
              <w:rPr>
                <w:noProof/>
              </w:rPr>
              <w:instrText>HYPERLINK \l "_Toc514773992"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403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404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405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separate"/>
            </w:r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406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 xml:space="preserve">ГЛАВА 5. </w: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407" w:author="пользователь Microsoft Office" w:date="2018-05-22T17:41:00Z">
                  <w:rPr>
                    <w:rStyle w:val="aa"/>
                    <w:b/>
                    <w:noProof/>
                  </w:rPr>
                </w:rPrChange>
              </w:rPr>
              <w:t>ЭКСПЕРИМЕНТ</w:t>
            </w:r>
            <w:r w:rsidRPr="00A400FB">
              <w:rPr>
                <w:noProof/>
                <w:webHidden/>
              </w:rPr>
              <w:tab/>
            </w:r>
            <w:r w:rsidRPr="00A400FB">
              <w:rPr>
                <w:noProof/>
                <w:webHidden/>
              </w:rPr>
              <w:fldChar w:fldCharType="begin"/>
            </w:r>
            <w:r w:rsidRPr="00A400FB">
              <w:rPr>
                <w:noProof/>
                <w:webHidden/>
              </w:rPr>
              <w:instrText xml:space="preserve"> PAGEREF _Toc514773992 \h </w:instrText>
            </w:r>
            <w:r w:rsidRPr="00A400FB">
              <w:rPr>
                <w:noProof/>
                <w:webHidden/>
              </w:rPr>
            </w:r>
          </w:ins>
          <w:r w:rsidRPr="00A400FB">
            <w:rPr>
              <w:noProof/>
              <w:webHidden/>
            </w:rPr>
            <w:fldChar w:fldCharType="separate"/>
          </w:r>
          <w:ins w:id="408" w:author="пользователь Microsoft Office" w:date="2018-05-22T17:40:00Z">
            <w:r w:rsidR="006753DF" w:rsidRPr="00A400FB">
              <w:rPr>
                <w:noProof/>
                <w:webHidden/>
              </w:rPr>
              <w:t>38</w:t>
            </w:r>
          </w:ins>
          <w:ins w:id="409" w:author="пользователь Microsoft Office" w:date="2018-05-22T17:34:00Z">
            <w:r w:rsidRPr="00A400FB">
              <w:rPr>
                <w:noProof/>
                <w:webHidden/>
              </w:rPr>
              <w:fldChar w:fldCharType="end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410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end"/>
            </w:r>
          </w:ins>
        </w:p>
        <w:p w14:paraId="78ACA120" w14:textId="77777777" w:rsidR="00C675A5" w:rsidRPr="006753DF" w:rsidRDefault="00C675A5" w:rsidP="00C13798">
          <w:pPr>
            <w:pStyle w:val="11"/>
            <w:ind w:left="708"/>
            <w:rPr>
              <w:ins w:id="411" w:author="пользователь Microsoft Office" w:date="2018-05-22T17:34:00Z"/>
              <w:rFonts w:eastAsiaTheme="minorEastAsia"/>
              <w:noProof/>
              <w:lang w:eastAsia="ru-RU"/>
              <w:rPrChange w:id="412" w:author="пользователь Microsoft Office" w:date="2018-05-22T17:41:00Z">
                <w:rPr>
                  <w:ins w:id="413" w:author="пользователь Microsoft Office" w:date="2018-05-22T17:34:00Z"/>
                  <w:rFonts w:eastAsiaTheme="minorEastAsia"/>
                  <w:noProof/>
                  <w:sz w:val="24"/>
                  <w:szCs w:val="24"/>
                  <w:lang w:eastAsia="ru-RU"/>
                </w:rPr>
              </w:rPrChange>
            </w:rPr>
            <w:pPrChange w:id="414" w:author="пользователь Microsoft Office" w:date="2018-05-22T17:44:00Z">
              <w:pPr>
                <w:pStyle w:val="11"/>
              </w:pPr>
            </w:pPrChange>
          </w:pPr>
          <w:ins w:id="415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416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begin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417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A400FB">
              <w:rPr>
                <w:noProof/>
              </w:rPr>
              <w:instrText>HYPERLINK \l "_Toc514773993"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418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419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420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separate"/>
            </w:r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421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 xml:space="preserve">5.1 </w:t>
            </w:r>
            <w:r w:rsidRPr="006753DF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rPrChange w:id="422" w:author="пользователь Microsoft Office" w:date="2018-05-22T17:41:00Z">
                  <w:rPr>
                    <w:rStyle w:val="aa"/>
                    <w:b/>
                    <w:bCs/>
                    <w:noProof/>
                  </w:rPr>
                </w:rPrChange>
              </w:rPr>
              <w:t>Конфигурация оборудования</w:t>
            </w:r>
            <w:r w:rsidRPr="00A400FB">
              <w:rPr>
                <w:noProof/>
                <w:webHidden/>
              </w:rPr>
              <w:tab/>
            </w:r>
            <w:r w:rsidRPr="00A400FB">
              <w:rPr>
                <w:noProof/>
                <w:webHidden/>
              </w:rPr>
              <w:fldChar w:fldCharType="begin"/>
            </w:r>
            <w:r w:rsidRPr="00A400FB">
              <w:rPr>
                <w:noProof/>
                <w:webHidden/>
              </w:rPr>
              <w:instrText xml:space="preserve"> PAGEREF _Toc514773993 \h </w:instrText>
            </w:r>
            <w:r w:rsidRPr="00A400FB">
              <w:rPr>
                <w:noProof/>
                <w:webHidden/>
              </w:rPr>
            </w:r>
          </w:ins>
          <w:r w:rsidRPr="00A400FB">
            <w:rPr>
              <w:noProof/>
              <w:webHidden/>
            </w:rPr>
            <w:fldChar w:fldCharType="separate"/>
          </w:r>
          <w:ins w:id="423" w:author="пользователь Microsoft Office" w:date="2018-05-22T17:40:00Z">
            <w:r w:rsidR="006753DF" w:rsidRPr="00A400FB">
              <w:rPr>
                <w:noProof/>
                <w:webHidden/>
              </w:rPr>
              <w:t>38</w:t>
            </w:r>
          </w:ins>
          <w:ins w:id="424" w:author="пользователь Microsoft Office" w:date="2018-05-22T17:34:00Z">
            <w:r w:rsidRPr="00A400FB">
              <w:rPr>
                <w:noProof/>
                <w:webHidden/>
              </w:rPr>
              <w:fldChar w:fldCharType="end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425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end"/>
            </w:r>
          </w:ins>
        </w:p>
        <w:p w14:paraId="11AE3294" w14:textId="77777777" w:rsidR="00C675A5" w:rsidRPr="006753DF" w:rsidRDefault="00C675A5" w:rsidP="00C13798">
          <w:pPr>
            <w:pStyle w:val="11"/>
            <w:ind w:left="708"/>
            <w:rPr>
              <w:ins w:id="426" w:author="пользователь Microsoft Office" w:date="2018-05-22T17:34:00Z"/>
              <w:rFonts w:eastAsiaTheme="minorEastAsia"/>
              <w:noProof/>
              <w:lang w:eastAsia="ru-RU"/>
              <w:rPrChange w:id="427" w:author="пользователь Microsoft Office" w:date="2018-05-22T17:41:00Z">
                <w:rPr>
                  <w:ins w:id="428" w:author="пользователь Microsoft Office" w:date="2018-05-22T17:34:00Z"/>
                  <w:rFonts w:eastAsiaTheme="minorEastAsia"/>
                  <w:noProof/>
                  <w:sz w:val="24"/>
                  <w:szCs w:val="24"/>
                  <w:lang w:eastAsia="ru-RU"/>
                </w:rPr>
              </w:rPrChange>
            </w:rPr>
            <w:pPrChange w:id="429" w:author="пользователь Microsoft Office" w:date="2018-05-22T17:44:00Z">
              <w:pPr>
                <w:pStyle w:val="11"/>
              </w:pPr>
            </w:pPrChange>
          </w:pPr>
          <w:ins w:id="430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431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begin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432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A400FB">
              <w:rPr>
                <w:noProof/>
              </w:rPr>
              <w:instrText>HYPERLINK \l "_Toc514773994"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433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434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435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separate"/>
            </w:r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436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 xml:space="preserve">5.2 </w:t>
            </w:r>
            <w:r w:rsidRPr="006753DF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rPrChange w:id="437" w:author="пользователь Microsoft Office" w:date="2018-05-22T17:41:00Z">
                  <w:rPr>
                    <w:rStyle w:val="aa"/>
                    <w:b/>
                    <w:bCs/>
                    <w:noProof/>
                  </w:rPr>
                </w:rPrChange>
              </w:rPr>
              <w:t>Сбор данных</w:t>
            </w:r>
            <w:r w:rsidRPr="00A400FB">
              <w:rPr>
                <w:noProof/>
                <w:webHidden/>
              </w:rPr>
              <w:tab/>
            </w:r>
            <w:r w:rsidRPr="00A400FB">
              <w:rPr>
                <w:noProof/>
                <w:webHidden/>
              </w:rPr>
              <w:fldChar w:fldCharType="begin"/>
            </w:r>
            <w:r w:rsidRPr="00A400FB">
              <w:rPr>
                <w:noProof/>
                <w:webHidden/>
              </w:rPr>
              <w:instrText xml:space="preserve"> PAGEREF _Toc514773994 \h </w:instrText>
            </w:r>
            <w:r w:rsidRPr="00A400FB">
              <w:rPr>
                <w:noProof/>
                <w:webHidden/>
              </w:rPr>
            </w:r>
          </w:ins>
          <w:r w:rsidRPr="00A400FB">
            <w:rPr>
              <w:noProof/>
              <w:webHidden/>
            </w:rPr>
            <w:fldChar w:fldCharType="separate"/>
          </w:r>
          <w:ins w:id="438" w:author="пользователь Microsoft Office" w:date="2018-05-22T17:40:00Z">
            <w:r w:rsidR="006753DF" w:rsidRPr="00A400FB">
              <w:rPr>
                <w:noProof/>
                <w:webHidden/>
              </w:rPr>
              <w:t>38</w:t>
            </w:r>
          </w:ins>
          <w:ins w:id="439" w:author="пользователь Microsoft Office" w:date="2018-05-22T17:34:00Z">
            <w:r w:rsidRPr="00A400FB">
              <w:rPr>
                <w:noProof/>
                <w:webHidden/>
              </w:rPr>
              <w:fldChar w:fldCharType="end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440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end"/>
            </w:r>
          </w:ins>
        </w:p>
        <w:p w14:paraId="62D7053F" w14:textId="77777777" w:rsidR="00C675A5" w:rsidRPr="006753DF" w:rsidRDefault="00C675A5" w:rsidP="00C13798">
          <w:pPr>
            <w:pStyle w:val="11"/>
            <w:ind w:left="708"/>
            <w:rPr>
              <w:ins w:id="441" w:author="пользователь Microsoft Office" w:date="2018-05-22T17:34:00Z"/>
              <w:rFonts w:eastAsiaTheme="minorEastAsia"/>
              <w:noProof/>
              <w:lang w:eastAsia="ru-RU"/>
              <w:rPrChange w:id="442" w:author="пользователь Microsoft Office" w:date="2018-05-22T17:41:00Z">
                <w:rPr>
                  <w:ins w:id="443" w:author="пользователь Microsoft Office" w:date="2018-05-22T17:34:00Z"/>
                  <w:rFonts w:eastAsiaTheme="minorEastAsia"/>
                  <w:noProof/>
                  <w:sz w:val="24"/>
                  <w:szCs w:val="24"/>
                  <w:lang w:eastAsia="ru-RU"/>
                </w:rPr>
              </w:rPrChange>
            </w:rPr>
            <w:pPrChange w:id="444" w:author="пользователь Microsoft Office" w:date="2018-05-22T17:44:00Z">
              <w:pPr>
                <w:pStyle w:val="11"/>
              </w:pPr>
            </w:pPrChange>
          </w:pPr>
          <w:ins w:id="445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446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begin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447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A400FB">
              <w:rPr>
                <w:noProof/>
              </w:rPr>
              <w:instrText>HYPERLINK \l "_Toc514773995"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448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449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450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separate"/>
            </w:r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451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 xml:space="preserve">5.3 </w:t>
            </w:r>
            <w:r w:rsidRPr="006753DF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rPrChange w:id="452" w:author="пользователь Microsoft Office" w:date="2018-05-22T17:41:00Z">
                  <w:rPr>
                    <w:rStyle w:val="aa"/>
                    <w:b/>
                    <w:bCs/>
                    <w:noProof/>
                  </w:rPr>
                </w:rPrChange>
              </w:rPr>
              <w:t>Сопоставление и фильтрация файлов</w:t>
            </w:r>
            <w:r w:rsidRPr="00A400FB">
              <w:rPr>
                <w:noProof/>
                <w:webHidden/>
              </w:rPr>
              <w:tab/>
            </w:r>
            <w:r w:rsidRPr="00A400FB">
              <w:rPr>
                <w:noProof/>
                <w:webHidden/>
              </w:rPr>
              <w:fldChar w:fldCharType="begin"/>
            </w:r>
            <w:r w:rsidRPr="00A400FB">
              <w:rPr>
                <w:noProof/>
                <w:webHidden/>
              </w:rPr>
              <w:instrText xml:space="preserve"> PAGEREF _Toc514773995 \h </w:instrText>
            </w:r>
            <w:r w:rsidRPr="00A400FB">
              <w:rPr>
                <w:noProof/>
                <w:webHidden/>
              </w:rPr>
            </w:r>
          </w:ins>
          <w:r w:rsidRPr="00A400FB">
            <w:rPr>
              <w:noProof/>
              <w:webHidden/>
            </w:rPr>
            <w:fldChar w:fldCharType="separate"/>
          </w:r>
          <w:ins w:id="453" w:author="пользователь Microsoft Office" w:date="2018-05-22T17:40:00Z">
            <w:r w:rsidR="006753DF" w:rsidRPr="00A400FB">
              <w:rPr>
                <w:noProof/>
                <w:webHidden/>
              </w:rPr>
              <w:t>38</w:t>
            </w:r>
          </w:ins>
          <w:ins w:id="454" w:author="пользователь Microsoft Office" w:date="2018-05-22T17:34:00Z">
            <w:r w:rsidRPr="00A400FB">
              <w:rPr>
                <w:noProof/>
                <w:webHidden/>
              </w:rPr>
              <w:fldChar w:fldCharType="end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455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end"/>
            </w:r>
          </w:ins>
        </w:p>
        <w:p w14:paraId="573A0F4D" w14:textId="77777777" w:rsidR="00C675A5" w:rsidRPr="006753DF" w:rsidRDefault="00C675A5" w:rsidP="00C13798">
          <w:pPr>
            <w:pStyle w:val="11"/>
            <w:ind w:left="708"/>
            <w:rPr>
              <w:ins w:id="456" w:author="пользователь Microsoft Office" w:date="2018-05-22T17:34:00Z"/>
              <w:rFonts w:eastAsiaTheme="minorEastAsia"/>
              <w:noProof/>
              <w:lang w:eastAsia="ru-RU"/>
              <w:rPrChange w:id="457" w:author="пользователь Microsoft Office" w:date="2018-05-22T17:41:00Z">
                <w:rPr>
                  <w:ins w:id="458" w:author="пользователь Microsoft Office" w:date="2018-05-22T17:34:00Z"/>
                  <w:rFonts w:eastAsiaTheme="minorEastAsia"/>
                  <w:noProof/>
                  <w:sz w:val="24"/>
                  <w:szCs w:val="24"/>
                  <w:lang w:eastAsia="ru-RU"/>
                </w:rPr>
              </w:rPrChange>
            </w:rPr>
            <w:pPrChange w:id="459" w:author="пользователь Microsoft Office" w:date="2018-05-22T17:44:00Z">
              <w:pPr>
                <w:pStyle w:val="11"/>
              </w:pPr>
            </w:pPrChange>
          </w:pPr>
          <w:ins w:id="460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461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lastRenderedPageBreak/>
              <w:fldChar w:fldCharType="begin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462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A400FB">
              <w:rPr>
                <w:noProof/>
              </w:rPr>
              <w:instrText>HYPERLINK \l "_Toc514773997"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463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464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465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separate"/>
            </w:r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466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 xml:space="preserve">5.4 </w:t>
            </w:r>
            <w:r w:rsidRPr="006753DF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rPrChange w:id="467" w:author="пользователь Microsoft Office" w:date="2018-05-22T17:41:00Z">
                  <w:rPr>
                    <w:rStyle w:val="aa"/>
                    <w:b/>
                    <w:bCs/>
                    <w:noProof/>
                  </w:rPr>
                </w:rPrChange>
              </w:rPr>
              <w:t>Разбор собранных файлов</w:t>
            </w:r>
            <w:r w:rsidRPr="00A400FB">
              <w:rPr>
                <w:noProof/>
                <w:webHidden/>
              </w:rPr>
              <w:tab/>
            </w:r>
            <w:r w:rsidRPr="00A400FB">
              <w:rPr>
                <w:noProof/>
                <w:webHidden/>
              </w:rPr>
              <w:fldChar w:fldCharType="begin"/>
            </w:r>
            <w:r w:rsidRPr="00A400FB">
              <w:rPr>
                <w:noProof/>
                <w:webHidden/>
              </w:rPr>
              <w:instrText xml:space="preserve"> PAGEREF _Toc514773997 \h </w:instrText>
            </w:r>
            <w:r w:rsidRPr="00A400FB">
              <w:rPr>
                <w:noProof/>
                <w:webHidden/>
              </w:rPr>
            </w:r>
          </w:ins>
          <w:r w:rsidRPr="00A400FB">
            <w:rPr>
              <w:noProof/>
              <w:webHidden/>
            </w:rPr>
            <w:fldChar w:fldCharType="separate"/>
          </w:r>
          <w:ins w:id="468" w:author="пользователь Microsoft Office" w:date="2018-05-22T17:40:00Z">
            <w:r w:rsidR="006753DF" w:rsidRPr="00A400FB">
              <w:rPr>
                <w:noProof/>
                <w:webHidden/>
              </w:rPr>
              <w:t>38</w:t>
            </w:r>
          </w:ins>
          <w:ins w:id="469" w:author="пользователь Microsoft Office" w:date="2018-05-22T17:34:00Z">
            <w:r w:rsidRPr="00A400FB">
              <w:rPr>
                <w:noProof/>
                <w:webHidden/>
              </w:rPr>
              <w:fldChar w:fldCharType="end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470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end"/>
            </w:r>
          </w:ins>
        </w:p>
        <w:p w14:paraId="1BEA00AB" w14:textId="77777777" w:rsidR="00C675A5" w:rsidRPr="006753DF" w:rsidRDefault="00C675A5" w:rsidP="00C13798">
          <w:pPr>
            <w:pStyle w:val="11"/>
            <w:ind w:left="708"/>
            <w:rPr>
              <w:ins w:id="471" w:author="пользователь Microsoft Office" w:date="2018-05-22T17:34:00Z"/>
              <w:rFonts w:eastAsiaTheme="minorEastAsia"/>
              <w:noProof/>
              <w:lang w:eastAsia="ru-RU"/>
              <w:rPrChange w:id="472" w:author="пользователь Microsoft Office" w:date="2018-05-22T17:41:00Z">
                <w:rPr>
                  <w:ins w:id="473" w:author="пользователь Microsoft Office" w:date="2018-05-22T17:34:00Z"/>
                  <w:rFonts w:eastAsiaTheme="minorEastAsia"/>
                  <w:noProof/>
                  <w:sz w:val="24"/>
                  <w:szCs w:val="24"/>
                  <w:lang w:eastAsia="ru-RU"/>
                </w:rPr>
              </w:rPrChange>
            </w:rPr>
            <w:pPrChange w:id="474" w:author="пользователь Microsoft Office" w:date="2018-05-22T17:44:00Z">
              <w:pPr>
                <w:pStyle w:val="11"/>
              </w:pPr>
            </w:pPrChange>
          </w:pPr>
          <w:ins w:id="475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476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begin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477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A400FB">
              <w:rPr>
                <w:noProof/>
              </w:rPr>
              <w:instrText>HYPERLINK \l "_Toc514773999"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478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479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480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separate"/>
            </w:r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481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 xml:space="preserve">5.5 </w:t>
            </w:r>
            <w:r w:rsidRPr="006753DF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rPrChange w:id="482" w:author="пользователь Microsoft Office" w:date="2018-05-22T17:41:00Z">
                  <w:rPr>
                    <w:rStyle w:val="aa"/>
                    <w:b/>
                    <w:bCs/>
                    <w:noProof/>
                  </w:rPr>
                </w:rPrChange>
              </w:rPr>
              <w:t>Факторизация деревьев разбора и байт-кода</w:t>
            </w:r>
            <w:r w:rsidRPr="00A400FB">
              <w:rPr>
                <w:noProof/>
                <w:webHidden/>
              </w:rPr>
              <w:tab/>
            </w:r>
            <w:r w:rsidRPr="00A400FB">
              <w:rPr>
                <w:noProof/>
                <w:webHidden/>
              </w:rPr>
              <w:fldChar w:fldCharType="begin"/>
            </w:r>
            <w:r w:rsidRPr="00A400FB">
              <w:rPr>
                <w:noProof/>
                <w:webHidden/>
              </w:rPr>
              <w:instrText xml:space="preserve"> PAGEREF _Toc514773999 \h </w:instrText>
            </w:r>
            <w:r w:rsidRPr="00A400FB">
              <w:rPr>
                <w:noProof/>
                <w:webHidden/>
              </w:rPr>
            </w:r>
          </w:ins>
          <w:r w:rsidRPr="00A400FB">
            <w:rPr>
              <w:noProof/>
              <w:webHidden/>
            </w:rPr>
            <w:fldChar w:fldCharType="separate"/>
          </w:r>
          <w:ins w:id="483" w:author="пользователь Microsoft Office" w:date="2018-05-22T17:40:00Z">
            <w:r w:rsidR="006753DF" w:rsidRPr="00A400FB">
              <w:rPr>
                <w:noProof/>
                <w:webHidden/>
              </w:rPr>
              <w:t>39</w:t>
            </w:r>
          </w:ins>
          <w:ins w:id="484" w:author="пользователь Microsoft Office" w:date="2018-05-22T17:34:00Z">
            <w:r w:rsidRPr="00A400FB">
              <w:rPr>
                <w:noProof/>
                <w:webHidden/>
              </w:rPr>
              <w:fldChar w:fldCharType="end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485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end"/>
            </w:r>
          </w:ins>
        </w:p>
        <w:p w14:paraId="70C70929" w14:textId="77777777" w:rsidR="00C675A5" w:rsidRPr="006753DF" w:rsidRDefault="00C675A5" w:rsidP="00C13798">
          <w:pPr>
            <w:pStyle w:val="11"/>
            <w:ind w:left="708"/>
            <w:rPr>
              <w:ins w:id="486" w:author="пользователь Microsoft Office" w:date="2018-05-22T17:34:00Z"/>
              <w:rFonts w:eastAsiaTheme="minorEastAsia"/>
              <w:noProof/>
              <w:lang w:eastAsia="ru-RU"/>
              <w:rPrChange w:id="487" w:author="пользователь Microsoft Office" w:date="2018-05-22T17:41:00Z">
                <w:rPr>
                  <w:ins w:id="488" w:author="пользователь Microsoft Office" w:date="2018-05-22T17:34:00Z"/>
                  <w:rFonts w:eastAsiaTheme="minorEastAsia"/>
                  <w:noProof/>
                  <w:sz w:val="24"/>
                  <w:szCs w:val="24"/>
                  <w:lang w:eastAsia="ru-RU"/>
                </w:rPr>
              </w:rPrChange>
            </w:rPr>
            <w:pPrChange w:id="489" w:author="пользователь Microsoft Office" w:date="2018-05-22T17:44:00Z">
              <w:pPr>
                <w:pStyle w:val="11"/>
              </w:pPr>
            </w:pPrChange>
          </w:pPr>
          <w:ins w:id="490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491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begin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492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A400FB">
              <w:rPr>
                <w:noProof/>
              </w:rPr>
              <w:instrText>HYPERLINK \l "_Toc514774002"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493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494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495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separate"/>
            </w:r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496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 xml:space="preserve">5.6 </w:t>
            </w:r>
            <w:r w:rsidRPr="006753DF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rPrChange w:id="497" w:author="пользователь Microsoft Office" w:date="2018-05-22T17:41:00Z">
                  <w:rPr>
                    <w:rStyle w:val="aa"/>
                    <w:b/>
                    <w:bCs/>
                    <w:noProof/>
                  </w:rPr>
                </w:rPrChange>
              </w:rPr>
              <w:t xml:space="preserve">Отбор </w:t>
            </w:r>
            <w:r w:rsidRPr="006753DF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lang w:val="en-GB"/>
                <w:rPrChange w:id="498" w:author="пользователь Microsoft Office" w:date="2018-05-22T17:41:00Z">
                  <w:rPr>
                    <w:rStyle w:val="aa"/>
                    <w:b/>
                    <w:bCs/>
                    <w:noProof/>
                    <w:lang w:val="en-GB"/>
                  </w:rPr>
                </w:rPrChange>
              </w:rPr>
              <w:t>n</w:t>
            </w:r>
            <w:r w:rsidRPr="006753DF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rPrChange w:id="499" w:author="пользователь Microsoft Office" w:date="2018-05-22T17:41:00Z">
                  <w:rPr>
                    <w:rStyle w:val="aa"/>
                    <w:b/>
                    <w:bCs/>
                    <w:noProof/>
                  </w:rPr>
                </w:rPrChange>
              </w:rPr>
              <w:t>-грамм</w:t>
            </w:r>
            <w:r w:rsidRPr="00A400FB">
              <w:rPr>
                <w:noProof/>
                <w:webHidden/>
              </w:rPr>
              <w:tab/>
            </w:r>
            <w:r w:rsidRPr="00A400FB">
              <w:rPr>
                <w:noProof/>
                <w:webHidden/>
              </w:rPr>
              <w:fldChar w:fldCharType="begin"/>
            </w:r>
            <w:r w:rsidRPr="00A400FB">
              <w:rPr>
                <w:noProof/>
                <w:webHidden/>
              </w:rPr>
              <w:instrText xml:space="preserve"> PAGEREF _Toc514774002 \h </w:instrText>
            </w:r>
            <w:r w:rsidRPr="00A400FB">
              <w:rPr>
                <w:noProof/>
                <w:webHidden/>
              </w:rPr>
            </w:r>
          </w:ins>
          <w:r w:rsidRPr="00A400FB">
            <w:rPr>
              <w:noProof/>
              <w:webHidden/>
            </w:rPr>
            <w:fldChar w:fldCharType="separate"/>
          </w:r>
          <w:ins w:id="500" w:author="пользователь Microsoft Office" w:date="2018-05-22T17:40:00Z">
            <w:r w:rsidR="006753DF" w:rsidRPr="00A400FB">
              <w:rPr>
                <w:noProof/>
                <w:webHidden/>
              </w:rPr>
              <w:t>39</w:t>
            </w:r>
          </w:ins>
          <w:ins w:id="501" w:author="пользователь Microsoft Office" w:date="2018-05-22T17:34:00Z">
            <w:r w:rsidRPr="00A400FB">
              <w:rPr>
                <w:noProof/>
                <w:webHidden/>
              </w:rPr>
              <w:fldChar w:fldCharType="end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502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end"/>
            </w:r>
          </w:ins>
        </w:p>
        <w:p w14:paraId="7AE75000" w14:textId="77777777" w:rsidR="00C675A5" w:rsidRPr="006753DF" w:rsidRDefault="00C675A5" w:rsidP="00C13798">
          <w:pPr>
            <w:pStyle w:val="11"/>
            <w:ind w:left="708"/>
            <w:rPr>
              <w:ins w:id="503" w:author="пользователь Microsoft Office" w:date="2018-05-22T17:34:00Z"/>
              <w:rFonts w:eastAsiaTheme="minorEastAsia"/>
              <w:noProof/>
              <w:lang w:eastAsia="ru-RU"/>
              <w:rPrChange w:id="504" w:author="пользователь Microsoft Office" w:date="2018-05-22T17:41:00Z">
                <w:rPr>
                  <w:ins w:id="505" w:author="пользователь Microsoft Office" w:date="2018-05-22T17:34:00Z"/>
                  <w:rFonts w:eastAsiaTheme="minorEastAsia"/>
                  <w:noProof/>
                  <w:sz w:val="24"/>
                  <w:szCs w:val="24"/>
                  <w:lang w:eastAsia="ru-RU"/>
                </w:rPr>
              </w:rPrChange>
            </w:rPr>
            <w:pPrChange w:id="506" w:author="пользователь Microsoft Office" w:date="2018-05-22T17:44:00Z">
              <w:pPr>
                <w:pStyle w:val="11"/>
              </w:pPr>
            </w:pPrChange>
          </w:pPr>
          <w:ins w:id="507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508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begin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509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A400FB">
              <w:rPr>
                <w:noProof/>
              </w:rPr>
              <w:instrText>HYPERLINK \l "_Toc514774004"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510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511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512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separate"/>
            </w:r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513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 xml:space="preserve">5.7 </w:t>
            </w:r>
            <w:r w:rsidRPr="006753DF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rPrChange w:id="514" w:author="пользователь Microsoft Office" w:date="2018-05-22T17:41:00Z">
                  <w:rPr>
                    <w:rStyle w:val="aa"/>
                    <w:b/>
                    <w:bCs/>
                    <w:noProof/>
                  </w:rPr>
                </w:rPrChange>
              </w:rPr>
              <w:t>Составление конечного набора данных</w:t>
            </w:r>
            <w:r w:rsidRPr="00A400FB">
              <w:rPr>
                <w:noProof/>
                <w:webHidden/>
              </w:rPr>
              <w:tab/>
            </w:r>
            <w:r w:rsidRPr="00A400FB">
              <w:rPr>
                <w:noProof/>
                <w:webHidden/>
              </w:rPr>
              <w:fldChar w:fldCharType="begin"/>
            </w:r>
            <w:r w:rsidRPr="00A400FB">
              <w:rPr>
                <w:noProof/>
                <w:webHidden/>
              </w:rPr>
              <w:instrText xml:space="preserve"> PAGEREF _Toc514774004 \h </w:instrText>
            </w:r>
            <w:r w:rsidRPr="00A400FB">
              <w:rPr>
                <w:noProof/>
                <w:webHidden/>
              </w:rPr>
            </w:r>
          </w:ins>
          <w:r w:rsidRPr="00A400FB">
            <w:rPr>
              <w:noProof/>
              <w:webHidden/>
            </w:rPr>
            <w:fldChar w:fldCharType="separate"/>
          </w:r>
          <w:ins w:id="515" w:author="пользователь Microsoft Office" w:date="2018-05-22T17:40:00Z">
            <w:r w:rsidR="006753DF" w:rsidRPr="00A400FB">
              <w:rPr>
                <w:noProof/>
                <w:webHidden/>
              </w:rPr>
              <w:t>39</w:t>
            </w:r>
          </w:ins>
          <w:ins w:id="516" w:author="пользователь Microsoft Office" w:date="2018-05-22T17:34:00Z">
            <w:r w:rsidRPr="00A400FB">
              <w:rPr>
                <w:noProof/>
                <w:webHidden/>
              </w:rPr>
              <w:fldChar w:fldCharType="end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517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end"/>
            </w:r>
          </w:ins>
        </w:p>
        <w:p w14:paraId="3CFF3EB8" w14:textId="77777777" w:rsidR="00C675A5" w:rsidRPr="006753DF" w:rsidRDefault="00C675A5" w:rsidP="00C13798">
          <w:pPr>
            <w:pStyle w:val="11"/>
            <w:ind w:left="708"/>
            <w:rPr>
              <w:ins w:id="518" w:author="пользователь Microsoft Office" w:date="2018-05-22T17:34:00Z"/>
              <w:rFonts w:eastAsiaTheme="minorEastAsia"/>
              <w:noProof/>
              <w:lang w:eastAsia="ru-RU"/>
              <w:rPrChange w:id="519" w:author="пользователь Microsoft Office" w:date="2018-05-22T17:41:00Z">
                <w:rPr>
                  <w:ins w:id="520" w:author="пользователь Microsoft Office" w:date="2018-05-22T17:34:00Z"/>
                  <w:rFonts w:eastAsiaTheme="minorEastAsia"/>
                  <w:noProof/>
                  <w:sz w:val="24"/>
                  <w:szCs w:val="24"/>
                  <w:lang w:eastAsia="ru-RU"/>
                </w:rPr>
              </w:rPrChange>
            </w:rPr>
            <w:pPrChange w:id="521" w:author="пользователь Microsoft Office" w:date="2018-05-22T17:44:00Z">
              <w:pPr>
                <w:pStyle w:val="11"/>
              </w:pPr>
            </w:pPrChange>
          </w:pPr>
          <w:ins w:id="522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523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begin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524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A400FB">
              <w:rPr>
                <w:noProof/>
              </w:rPr>
              <w:instrText>HYPERLINK \l "_Toc514774008"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525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526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527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separate"/>
            </w:r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528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 xml:space="preserve">5.8 </w:t>
            </w:r>
            <w:r w:rsidRPr="006753DF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rPrChange w:id="529" w:author="пользователь Microsoft Office" w:date="2018-05-22T17:41:00Z">
                  <w:rPr>
                    <w:rStyle w:val="aa"/>
                    <w:b/>
                    <w:bCs/>
                    <w:noProof/>
                  </w:rPr>
                </w:rPrChange>
              </w:rPr>
              <w:t>Запуск автоэнкодера</w:t>
            </w:r>
            <w:r w:rsidRPr="00A400FB">
              <w:rPr>
                <w:noProof/>
                <w:webHidden/>
              </w:rPr>
              <w:tab/>
            </w:r>
            <w:r w:rsidRPr="00A400FB">
              <w:rPr>
                <w:noProof/>
                <w:webHidden/>
              </w:rPr>
              <w:fldChar w:fldCharType="begin"/>
            </w:r>
            <w:r w:rsidRPr="00A400FB">
              <w:rPr>
                <w:noProof/>
                <w:webHidden/>
              </w:rPr>
              <w:instrText xml:space="preserve"> PAGEREF _Toc514774008 \h </w:instrText>
            </w:r>
            <w:r w:rsidRPr="00A400FB">
              <w:rPr>
                <w:noProof/>
                <w:webHidden/>
              </w:rPr>
            </w:r>
          </w:ins>
          <w:r w:rsidRPr="00A400FB">
            <w:rPr>
              <w:noProof/>
              <w:webHidden/>
            </w:rPr>
            <w:fldChar w:fldCharType="separate"/>
          </w:r>
          <w:ins w:id="530" w:author="пользователь Microsoft Office" w:date="2018-05-22T17:40:00Z">
            <w:r w:rsidR="006753DF" w:rsidRPr="00A400FB">
              <w:rPr>
                <w:noProof/>
                <w:webHidden/>
              </w:rPr>
              <w:t>40</w:t>
            </w:r>
          </w:ins>
          <w:ins w:id="531" w:author="пользователь Microsoft Office" w:date="2018-05-22T17:34:00Z">
            <w:r w:rsidRPr="00A400FB">
              <w:rPr>
                <w:noProof/>
                <w:webHidden/>
              </w:rPr>
              <w:fldChar w:fldCharType="end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532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end"/>
            </w:r>
          </w:ins>
        </w:p>
        <w:p w14:paraId="73FBB69C" w14:textId="77777777" w:rsidR="00C675A5" w:rsidRPr="006753DF" w:rsidRDefault="00C675A5" w:rsidP="00C13798">
          <w:pPr>
            <w:pStyle w:val="11"/>
            <w:ind w:left="708"/>
            <w:rPr>
              <w:ins w:id="533" w:author="пользователь Microsoft Office" w:date="2018-05-22T17:34:00Z"/>
              <w:rFonts w:eastAsiaTheme="minorEastAsia"/>
              <w:noProof/>
              <w:lang w:eastAsia="ru-RU"/>
              <w:rPrChange w:id="534" w:author="пользователь Microsoft Office" w:date="2018-05-22T17:41:00Z">
                <w:rPr>
                  <w:ins w:id="535" w:author="пользователь Microsoft Office" w:date="2018-05-22T17:34:00Z"/>
                  <w:rFonts w:eastAsiaTheme="minorEastAsia"/>
                  <w:noProof/>
                  <w:sz w:val="24"/>
                  <w:szCs w:val="24"/>
                  <w:lang w:eastAsia="ru-RU"/>
                </w:rPr>
              </w:rPrChange>
            </w:rPr>
            <w:pPrChange w:id="536" w:author="пользователь Microsoft Office" w:date="2018-05-22T17:44:00Z">
              <w:pPr>
                <w:pStyle w:val="11"/>
              </w:pPr>
            </w:pPrChange>
          </w:pPr>
          <w:ins w:id="537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538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begin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539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A400FB">
              <w:rPr>
                <w:noProof/>
              </w:rPr>
              <w:instrText>HYPERLINK \l "_Toc514774015"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540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541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542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separate"/>
            </w:r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543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 xml:space="preserve">5.9 </w:t>
            </w:r>
            <w:r w:rsidRPr="006753DF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rPrChange w:id="544" w:author="пользователь Microsoft Office" w:date="2018-05-22T17:41:00Z">
                  <w:rPr>
                    <w:rStyle w:val="aa"/>
                    <w:b/>
                    <w:bCs/>
                    <w:noProof/>
                  </w:rPr>
                </w:rPrChange>
              </w:rPr>
              <w:t>Получение результатов</w:t>
            </w:r>
            <w:r w:rsidRPr="00A400FB">
              <w:rPr>
                <w:noProof/>
                <w:webHidden/>
              </w:rPr>
              <w:tab/>
            </w:r>
            <w:r w:rsidRPr="00A400FB">
              <w:rPr>
                <w:noProof/>
                <w:webHidden/>
              </w:rPr>
              <w:fldChar w:fldCharType="begin"/>
            </w:r>
            <w:r w:rsidRPr="00A400FB">
              <w:rPr>
                <w:noProof/>
                <w:webHidden/>
              </w:rPr>
              <w:instrText xml:space="preserve"> PAGEREF _Toc514774015 \h </w:instrText>
            </w:r>
            <w:r w:rsidRPr="00A400FB">
              <w:rPr>
                <w:noProof/>
                <w:webHidden/>
              </w:rPr>
            </w:r>
          </w:ins>
          <w:r w:rsidRPr="00A400FB">
            <w:rPr>
              <w:noProof/>
              <w:webHidden/>
            </w:rPr>
            <w:fldChar w:fldCharType="separate"/>
          </w:r>
          <w:ins w:id="545" w:author="пользователь Microsoft Office" w:date="2018-05-22T17:40:00Z">
            <w:r w:rsidR="006753DF" w:rsidRPr="00A400FB">
              <w:rPr>
                <w:noProof/>
                <w:webHidden/>
              </w:rPr>
              <w:t>40</w:t>
            </w:r>
          </w:ins>
          <w:ins w:id="546" w:author="пользователь Microsoft Office" w:date="2018-05-22T17:34:00Z">
            <w:r w:rsidRPr="00A400FB">
              <w:rPr>
                <w:noProof/>
                <w:webHidden/>
              </w:rPr>
              <w:fldChar w:fldCharType="end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547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end"/>
            </w:r>
          </w:ins>
        </w:p>
        <w:p w14:paraId="743365F2" w14:textId="77777777" w:rsidR="00C675A5" w:rsidRPr="006753DF" w:rsidRDefault="00C675A5" w:rsidP="00C13798">
          <w:pPr>
            <w:pStyle w:val="11"/>
            <w:rPr>
              <w:ins w:id="548" w:author="пользователь Microsoft Office" w:date="2018-05-22T17:34:00Z"/>
              <w:rFonts w:eastAsiaTheme="minorEastAsia"/>
              <w:noProof/>
              <w:lang w:eastAsia="ru-RU"/>
              <w:rPrChange w:id="549" w:author="пользователь Microsoft Office" w:date="2018-05-22T17:41:00Z">
                <w:rPr>
                  <w:ins w:id="550" w:author="пользователь Microsoft Office" w:date="2018-05-22T17:34:00Z"/>
                  <w:rFonts w:eastAsiaTheme="minorEastAsia"/>
                  <w:noProof/>
                  <w:sz w:val="24"/>
                  <w:szCs w:val="24"/>
                  <w:lang w:eastAsia="ru-RU"/>
                </w:rPr>
              </w:rPrChange>
            </w:rPr>
          </w:pPr>
          <w:ins w:id="551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552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begin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553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A400FB">
              <w:rPr>
                <w:noProof/>
              </w:rPr>
              <w:instrText>HYPERLINK \l "_Toc514774022"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554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555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556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separate"/>
            </w:r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557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 xml:space="preserve">ГЛАВА 6. </w: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558" w:author="пользователь Microsoft Office" w:date="2018-05-22T17:41:00Z">
                  <w:rPr>
                    <w:rStyle w:val="aa"/>
                    <w:b/>
                    <w:noProof/>
                  </w:rPr>
                </w:rPrChange>
              </w:rPr>
              <w:t>РАЗБОР И АНАЛИЗ РЕЗУЛЬТАТОВ</w:t>
            </w:r>
            <w:r w:rsidRPr="00A400FB">
              <w:rPr>
                <w:noProof/>
                <w:webHidden/>
              </w:rPr>
              <w:tab/>
            </w:r>
            <w:r w:rsidRPr="00A400FB">
              <w:rPr>
                <w:noProof/>
                <w:webHidden/>
              </w:rPr>
              <w:fldChar w:fldCharType="begin"/>
            </w:r>
            <w:r w:rsidRPr="00A400FB">
              <w:rPr>
                <w:noProof/>
                <w:webHidden/>
              </w:rPr>
              <w:instrText xml:space="preserve"> PAGEREF _Toc514774022 \h </w:instrText>
            </w:r>
            <w:r w:rsidRPr="00A400FB">
              <w:rPr>
                <w:noProof/>
                <w:webHidden/>
              </w:rPr>
            </w:r>
          </w:ins>
          <w:r w:rsidRPr="00A400FB">
            <w:rPr>
              <w:noProof/>
              <w:webHidden/>
            </w:rPr>
            <w:fldChar w:fldCharType="separate"/>
          </w:r>
          <w:ins w:id="559" w:author="пользователь Microsoft Office" w:date="2018-05-22T17:40:00Z">
            <w:r w:rsidR="006753DF" w:rsidRPr="00A400FB">
              <w:rPr>
                <w:noProof/>
                <w:webHidden/>
              </w:rPr>
              <w:t>42</w:t>
            </w:r>
          </w:ins>
          <w:ins w:id="560" w:author="пользователь Microsoft Office" w:date="2018-05-22T17:34:00Z">
            <w:r w:rsidRPr="00A400FB">
              <w:rPr>
                <w:noProof/>
                <w:webHidden/>
              </w:rPr>
              <w:fldChar w:fldCharType="end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561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end"/>
            </w:r>
          </w:ins>
        </w:p>
        <w:p w14:paraId="72DADD83" w14:textId="77777777" w:rsidR="00C675A5" w:rsidRPr="006753DF" w:rsidRDefault="00C675A5" w:rsidP="00C13798">
          <w:pPr>
            <w:pStyle w:val="11"/>
            <w:ind w:left="708"/>
            <w:rPr>
              <w:ins w:id="562" w:author="пользователь Microsoft Office" w:date="2018-05-22T17:34:00Z"/>
              <w:rFonts w:eastAsiaTheme="minorEastAsia"/>
              <w:noProof/>
              <w:lang w:eastAsia="ru-RU"/>
              <w:rPrChange w:id="563" w:author="пользователь Microsoft Office" w:date="2018-05-22T17:41:00Z">
                <w:rPr>
                  <w:ins w:id="564" w:author="пользователь Microsoft Office" w:date="2018-05-22T17:34:00Z"/>
                  <w:rFonts w:eastAsiaTheme="minorEastAsia"/>
                  <w:noProof/>
                  <w:sz w:val="24"/>
                  <w:szCs w:val="24"/>
                  <w:lang w:eastAsia="ru-RU"/>
                </w:rPr>
              </w:rPrChange>
            </w:rPr>
            <w:pPrChange w:id="565" w:author="пользователь Microsoft Office" w:date="2018-05-22T17:44:00Z">
              <w:pPr>
                <w:pStyle w:val="11"/>
              </w:pPr>
            </w:pPrChange>
          </w:pPr>
          <w:ins w:id="566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567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begin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568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A400FB">
              <w:rPr>
                <w:noProof/>
              </w:rPr>
              <w:instrText>HYPERLINK \l "_Toc514774023"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569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570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571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separate"/>
            </w:r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572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 xml:space="preserve">6.1 </w:t>
            </w:r>
            <w:r w:rsidRPr="006753DF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rPrChange w:id="573" w:author="пользователь Microsoft Office" w:date="2018-05-22T17:41:00Z">
                  <w:rPr>
                    <w:rStyle w:val="aa"/>
                    <w:b/>
                    <w:bCs/>
                    <w:noProof/>
                  </w:rPr>
                </w:rPrChange>
              </w:rPr>
              <w:t>Разбор набора расстояний</w:t>
            </w:r>
            <w:r w:rsidRPr="00A400FB">
              <w:rPr>
                <w:noProof/>
                <w:webHidden/>
              </w:rPr>
              <w:tab/>
            </w:r>
            <w:r w:rsidRPr="00A400FB">
              <w:rPr>
                <w:noProof/>
                <w:webHidden/>
              </w:rPr>
              <w:fldChar w:fldCharType="begin"/>
            </w:r>
            <w:r w:rsidRPr="00A400FB">
              <w:rPr>
                <w:noProof/>
                <w:webHidden/>
              </w:rPr>
              <w:instrText xml:space="preserve"> PAGEREF _Toc514774023 \h </w:instrText>
            </w:r>
            <w:r w:rsidRPr="00A400FB">
              <w:rPr>
                <w:noProof/>
                <w:webHidden/>
              </w:rPr>
            </w:r>
          </w:ins>
          <w:r w:rsidRPr="00A400FB">
            <w:rPr>
              <w:noProof/>
              <w:webHidden/>
            </w:rPr>
            <w:fldChar w:fldCharType="separate"/>
          </w:r>
          <w:ins w:id="574" w:author="пользователь Microsoft Office" w:date="2018-05-22T17:40:00Z">
            <w:r w:rsidR="006753DF" w:rsidRPr="00A400FB">
              <w:rPr>
                <w:noProof/>
                <w:webHidden/>
              </w:rPr>
              <w:t>42</w:t>
            </w:r>
          </w:ins>
          <w:ins w:id="575" w:author="пользователь Microsoft Office" w:date="2018-05-22T17:34:00Z">
            <w:r w:rsidRPr="00A400FB">
              <w:rPr>
                <w:noProof/>
                <w:webHidden/>
              </w:rPr>
              <w:fldChar w:fldCharType="end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576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end"/>
            </w:r>
          </w:ins>
        </w:p>
        <w:p w14:paraId="04C9A530" w14:textId="77777777" w:rsidR="00C675A5" w:rsidRPr="006753DF" w:rsidRDefault="00C675A5" w:rsidP="00C13798">
          <w:pPr>
            <w:pStyle w:val="11"/>
            <w:ind w:left="708"/>
            <w:rPr>
              <w:ins w:id="577" w:author="пользователь Microsoft Office" w:date="2018-05-22T17:34:00Z"/>
              <w:rFonts w:eastAsiaTheme="minorEastAsia"/>
              <w:noProof/>
              <w:lang w:eastAsia="ru-RU"/>
              <w:rPrChange w:id="578" w:author="пользователь Microsoft Office" w:date="2018-05-22T17:41:00Z">
                <w:rPr>
                  <w:ins w:id="579" w:author="пользователь Microsoft Office" w:date="2018-05-22T17:34:00Z"/>
                  <w:rFonts w:eastAsiaTheme="minorEastAsia"/>
                  <w:noProof/>
                  <w:sz w:val="24"/>
                  <w:szCs w:val="24"/>
                  <w:lang w:eastAsia="ru-RU"/>
                </w:rPr>
              </w:rPrChange>
            </w:rPr>
            <w:pPrChange w:id="580" w:author="пользователь Microsoft Office" w:date="2018-05-22T17:44:00Z">
              <w:pPr>
                <w:pStyle w:val="11"/>
              </w:pPr>
            </w:pPrChange>
          </w:pPr>
          <w:ins w:id="581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582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begin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583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A400FB">
              <w:rPr>
                <w:noProof/>
              </w:rPr>
              <w:instrText>HYPERLINK \l "_Toc514774026"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584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585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586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separate"/>
            </w:r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587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 xml:space="preserve">6.2 </w:t>
            </w:r>
            <w:r w:rsidRPr="006753DF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rPrChange w:id="588" w:author="пользователь Microsoft Office" w:date="2018-05-22T17:41:00Z">
                  <w:rPr>
                    <w:rStyle w:val="aa"/>
                    <w:b/>
                    <w:bCs/>
                    <w:noProof/>
                  </w:rPr>
                </w:rPrChange>
              </w:rPr>
              <w:t>Классификация аномалий для малого набора данных</w:t>
            </w:r>
            <w:r w:rsidRPr="00A400FB">
              <w:rPr>
                <w:noProof/>
                <w:webHidden/>
              </w:rPr>
              <w:tab/>
            </w:r>
            <w:r w:rsidRPr="00A400FB">
              <w:rPr>
                <w:noProof/>
                <w:webHidden/>
              </w:rPr>
              <w:fldChar w:fldCharType="begin"/>
            </w:r>
            <w:r w:rsidRPr="00A400FB">
              <w:rPr>
                <w:noProof/>
                <w:webHidden/>
              </w:rPr>
              <w:instrText xml:space="preserve"> PAGEREF _Toc514774026 \h </w:instrText>
            </w:r>
            <w:r w:rsidRPr="00A400FB">
              <w:rPr>
                <w:noProof/>
                <w:webHidden/>
              </w:rPr>
            </w:r>
          </w:ins>
          <w:r w:rsidRPr="00A400FB">
            <w:rPr>
              <w:noProof/>
              <w:webHidden/>
            </w:rPr>
            <w:fldChar w:fldCharType="separate"/>
          </w:r>
          <w:ins w:id="589" w:author="пользователь Microsoft Office" w:date="2018-05-22T17:40:00Z">
            <w:r w:rsidR="006753DF" w:rsidRPr="00A400FB">
              <w:rPr>
                <w:noProof/>
                <w:webHidden/>
              </w:rPr>
              <w:t>42</w:t>
            </w:r>
          </w:ins>
          <w:ins w:id="590" w:author="пользователь Microsoft Office" w:date="2018-05-22T17:34:00Z">
            <w:r w:rsidRPr="00A400FB">
              <w:rPr>
                <w:noProof/>
                <w:webHidden/>
              </w:rPr>
              <w:fldChar w:fldCharType="end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591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end"/>
            </w:r>
          </w:ins>
        </w:p>
        <w:p w14:paraId="515E4BD8" w14:textId="77777777" w:rsidR="00C675A5" w:rsidRPr="006753DF" w:rsidRDefault="00C675A5" w:rsidP="00C13798">
          <w:pPr>
            <w:pStyle w:val="11"/>
            <w:ind w:left="708"/>
            <w:rPr>
              <w:ins w:id="592" w:author="пользователь Microsoft Office" w:date="2018-05-22T17:34:00Z"/>
              <w:rFonts w:eastAsiaTheme="minorEastAsia"/>
              <w:noProof/>
              <w:lang w:eastAsia="ru-RU"/>
              <w:rPrChange w:id="593" w:author="пользователь Microsoft Office" w:date="2018-05-22T17:41:00Z">
                <w:rPr>
                  <w:ins w:id="594" w:author="пользователь Microsoft Office" w:date="2018-05-22T17:34:00Z"/>
                  <w:rFonts w:eastAsiaTheme="minorEastAsia"/>
                  <w:noProof/>
                  <w:sz w:val="24"/>
                  <w:szCs w:val="24"/>
                  <w:lang w:eastAsia="ru-RU"/>
                </w:rPr>
              </w:rPrChange>
            </w:rPr>
            <w:pPrChange w:id="595" w:author="пользователь Microsoft Office" w:date="2018-05-22T17:44:00Z">
              <w:pPr>
                <w:pStyle w:val="11"/>
              </w:pPr>
            </w:pPrChange>
          </w:pPr>
          <w:ins w:id="596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597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begin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598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A400FB">
              <w:rPr>
                <w:noProof/>
              </w:rPr>
              <w:instrText>HYPERLINK \l "_Toc514774176"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599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00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01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separate"/>
            </w:r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602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 xml:space="preserve">6.3 </w:t>
            </w:r>
            <w:r w:rsidRPr="006753DF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rPrChange w:id="603" w:author="пользователь Microsoft Office" w:date="2018-05-22T17:41:00Z">
                  <w:rPr>
                    <w:rStyle w:val="aa"/>
                    <w:b/>
                    <w:bCs/>
                    <w:noProof/>
                  </w:rPr>
                </w:rPrChange>
              </w:rPr>
              <w:t>Сбор экспертных оценок по аномалиям и их классам для малого набора данных</w:t>
            </w:r>
            <w:r w:rsidRPr="00A400FB">
              <w:rPr>
                <w:noProof/>
                <w:webHidden/>
              </w:rPr>
              <w:tab/>
            </w:r>
            <w:r w:rsidRPr="00A400FB">
              <w:rPr>
                <w:noProof/>
                <w:webHidden/>
              </w:rPr>
              <w:fldChar w:fldCharType="begin"/>
            </w:r>
            <w:r w:rsidRPr="00A400FB">
              <w:rPr>
                <w:noProof/>
                <w:webHidden/>
              </w:rPr>
              <w:instrText xml:space="preserve"> PAGEREF _Toc514774176 \h </w:instrText>
            </w:r>
            <w:r w:rsidRPr="00A400FB">
              <w:rPr>
                <w:noProof/>
                <w:webHidden/>
              </w:rPr>
            </w:r>
          </w:ins>
          <w:r w:rsidRPr="00A400FB">
            <w:rPr>
              <w:noProof/>
              <w:webHidden/>
            </w:rPr>
            <w:fldChar w:fldCharType="separate"/>
          </w:r>
          <w:ins w:id="604" w:author="пользователь Microsoft Office" w:date="2018-05-22T17:40:00Z">
            <w:r w:rsidR="006753DF" w:rsidRPr="00A400FB">
              <w:rPr>
                <w:noProof/>
                <w:webHidden/>
              </w:rPr>
              <w:t>46</w:t>
            </w:r>
          </w:ins>
          <w:ins w:id="605" w:author="пользователь Microsoft Office" w:date="2018-05-22T17:34:00Z">
            <w:r w:rsidRPr="00A400FB">
              <w:rPr>
                <w:noProof/>
                <w:webHidden/>
              </w:rPr>
              <w:fldChar w:fldCharType="end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06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end"/>
            </w:r>
          </w:ins>
        </w:p>
        <w:p w14:paraId="15E8DB15" w14:textId="77777777" w:rsidR="00C675A5" w:rsidRPr="006753DF" w:rsidRDefault="00C675A5" w:rsidP="00C13798">
          <w:pPr>
            <w:pStyle w:val="11"/>
            <w:ind w:left="708"/>
            <w:rPr>
              <w:ins w:id="607" w:author="пользователь Microsoft Office" w:date="2018-05-22T17:34:00Z"/>
              <w:rFonts w:eastAsiaTheme="minorEastAsia"/>
              <w:noProof/>
              <w:lang w:eastAsia="ru-RU"/>
              <w:rPrChange w:id="608" w:author="пользователь Microsoft Office" w:date="2018-05-22T17:41:00Z">
                <w:rPr>
                  <w:ins w:id="609" w:author="пользователь Microsoft Office" w:date="2018-05-22T17:34:00Z"/>
                  <w:rFonts w:eastAsiaTheme="minorEastAsia"/>
                  <w:noProof/>
                  <w:sz w:val="24"/>
                  <w:szCs w:val="24"/>
                  <w:lang w:eastAsia="ru-RU"/>
                </w:rPr>
              </w:rPrChange>
            </w:rPr>
            <w:pPrChange w:id="610" w:author="пользователь Microsoft Office" w:date="2018-05-22T17:44:00Z">
              <w:pPr>
                <w:pStyle w:val="11"/>
              </w:pPr>
            </w:pPrChange>
          </w:pPr>
          <w:ins w:id="611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12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begin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13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A400FB">
              <w:rPr>
                <w:noProof/>
              </w:rPr>
              <w:instrText>HYPERLINK \l "_Toc514774221"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14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15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16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separate"/>
            </w:r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617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 xml:space="preserve">6.4 </w:t>
            </w:r>
            <w:r w:rsidRPr="006753DF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rPrChange w:id="618" w:author="пользователь Microsoft Office" w:date="2018-05-22T17:41:00Z">
                  <w:rPr>
                    <w:rStyle w:val="aa"/>
                    <w:b/>
                    <w:bCs/>
                    <w:noProof/>
                  </w:rPr>
                </w:rPrChange>
              </w:rPr>
              <w:t>Использование результатов исследования по малому набору данных</w:t>
            </w:r>
            <w:r w:rsidRPr="00A400FB">
              <w:rPr>
                <w:noProof/>
                <w:webHidden/>
              </w:rPr>
              <w:tab/>
            </w:r>
            <w:r w:rsidRPr="00A400FB">
              <w:rPr>
                <w:noProof/>
                <w:webHidden/>
              </w:rPr>
              <w:fldChar w:fldCharType="begin"/>
            </w:r>
            <w:r w:rsidRPr="00A400FB">
              <w:rPr>
                <w:noProof/>
                <w:webHidden/>
              </w:rPr>
              <w:instrText xml:space="preserve"> PAGEREF _Toc514774221 \h </w:instrText>
            </w:r>
            <w:r w:rsidRPr="00A400FB">
              <w:rPr>
                <w:noProof/>
                <w:webHidden/>
              </w:rPr>
            </w:r>
          </w:ins>
          <w:r w:rsidRPr="00A400FB">
            <w:rPr>
              <w:noProof/>
              <w:webHidden/>
            </w:rPr>
            <w:fldChar w:fldCharType="separate"/>
          </w:r>
          <w:ins w:id="619" w:author="пользователь Microsoft Office" w:date="2018-05-22T17:40:00Z">
            <w:r w:rsidR="006753DF" w:rsidRPr="00A400FB">
              <w:rPr>
                <w:noProof/>
                <w:webHidden/>
              </w:rPr>
              <w:t>49</w:t>
            </w:r>
          </w:ins>
          <w:ins w:id="620" w:author="пользователь Microsoft Office" w:date="2018-05-22T17:34:00Z">
            <w:r w:rsidRPr="00A400FB">
              <w:rPr>
                <w:noProof/>
                <w:webHidden/>
              </w:rPr>
              <w:fldChar w:fldCharType="end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21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end"/>
            </w:r>
          </w:ins>
        </w:p>
        <w:p w14:paraId="4D9CB932" w14:textId="77777777" w:rsidR="00C675A5" w:rsidRPr="006753DF" w:rsidRDefault="00C675A5" w:rsidP="00C13798">
          <w:pPr>
            <w:pStyle w:val="11"/>
            <w:ind w:left="708"/>
            <w:rPr>
              <w:ins w:id="622" w:author="пользователь Microsoft Office" w:date="2018-05-22T17:34:00Z"/>
              <w:rFonts w:eastAsiaTheme="minorEastAsia"/>
              <w:noProof/>
              <w:lang w:eastAsia="ru-RU"/>
              <w:rPrChange w:id="623" w:author="пользователь Microsoft Office" w:date="2018-05-22T17:41:00Z">
                <w:rPr>
                  <w:ins w:id="624" w:author="пользователь Microsoft Office" w:date="2018-05-22T17:34:00Z"/>
                  <w:rFonts w:eastAsiaTheme="minorEastAsia"/>
                  <w:noProof/>
                  <w:sz w:val="24"/>
                  <w:szCs w:val="24"/>
                  <w:lang w:eastAsia="ru-RU"/>
                </w:rPr>
              </w:rPrChange>
            </w:rPr>
            <w:pPrChange w:id="625" w:author="пользователь Microsoft Office" w:date="2018-05-22T17:44:00Z">
              <w:pPr>
                <w:pStyle w:val="11"/>
              </w:pPr>
            </w:pPrChange>
          </w:pPr>
          <w:ins w:id="626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27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begin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28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A400FB">
              <w:rPr>
                <w:noProof/>
              </w:rPr>
              <w:instrText>HYPERLINK \l "_Toc514774223"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29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30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31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separate"/>
            </w:r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632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 xml:space="preserve">6.5 </w:t>
            </w:r>
            <w:r w:rsidRPr="006753DF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rPrChange w:id="633" w:author="пользователь Microsoft Office" w:date="2018-05-22T17:41:00Z">
                  <w:rPr>
                    <w:rStyle w:val="aa"/>
                    <w:b/>
                    <w:bCs/>
                    <w:noProof/>
                  </w:rPr>
                </w:rPrChange>
              </w:rPr>
              <w:t>Разбор результатов по большому набору данных</w:t>
            </w:r>
            <w:r w:rsidRPr="00A400FB">
              <w:rPr>
                <w:noProof/>
                <w:webHidden/>
              </w:rPr>
              <w:tab/>
            </w:r>
            <w:r w:rsidRPr="00A400FB">
              <w:rPr>
                <w:noProof/>
                <w:webHidden/>
              </w:rPr>
              <w:fldChar w:fldCharType="begin"/>
            </w:r>
            <w:r w:rsidRPr="00A400FB">
              <w:rPr>
                <w:noProof/>
                <w:webHidden/>
              </w:rPr>
              <w:instrText xml:space="preserve"> PAGEREF _Toc514774223 \h </w:instrText>
            </w:r>
            <w:r w:rsidRPr="00A400FB">
              <w:rPr>
                <w:noProof/>
                <w:webHidden/>
              </w:rPr>
            </w:r>
          </w:ins>
          <w:r w:rsidRPr="00A400FB">
            <w:rPr>
              <w:noProof/>
              <w:webHidden/>
            </w:rPr>
            <w:fldChar w:fldCharType="separate"/>
          </w:r>
          <w:ins w:id="634" w:author="пользователь Microsoft Office" w:date="2018-05-22T17:40:00Z">
            <w:r w:rsidR="006753DF" w:rsidRPr="00A400FB">
              <w:rPr>
                <w:noProof/>
                <w:webHidden/>
              </w:rPr>
              <w:t>49</w:t>
            </w:r>
          </w:ins>
          <w:ins w:id="635" w:author="пользователь Microsoft Office" w:date="2018-05-22T17:34:00Z">
            <w:r w:rsidRPr="00A400FB">
              <w:rPr>
                <w:noProof/>
                <w:webHidden/>
              </w:rPr>
              <w:fldChar w:fldCharType="end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36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end"/>
            </w:r>
          </w:ins>
        </w:p>
        <w:p w14:paraId="3FA58203" w14:textId="77777777" w:rsidR="00C675A5" w:rsidRPr="006753DF" w:rsidRDefault="00C675A5" w:rsidP="00C13798">
          <w:pPr>
            <w:pStyle w:val="11"/>
            <w:ind w:left="708"/>
            <w:rPr>
              <w:ins w:id="637" w:author="пользователь Microsoft Office" w:date="2018-05-22T17:34:00Z"/>
              <w:rFonts w:eastAsiaTheme="minorEastAsia"/>
              <w:noProof/>
              <w:lang w:eastAsia="ru-RU"/>
              <w:rPrChange w:id="638" w:author="пользователь Microsoft Office" w:date="2018-05-22T17:41:00Z">
                <w:rPr>
                  <w:ins w:id="639" w:author="пользователь Microsoft Office" w:date="2018-05-22T17:34:00Z"/>
                  <w:rFonts w:eastAsiaTheme="minorEastAsia"/>
                  <w:noProof/>
                  <w:sz w:val="24"/>
                  <w:szCs w:val="24"/>
                  <w:lang w:eastAsia="ru-RU"/>
                </w:rPr>
              </w:rPrChange>
            </w:rPr>
            <w:pPrChange w:id="640" w:author="пользователь Microsoft Office" w:date="2018-05-22T17:44:00Z">
              <w:pPr>
                <w:pStyle w:val="11"/>
              </w:pPr>
            </w:pPrChange>
          </w:pPr>
          <w:ins w:id="641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42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begin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43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A400FB">
              <w:rPr>
                <w:noProof/>
              </w:rPr>
              <w:instrText>HYPERLINK \l "_Toc514774243"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44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45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46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separate"/>
            </w:r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647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 xml:space="preserve">6.6 </w:t>
            </w:r>
            <w:r w:rsidRPr="006753DF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rPrChange w:id="648" w:author="пользователь Microsoft Office" w:date="2018-05-22T17:41:00Z">
                  <w:rPr>
                    <w:rStyle w:val="aa"/>
                    <w:b/>
                    <w:bCs/>
                    <w:noProof/>
                  </w:rPr>
                </w:rPrChange>
              </w:rPr>
              <w:t>Использование результатов исследования по большому набору данных</w:t>
            </w:r>
            <w:r w:rsidRPr="00A400FB">
              <w:rPr>
                <w:noProof/>
                <w:webHidden/>
              </w:rPr>
              <w:tab/>
            </w:r>
            <w:r w:rsidRPr="00A400FB">
              <w:rPr>
                <w:noProof/>
                <w:webHidden/>
              </w:rPr>
              <w:fldChar w:fldCharType="begin"/>
            </w:r>
            <w:r w:rsidRPr="00A400FB">
              <w:rPr>
                <w:noProof/>
                <w:webHidden/>
              </w:rPr>
              <w:instrText xml:space="preserve"> PAGEREF _Toc514774243 \h </w:instrText>
            </w:r>
            <w:r w:rsidRPr="00A400FB">
              <w:rPr>
                <w:noProof/>
                <w:webHidden/>
              </w:rPr>
            </w:r>
          </w:ins>
          <w:r w:rsidRPr="00A400FB">
            <w:rPr>
              <w:noProof/>
              <w:webHidden/>
            </w:rPr>
            <w:fldChar w:fldCharType="separate"/>
          </w:r>
          <w:ins w:id="649" w:author="пользователь Microsoft Office" w:date="2018-05-22T17:40:00Z">
            <w:r w:rsidR="006753DF" w:rsidRPr="00A400FB">
              <w:rPr>
                <w:noProof/>
                <w:webHidden/>
              </w:rPr>
              <w:t>51</w:t>
            </w:r>
          </w:ins>
          <w:ins w:id="650" w:author="пользователь Microsoft Office" w:date="2018-05-22T17:34:00Z">
            <w:r w:rsidRPr="00A400FB">
              <w:rPr>
                <w:noProof/>
                <w:webHidden/>
              </w:rPr>
              <w:fldChar w:fldCharType="end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51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end"/>
            </w:r>
          </w:ins>
        </w:p>
        <w:p w14:paraId="77031FF1" w14:textId="77777777" w:rsidR="00C675A5" w:rsidRPr="006753DF" w:rsidRDefault="00C675A5" w:rsidP="00C13798">
          <w:pPr>
            <w:pStyle w:val="11"/>
            <w:rPr>
              <w:ins w:id="652" w:author="пользователь Microsoft Office" w:date="2018-05-22T17:34:00Z"/>
              <w:rFonts w:eastAsiaTheme="minorEastAsia"/>
              <w:noProof/>
              <w:lang w:eastAsia="ru-RU"/>
              <w:rPrChange w:id="653" w:author="пользователь Microsoft Office" w:date="2018-05-22T17:41:00Z">
                <w:rPr>
                  <w:ins w:id="654" w:author="пользователь Microsoft Office" w:date="2018-05-22T17:34:00Z"/>
                  <w:rFonts w:eastAsiaTheme="minorEastAsia"/>
                  <w:noProof/>
                  <w:sz w:val="24"/>
                  <w:szCs w:val="24"/>
                  <w:lang w:eastAsia="ru-RU"/>
                </w:rPr>
              </w:rPrChange>
            </w:rPr>
          </w:pPr>
          <w:ins w:id="655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56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begin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57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A400FB">
              <w:rPr>
                <w:noProof/>
              </w:rPr>
              <w:instrText>HYPERLINK \l "_Toc514774246"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58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59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60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separate"/>
            </w:r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661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>Заключение</w:t>
            </w:r>
            <w:r w:rsidRPr="00A400FB">
              <w:rPr>
                <w:noProof/>
                <w:webHidden/>
              </w:rPr>
              <w:tab/>
            </w:r>
            <w:r w:rsidRPr="00A400FB">
              <w:rPr>
                <w:noProof/>
                <w:webHidden/>
              </w:rPr>
              <w:fldChar w:fldCharType="begin"/>
            </w:r>
            <w:r w:rsidRPr="00A400FB">
              <w:rPr>
                <w:noProof/>
                <w:webHidden/>
              </w:rPr>
              <w:instrText xml:space="preserve"> PAGEREF _Toc514774246 \h </w:instrText>
            </w:r>
            <w:r w:rsidRPr="00A400FB">
              <w:rPr>
                <w:noProof/>
                <w:webHidden/>
              </w:rPr>
            </w:r>
          </w:ins>
          <w:r w:rsidRPr="00A400FB">
            <w:rPr>
              <w:noProof/>
              <w:webHidden/>
            </w:rPr>
            <w:fldChar w:fldCharType="separate"/>
          </w:r>
          <w:ins w:id="662" w:author="пользователь Microsoft Office" w:date="2018-05-22T17:40:00Z">
            <w:r w:rsidR="006753DF" w:rsidRPr="00A400FB">
              <w:rPr>
                <w:noProof/>
                <w:webHidden/>
              </w:rPr>
              <w:t>52</w:t>
            </w:r>
          </w:ins>
          <w:ins w:id="663" w:author="пользователь Microsoft Office" w:date="2018-05-22T17:34:00Z">
            <w:r w:rsidRPr="00A400FB">
              <w:rPr>
                <w:noProof/>
                <w:webHidden/>
              </w:rPr>
              <w:fldChar w:fldCharType="end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64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end"/>
            </w:r>
          </w:ins>
        </w:p>
        <w:p w14:paraId="2F386690" w14:textId="77777777" w:rsidR="00C675A5" w:rsidRPr="006753DF" w:rsidRDefault="00C675A5" w:rsidP="00C13798">
          <w:pPr>
            <w:pStyle w:val="11"/>
            <w:rPr>
              <w:ins w:id="665" w:author="пользователь Microsoft Office" w:date="2018-05-22T17:34:00Z"/>
              <w:rFonts w:eastAsiaTheme="minorEastAsia"/>
              <w:noProof/>
              <w:lang w:eastAsia="ru-RU"/>
              <w:rPrChange w:id="666" w:author="пользователь Microsoft Office" w:date="2018-05-22T17:41:00Z">
                <w:rPr>
                  <w:ins w:id="667" w:author="пользователь Microsoft Office" w:date="2018-05-22T17:34:00Z"/>
                  <w:rFonts w:eastAsiaTheme="minorEastAsia"/>
                  <w:noProof/>
                  <w:sz w:val="24"/>
                  <w:szCs w:val="24"/>
                  <w:lang w:eastAsia="ru-RU"/>
                </w:rPr>
              </w:rPrChange>
            </w:rPr>
          </w:pPr>
          <w:ins w:id="668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69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begin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70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A400FB">
              <w:rPr>
                <w:noProof/>
              </w:rPr>
              <w:instrText>HYPERLINK \l "_Toc514774269"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71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72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73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separate"/>
            </w:r>
            <w:r w:rsidRPr="006753DF">
              <w:rPr>
                <w:rStyle w:val="aa"/>
                <w:rFonts w:ascii="Times New Roman" w:hAnsi="Times New Roman" w:cs="Times New Roman"/>
                <w:bCs/>
                <w:caps/>
                <w:noProof/>
                <w:sz w:val="28"/>
                <w:szCs w:val="28"/>
                <w:rPrChange w:id="674" w:author="пользователь Microsoft Office" w:date="2018-05-22T17:41:00Z">
                  <w:rPr>
                    <w:rStyle w:val="aa"/>
                    <w:b/>
                    <w:bCs/>
                    <w:caps/>
                    <w:noProof/>
                  </w:rPr>
                </w:rPrChange>
              </w:rPr>
              <w:t>Список использованных источников</w:t>
            </w:r>
            <w:r w:rsidRPr="00A400FB">
              <w:rPr>
                <w:noProof/>
                <w:webHidden/>
              </w:rPr>
              <w:tab/>
            </w:r>
            <w:r w:rsidRPr="00A400FB">
              <w:rPr>
                <w:noProof/>
                <w:webHidden/>
              </w:rPr>
              <w:fldChar w:fldCharType="begin"/>
            </w:r>
            <w:r w:rsidRPr="00A400FB">
              <w:rPr>
                <w:noProof/>
                <w:webHidden/>
              </w:rPr>
              <w:instrText xml:space="preserve"> PAGEREF _Toc514774269 \h </w:instrText>
            </w:r>
            <w:r w:rsidRPr="00A400FB">
              <w:rPr>
                <w:noProof/>
                <w:webHidden/>
              </w:rPr>
            </w:r>
          </w:ins>
          <w:r w:rsidRPr="00A400FB">
            <w:rPr>
              <w:noProof/>
              <w:webHidden/>
            </w:rPr>
            <w:fldChar w:fldCharType="separate"/>
          </w:r>
          <w:ins w:id="675" w:author="пользователь Microsoft Office" w:date="2018-05-22T17:40:00Z">
            <w:r w:rsidR="006753DF" w:rsidRPr="00A400FB">
              <w:rPr>
                <w:noProof/>
                <w:webHidden/>
              </w:rPr>
              <w:t>54</w:t>
            </w:r>
          </w:ins>
          <w:ins w:id="676" w:author="пользователь Microsoft Office" w:date="2018-05-22T17:34:00Z">
            <w:r w:rsidRPr="00A400FB">
              <w:rPr>
                <w:noProof/>
                <w:webHidden/>
              </w:rPr>
              <w:fldChar w:fldCharType="end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77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end"/>
            </w:r>
          </w:ins>
        </w:p>
        <w:p w14:paraId="420856C7" w14:textId="77777777" w:rsidR="00C675A5" w:rsidRPr="006753DF" w:rsidRDefault="00C675A5" w:rsidP="00C13798">
          <w:pPr>
            <w:pStyle w:val="11"/>
            <w:rPr>
              <w:ins w:id="678" w:author="пользователь Microsoft Office" w:date="2018-05-22T17:34:00Z"/>
              <w:rFonts w:eastAsiaTheme="minorEastAsia"/>
              <w:noProof/>
              <w:lang w:eastAsia="ru-RU"/>
              <w:rPrChange w:id="679" w:author="пользователь Microsoft Office" w:date="2018-05-22T17:41:00Z">
                <w:rPr>
                  <w:ins w:id="680" w:author="пользователь Microsoft Office" w:date="2018-05-22T17:34:00Z"/>
                  <w:rFonts w:eastAsiaTheme="minorEastAsia"/>
                  <w:noProof/>
                  <w:sz w:val="24"/>
                  <w:szCs w:val="24"/>
                  <w:lang w:eastAsia="ru-RU"/>
                </w:rPr>
              </w:rPrChange>
            </w:rPr>
          </w:pPr>
          <w:ins w:id="681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82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begin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83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A400FB">
              <w:rPr>
                <w:noProof/>
              </w:rPr>
              <w:instrText>HYPERLINK \l "_Toc514774294"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84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85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86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separate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87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t>ПРИЛОЖЕНИЕ А</w:t>
            </w:r>
            <w:r w:rsidRPr="00A400FB">
              <w:rPr>
                <w:noProof/>
                <w:webHidden/>
              </w:rPr>
              <w:tab/>
            </w:r>
            <w:r w:rsidRPr="00A400FB">
              <w:rPr>
                <w:noProof/>
                <w:webHidden/>
              </w:rPr>
              <w:fldChar w:fldCharType="begin"/>
            </w:r>
            <w:r w:rsidRPr="00A400FB">
              <w:rPr>
                <w:noProof/>
                <w:webHidden/>
              </w:rPr>
              <w:instrText xml:space="preserve"> PAGEREF _Toc514774294 \h </w:instrText>
            </w:r>
            <w:r w:rsidRPr="00A400FB">
              <w:rPr>
                <w:noProof/>
                <w:webHidden/>
              </w:rPr>
            </w:r>
          </w:ins>
          <w:r w:rsidRPr="00A400FB">
            <w:rPr>
              <w:noProof/>
              <w:webHidden/>
            </w:rPr>
            <w:fldChar w:fldCharType="separate"/>
          </w:r>
          <w:ins w:id="688" w:author="пользователь Microsoft Office" w:date="2018-05-22T17:40:00Z">
            <w:r w:rsidR="006753DF" w:rsidRPr="00A400FB">
              <w:rPr>
                <w:noProof/>
                <w:webHidden/>
              </w:rPr>
              <w:t>58</w:t>
            </w:r>
          </w:ins>
          <w:ins w:id="689" w:author="пользователь Microsoft Office" w:date="2018-05-22T17:34:00Z">
            <w:r w:rsidRPr="00A400FB">
              <w:rPr>
                <w:noProof/>
                <w:webHidden/>
              </w:rPr>
              <w:fldChar w:fldCharType="end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90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end"/>
            </w:r>
          </w:ins>
        </w:p>
        <w:p w14:paraId="577F20C5" w14:textId="77777777" w:rsidR="00C675A5" w:rsidRPr="006753DF" w:rsidRDefault="00C675A5" w:rsidP="00C13798">
          <w:pPr>
            <w:pStyle w:val="11"/>
            <w:rPr>
              <w:ins w:id="691" w:author="пользователь Microsoft Office" w:date="2018-05-22T17:34:00Z"/>
              <w:rFonts w:eastAsiaTheme="minorEastAsia"/>
              <w:noProof/>
              <w:lang w:eastAsia="ru-RU"/>
              <w:rPrChange w:id="692" w:author="пользователь Microsoft Office" w:date="2018-05-22T17:41:00Z">
                <w:rPr>
                  <w:ins w:id="693" w:author="пользователь Microsoft Office" w:date="2018-05-22T17:34:00Z"/>
                  <w:rFonts w:eastAsiaTheme="minorEastAsia"/>
                  <w:noProof/>
                  <w:sz w:val="24"/>
                  <w:szCs w:val="24"/>
                  <w:lang w:eastAsia="ru-RU"/>
                </w:rPr>
              </w:rPrChange>
            </w:rPr>
          </w:pPr>
          <w:ins w:id="694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95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begin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96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A400FB">
              <w:rPr>
                <w:noProof/>
              </w:rPr>
              <w:instrText>HYPERLINK \l "_Toc514774298"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97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98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699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separate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700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t>ПРИЛОЖЕНИЕ Б</w:t>
            </w:r>
            <w:r w:rsidRPr="00A400FB">
              <w:rPr>
                <w:noProof/>
                <w:webHidden/>
              </w:rPr>
              <w:tab/>
            </w:r>
            <w:r w:rsidRPr="00A400FB">
              <w:rPr>
                <w:noProof/>
                <w:webHidden/>
              </w:rPr>
              <w:fldChar w:fldCharType="begin"/>
            </w:r>
            <w:r w:rsidRPr="00A400FB">
              <w:rPr>
                <w:noProof/>
                <w:webHidden/>
              </w:rPr>
              <w:instrText xml:space="preserve"> PAGEREF _Toc514774298 \h </w:instrText>
            </w:r>
            <w:r w:rsidRPr="00A400FB">
              <w:rPr>
                <w:noProof/>
                <w:webHidden/>
              </w:rPr>
            </w:r>
          </w:ins>
          <w:r w:rsidRPr="00A400FB">
            <w:rPr>
              <w:noProof/>
              <w:webHidden/>
            </w:rPr>
            <w:fldChar w:fldCharType="separate"/>
          </w:r>
          <w:ins w:id="701" w:author="пользователь Microsoft Office" w:date="2018-05-22T17:40:00Z">
            <w:r w:rsidR="006753DF" w:rsidRPr="00A400FB">
              <w:rPr>
                <w:noProof/>
                <w:webHidden/>
              </w:rPr>
              <w:t>59</w:t>
            </w:r>
          </w:ins>
          <w:ins w:id="702" w:author="пользователь Microsoft Office" w:date="2018-05-22T17:34:00Z">
            <w:r w:rsidRPr="00A400FB">
              <w:rPr>
                <w:noProof/>
                <w:webHidden/>
              </w:rPr>
              <w:fldChar w:fldCharType="end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703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end"/>
            </w:r>
          </w:ins>
        </w:p>
        <w:p w14:paraId="4A01D79F" w14:textId="77777777" w:rsidR="00C675A5" w:rsidRPr="006753DF" w:rsidRDefault="00C675A5" w:rsidP="00C13798">
          <w:pPr>
            <w:pStyle w:val="11"/>
            <w:rPr>
              <w:ins w:id="704" w:author="пользователь Microsoft Office" w:date="2018-05-22T17:34:00Z"/>
              <w:rFonts w:eastAsiaTheme="minorEastAsia"/>
              <w:noProof/>
              <w:lang w:eastAsia="ru-RU"/>
              <w:rPrChange w:id="705" w:author="пользователь Microsoft Office" w:date="2018-05-22T17:41:00Z">
                <w:rPr>
                  <w:ins w:id="706" w:author="пользователь Microsoft Office" w:date="2018-05-22T17:34:00Z"/>
                  <w:rFonts w:eastAsiaTheme="minorEastAsia"/>
                  <w:noProof/>
                  <w:sz w:val="24"/>
                  <w:szCs w:val="24"/>
                  <w:lang w:eastAsia="ru-RU"/>
                </w:rPr>
              </w:rPrChange>
            </w:rPr>
          </w:pPr>
          <w:ins w:id="707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708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begin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709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A400FB">
              <w:rPr>
                <w:noProof/>
              </w:rPr>
              <w:instrText>HYPERLINK \l "_Toc514774301"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710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711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712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separate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713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t>ПРИЛОЖЕНИЕ В</w:t>
            </w:r>
            <w:r w:rsidRPr="00A400FB">
              <w:rPr>
                <w:noProof/>
                <w:webHidden/>
              </w:rPr>
              <w:tab/>
            </w:r>
            <w:r w:rsidRPr="00A400FB">
              <w:rPr>
                <w:noProof/>
                <w:webHidden/>
              </w:rPr>
              <w:fldChar w:fldCharType="begin"/>
            </w:r>
            <w:r w:rsidRPr="00A400FB">
              <w:rPr>
                <w:noProof/>
                <w:webHidden/>
              </w:rPr>
              <w:instrText xml:space="preserve"> PAGEREF _Toc514774301 \h </w:instrText>
            </w:r>
            <w:r w:rsidRPr="00A400FB">
              <w:rPr>
                <w:noProof/>
                <w:webHidden/>
              </w:rPr>
            </w:r>
          </w:ins>
          <w:r w:rsidRPr="00A400FB">
            <w:rPr>
              <w:noProof/>
              <w:webHidden/>
            </w:rPr>
            <w:fldChar w:fldCharType="separate"/>
          </w:r>
          <w:ins w:id="714" w:author="пользователь Microsoft Office" w:date="2018-05-22T17:40:00Z">
            <w:r w:rsidR="006753DF" w:rsidRPr="00A400FB">
              <w:rPr>
                <w:noProof/>
                <w:webHidden/>
              </w:rPr>
              <w:t>60</w:t>
            </w:r>
          </w:ins>
          <w:ins w:id="715" w:author="пользователь Microsoft Office" w:date="2018-05-22T17:34:00Z">
            <w:r w:rsidRPr="00A400FB">
              <w:rPr>
                <w:noProof/>
                <w:webHidden/>
              </w:rPr>
              <w:fldChar w:fldCharType="end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716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end"/>
            </w:r>
          </w:ins>
        </w:p>
        <w:p w14:paraId="166671C8" w14:textId="77777777" w:rsidR="00C675A5" w:rsidRPr="006753DF" w:rsidRDefault="00C675A5" w:rsidP="00C13798">
          <w:pPr>
            <w:pStyle w:val="11"/>
            <w:rPr>
              <w:ins w:id="717" w:author="пользователь Microsoft Office" w:date="2018-05-22T17:34:00Z"/>
              <w:rFonts w:eastAsiaTheme="minorEastAsia"/>
              <w:noProof/>
              <w:lang w:eastAsia="ru-RU"/>
              <w:rPrChange w:id="718" w:author="пользователь Microsoft Office" w:date="2018-05-22T17:41:00Z">
                <w:rPr>
                  <w:ins w:id="719" w:author="пользователь Microsoft Office" w:date="2018-05-22T17:34:00Z"/>
                  <w:rFonts w:eastAsiaTheme="minorEastAsia"/>
                  <w:noProof/>
                  <w:sz w:val="24"/>
                  <w:szCs w:val="24"/>
                  <w:lang w:eastAsia="ru-RU"/>
                </w:rPr>
              </w:rPrChange>
            </w:rPr>
          </w:pPr>
          <w:ins w:id="720" w:author="пользователь Microsoft Office" w:date="2018-05-22T17:34:00Z"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721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begin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722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A400FB">
              <w:rPr>
                <w:noProof/>
              </w:rPr>
              <w:instrText>HYPERLINK \l "_Toc514774305"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723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instrText xml:space="preserve"> </w:instrText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724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725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separate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726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t>ПРИЛОЖЕНИЕ Г</w:t>
            </w:r>
            <w:r w:rsidRPr="00A400FB">
              <w:rPr>
                <w:noProof/>
                <w:webHidden/>
              </w:rPr>
              <w:tab/>
            </w:r>
            <w:r w:rsidRPr="00A400FB">
              <w:rPr>
                <w:noProof/>
                <w:webHidden/>
              </w:rPr>
              <w:fldChar w:fldCharType="begin"/>
            </w:r>
            <w:r w:rsidRPr="00A400FB">
              <w:rPr>
                <w:noProof/>
                <w:webHidden/>
              </w:rPr>
              <w:instrText xml:space="preserve"> PAGEREF _Toc514774305 \h </w:instrText>
            </w:r>
            <w:r w:rsidRPr="00A400FB">
              <w:rPr>
                <w:noProof/>
                <w:webHidden/>
              </w:rPr>
            </w:r>
          </w:ins>
          <w:r w:rsidRPr="00A400FB">
            <w:rPr>
              <w:noProof/>
              <w:webHidden/>
            </w:rPr>
            <w:fldChar w:fldCharType="separate"/>
          </w:r>
          <w:ins w:id="727" w:author="пользователь Microsoft Office" w:date="2018-05-22T17:40:00Z">
            <w:r w:rsidR="006753DF" w:rsidRPr="00A400FB">
              <w:rPr>
                <w:noProof/>
                <w:webHidden/>
              </w:rPr>
              <w:t>61</w:t>
            </w:r>
          </w:ins>
          <w:ins w:id="728" w:author="пользователь Microsoft Office" w:date="2018-05-22T17:34:00Z">
            <w:r w:rsidRPr="00A400FB">
              <w:rPr>
                <w:noProof/>
                <w:webHidden/>
              </w:rPr>
              <w:fldChar w:fldCharType="end"/>
            </w:r>
            <w:r w:rsidRPr="006753D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rPrChange w:id="729" w:author="пользователь Microsoft Office" w:date="2018-05-22T17:41:00Z">
                  <w:rPr>
                    <w:rStyle w:val="aa"/>
                    <w:noProof/>
                  </w:rPr>
                </w:rPrChange>
              </w:rPr>
              <w:fldChar w:fldCharType="end"/>
            </w:r>
          </w:ins>
        </w:p>
        <w:p w14:paraId="1D4E00CA" w14:textId="105746F9" w:rsidR="002467B8" w:rsidRPr="00A400FB" w:rsidDel="00C675A5" w:rsidRDefault="002467B8" w:rsidP="00C13798">
          <w:pPr>
            <w:pStyle w:val="11"/>
            <w:rPr>
              <w:del w:id="730" w:author="пользователь Microsoft Office" w:date="2018-05-22T17:34:00Z"/>
              <w:rFonts w:eastAsiaTheme="minorEastAsia"/>
              <w:noProof/>
              <w:lang w:eastAsia="ja-JP"/>
            </w:rPr>
            <w:pPrChange w:id="731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</w:pPr>
            </w:pPrChange>
          </w:pPr>
          <w:del w:id="732" w:author="пользователь Microsoft Office" w:date="2018-05-22T17:34:00Z">
            <w:r w:rsidRPr="006753DF" w:rsidDel="00C675A5">
              <w:rPr>
                <w:noProof/>
                <w:rPrChange w:id="733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Определения, обозначения и сокращения</w:delText>
            </w:r>
            <w:r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6</w:delText>
            </w:r>
          </w:del>
        </w:p>
        <w:p w14:paraId="753F60A2" w14:textId="77777777" w:rsidR="002467B8" w:rsidRPr="00A400FB" w:rsidDel="00C675A5" w:rsidRDefault="002467B8" w:rsidP="00C13798">
          <w:pPr>
            <w:pStyle w:val="11"/>
            <w:rPr>
              <w:del w:id="734" w:author="пользователь Microsoft Office" w:date="2018-05-22T17:34:00Z"/>
              <w:rFonts w:eastAsiaTheme="minorEastAsia"/>
              <w:noProof/>
              <w:lang w:eastAsia="ja-JP"/>
            </w:rPr>
            <w:pPrChange w:id="735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</w:pPr>
            </w:pPrChange>
          </w:pPr>
          <w:del w:id="736" w:author="пользователь Microsoft Office" w:date="2018-05-22T17:34:00Z">
            <w:r w:rsidRPr="006753DF" w:rsidDel="00C675A5">
              <w:rPr>
                <w:noProof/>
                <w:rPrChange w:id="737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Введение</w:delText>
            </w:r>
            <w:r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8</w:delText>
            </w:r>
          </w:del>
        </w:p>
        <w:p w14:paraId="2F694D34" w14:textId="736AE30F" w:rsidR="002467B8" w:rsidRPr="00A400FB" w:rsidDel="00C675A5" w:rsidRDefault="00034BB8" w:rsidP="00C13798">
          <w:pPr>
            <w:pStyle w:val="11"/>
            <w:rPr>
              <w:del w:id="738" w:author="пользователь Microsoft Office" w:date="2018-05-22T17:34:00Z"/>
              <w:rFonts w:eastAsiaTheme="minorEastAsia"/>
              <w:noProof/>
              <w:lang w:eastAsia="ja-JP"/>
            </w:rPr>
            <w:pPrChange w:id="739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</w:pPr>
            </w:pPrChange>
          </w:pPr>
          <w:del w:id="740" w:author="пользователь Microsoft Office" w:date="2018-05-22T17:34:00Z">
            <w:r w:rsidRPr="006753DF" w:rsidDel="00C675A5">
              <w:rPr>
                <w:noProof/>
                <w:rPrChange w:id="741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ГЛАВА 1</w:delText>
            </w:r>
            <w:r w:rsidR="00A57F93" w:rsidRPr="006753DF" w:rsidDel="00C675A5">
              <w:rPr>
                <w:noProof/>
                <w:rPrChange w:id="742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.</w:delText>
            </w:r>
            <w:r w:rsidR="002467B8" w:rsidRPr="006753DF" w:rsidDel="00C675A5">
              <w:rPr>
                <w:noProof/>
                <w:rPrChange w:id="743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 xml:space="preserve"> АНАЛИЗ прдеметной области и постановка задачи</w:delText>
            </w:r>
            <w:r w:rsidR="002467B8"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11</w:delText>
            </w:r>
          </w:del>
        </w:p>
        <w:p w14:paraId="75C38B5F" w14:textId="77777777" w:rsidR="002467B8" w:rsidRPr="00A400FB" w:rsidDel="00C675A5" w:rsidRDefault="002467B8" w:rsidP="00C13798">
          <w:pPr>
            <w:pStyle w:val="11"/>
            <w:rPr>
              <w:del w:id="744" w:author="пользователь Microsoft Office" w:date="2018-05-22T17:34:00Z"/>
              <w:rFonts w:eastAsiaTheme="minorEastAsia"/>
              <w:noProof/>
              <w:lang w:eastAsia="ja-JP"/>
            </w:rPr>
            <w:pPrChange w:id="745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  <w:ind w:left="708"/>
              </w:pPr>
            </w:pPrChange>
          </w:pPr>
          <w:del w:id="746" w:author="пользователь Microsoft Office" w:date="2018-05-22T17:34:00Z">
            <w:r w:rsidRPr="006753DF" w:rsidDel="00C675A5">
              <w:rPr>
                <w:noProof/>
                <w:rPrChange w:id="747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1.1 Анализ предметной области</w:delText>
            </w:r>
            <w:r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11</w:delText>
            </w:r>
          </w:del>
        </w:p>
        <w:p w14:paraId="44248508" w14:textId="77777777" w:rsidR="002467B8" w:rsidRPr="00A400FB" w:rsidDel="00C675A5" w:rsidRDefault="002467B8" w:rsidP="00C13798">
          <w:pPr>
            <w:pStyle w:val="11"/>
            <w:rPr>
              <w:del w:id="748" w:author="пользователь Microsoft Office" w:date="2018-05-22T17:34:00Z"/>
              <w:rFonts w:eastAsiaTheme="minorEastAsia"/>
              <w:noProof/>
              <w:lang w:eastAsia="ja-JP"/>
            </w:rPr>
            <w:pPrChange w:id="749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  <w:ind w:left="708"/>
              </w:pPr>
            </w:pPrChange>
          </w:pPr>
          <w:del w:id="750" w:author="пользователь Microsoft Office" w:date="2018-05-22T17:34:00Z">
            <w:r w:rsidRPr="006753DF" w:rsidDel="00C675A5">
              <w:rPr>
                <w:noProof/>
                <w:rPrChange w:id="751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1.2 Постановка задачи</w:delText>
            </w:r>
            <w:r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12</w:delText>
            </w:r>
          </w:del>
        </w:p>
        <w:p w14:paraId="61DD564B" w14:textId="66959A7A" w:rsidR="002467B8" w:rsidRPr="00A400FB" w:rsidDel="00C675A5" w:rsidRDefault="00034BB8" w:rsidP="00C13798">
          <w:pPr>
            <w:pStyle w:val="11"/>
            <w:rPr>
              <w:del w:id="752" w:author="пользователь Microsoft Office" w:date="2018-05-22T17:34:00Z"/>
              <w:rFonts w:eastAsiaTheme="minorEastAsia"/>
              <w:noProof/>
              <w:lang w:eastAsia="ja-JP"/>
            </w:rPr>
            <w:pPrChange w:id="753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</w:pPr>
            </w:pPrChange>
          </w:pPr>
          <w:del w:id="754" w:author="пользователь Microsoft Office" w:date="2018-05-22T17:34:00Z">
            <w:r w:rsidRPr="006753DF" w:rsidDel="00C675A5">
              <w:rPr>
                <w:noProof/>
                <w:rPrChange w:id="755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ГЛАВА 2</w:delText>
            </w:r>
            <w:r w:rsidR="00A57F93" w:rsidRPr="006753DF" w:rsidDel="00C675A5">
              <w:rPr>
                <w:noProof/>
                <w:rPrChange w:id="756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.</w:delText>
            </w:r>
            <w:r w:rsidR="002467B8" w:rsidRPr="006753DF" w:rsidDel="00C675A5">
              <w:rPr>
                <w:noProof/>
                <w:rPrChange w:id="757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 xml:space="preserve"> ОБЗОР СУЩЕСТВУЮЩИХ РЕШЕНИЙ</w:delText>
            </w:r>
            <w:r w:rsidR="002467B8"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16</w:delText>
            </w:r>
          </w:del>
        </w:p>
        <w:p w14:paraId="1E2BF2AE" w14:textId="1454270B" w:rsidR="002467B8" w:rsidRPr="00A400FB" w:rsidDel="00C675A5" w:rsidRDefault="00034BB8" w:rsidP="00C13798">
          <w:pPr>
            <w:pStyle w:val="11"/>
            <w:rPr>
              <w:del w:id="758" w:author="пользователь Microsoft Office" w:date="2018-05-22T17:34:00Z"/>
              <w:rFonts w:eastAsiaTheme="minorEastAsia"/>
              <w:noProof/>
              <w:lang w:eastAsia="ja-JP"/>
            </w:rPr>
            <w:pPrChange w:id="759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</w:pPr>
            </w:pPrChange>
          </w:pPr>
          <w:del w:id="760" w:author="пользователь Microsoft Office" w:date="2018-05-22T17:34:00Z">
            <w:r w:rsidRPr="006753DF" w:rsidDel="00C675A5">
              <w:rPr>
                <w:noProof/>
                <w:rPrChange w:id="761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ГЛАВА 3</w:delText>
            </w:r>
            <w:r w:rsidR="00A57F93" w:rsidRPr="006753DF" w:rsidDel="00C675A5">
              <w:rPr>
                <w:noProof/>
                <w:rPrChange w:id="762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.</w:delText>
            </w:r>
            <w:r w:rsidR="002467B8" w:rsidRPr="006753DF" w:rsidDel="00C675A5">
              <w:rPr>
                <w:noProof/>
                <w:rPrChange w:id="763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 xml:space="preserve"> ОБЗОР МЕТОДОВ И СРЕДСТВ РЕШЕНИЯ ЗАДАЧИ</w:delText>
            </w:r>
            <w:r w:rsidR="002467B8"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19</w:delText>
            </w:r>
          </w:del>
        </w:p>
        <w:p w14:paraId="1709C059" w14:textId="77777777" w:rsidR="002467B8" w:rsidRPr="00A400FB" w:rsidDel="00C675A5" w:rsidRDefault="002467B8" w:rsidP="00C13798">
          <w:pPr>
            <w:pStyle w:val="11"/>
            <w:rPr>
              <w:del w:id="764" w:author="пользователь Microsoft Office" w:date="2018-05-22T17:34:00Z"/>
              <w:rFonts w:eastAsiaTheme="minorEastAsia"/>
              <w:noProof/>
              <w:lang w:eastAsia="ja-JP"/>
            </w:rPr>
            <w:pPrChange w:id="765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  <w:ind w:left="708"/>
              </w:pPr>
            </w:pPrChange>
          </w:pPr>
          <w:del w:id="766" w:author="пользователь Microsoft Office" w:date="2018-05-22T17:34:00Z">
            <w:r w:rsidRPr="006753DF" w:rsidDel="00C675A5">
              <w:rPr>
                <w:noProof/>
                <w:rPrChange w:id="767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3.1 Определение области решения задачи</w:delText>
            </w:r>
            <w:r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19</w:delText>
            </w:r>
          </w:del>
        </w:p>
        <w:p w14:paraId="2CA9F240" w14:textId="77777777" w:rsidR="002467B8" w:rsidRPr="00A400FB" w:rsidDel="00C675A5" w:rsidRDefault="002467B8" w:rsidP="00C13798">
          <w:pPr>
            <w:pStyle w:val="11"/>
            <w:rPr>
              <w:del w:id="768" w:author="пользователь Microsoft Office" w:date="2018-05-22T17:34:00Z"/>
              <w:rFonts w:eastAsiaTheme="minorEastAsia"/>
              <w:noProof/>
              <w:lang w:eastAsia="ja-JP"/>
            </w:rPr>
            <w:pPrChange w:id="769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  <w:ind w:left="708"/>
              </w:pPr>
            </w:pPrChange>
          </w:pPr>
          <w:del w:id="770" w:author="пользователь Microsoft Office" w:date="2018-05-22T17:34:00Z">
            <w:r w:rsidRPr="006753DF" w:rsidDel="00C675A5">
              <w:rPr>
                <w:noProof/>
                <w:rPrChange w:id="771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3.2 Методы решения задачи обнаружения аномалий</w:delText>
            </w:r>
            <w:r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19</w:delText>
            </w:r>
          </w:del>
        </w:p>
        <w:p w14:paraId="76AED822" w14:textId="77777777" w:rsidR="002467B8" w:rsidRPr="00A400FB" w:rsidDel="00C675A5" w:rsidRDefault="002467B8" w:rsidP="00C13798">
          <w:pPr>
            <w:pStyle w:val="11"/>
            <w:rPr>
              <w:del w:id="772" w:author="пользователь Microsoft Office" w:date="2018-05-22T17:34:00Z"/>
              <w:rFonts w:eastAsiaTheme="minorEastAsia"/>
              <w:noProof/>
              <w:lang w:eastAsia="ja-JP"/>
            </w:rPr>
            <w:pPrChange w:id="773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  <w:ind w:left="1416"/>
              </w:pPr>
            </w:pPrChange>
          </w:pPr>
          <w:del w:id="774" w:author="пользователь Microsoft Office" w:date="2018-05-22T17:34:00Z">
            <w:r w:rsidRPr="006753DF" w:rsidDel="00C675A5">
              <w:rPr>
                <w:noProof/>
                <w:rPrChange w:id="775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3.2.1 Одноклассовый метод опорных векторов</w:delText>
            </w:r>
            <w:r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22</w:delText>
            </w:r>
          </w:del>
        </w:p>
        <w:p w14:paraId="3A443860" w14:textId="77777777" w:rsidR="002467B8" w:rsidRPr="00A400FB" w:rsidDel="00C675A5" w:rsidRDefault="002467B8" w:rsidP="00C13798">
          <w:pPr>
            <w:pStyle w:val="11"/>
            <w:rPr>
              <w:del w:id="776" w:author="пользователь Microsoft Office" w:date="2018-05-22T17:34:00Z"/>
              <w:rFonts w:eastAsiaTheme="minorEastAsia"/>
              <w:noProof/>
              <w:lang w:eastAsia="ja-JP"/>
            </w:rPr>
            <w:pPrChange w:id="777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  <w:ind w:left="1416"/>
              </w:pPr>
            </w:pPrChange>
          </w:pPr>
          <w:del w:id="778" w:author="пользователь Microsoft Office" w:date="2018-05-22T17:34:00Z">
            <w:r w:rsidRPr="006753DF" w:rsidDel="00C675A5">
              <w:rPr>
                <w:noProof/>
                <w:rPrChange w:id="779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3.2.2 Методы основанные на кластеризации</w:delText>
            </w:r>
            <w:r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22</w:delText>
            </w:r>
          </w:del>
        </w:p>
        <w:p w14:paraId="28FB383E" w14:textId="77777777" w:rsidR="002467B8" w:rsidRPr="00A400FB" w:rsidDel="00C675A5" w:rsidRDefault="002467B8" w:rsidP="00C13798">
          <w:pPr>
            <w:pStyle w:val="11"/>
            <w:rPr>
              <w:del w:id="780" w:author="пользователь Microsoft Office" w:date="2018-05-22T17:34:00Z"/>
              <w:rFonts w:eastAsiaTheme="minorEastAsia"/>
              <w:noProof/>
              <w:lang w:eastAsia="ja-JP"/>
            </w:rPr>
            <w:pPrChange w:id="781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  <w:ind w:left="1416"/>
              </w:pPr>
            </w:pPrChange>
          </w:pPr>
          <w:del w:id="782" w:author="пользователь Microsoft Office" w:date="2018-05-22T17:34:00Z">
            <w:r w:rsidRPr="006753DF" w:rsidDel="00C675A5">
              <w:rPr>
                <w:noProof/>
                <w:rPrChange w:id="783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3.2.3 Методы, основанные на оценке плотности</w:delText>
            </w:r>
            <w:r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23</w:delText>
            </w:r>
          </w:del>
        </w:p>
        <w:p w14:paraId="0CDDB937" w14:textId="77777777" w:rsidR="002467B8" w:rsidRPr="00A400FB" w:rsidDel="00C675A5" w:rsidRDefault="002467B8" w:rsidP="00C13798">
          <w:pPr>
            <w:pStyle w:val="11"/>
            <w:rPr>
              <w:del w:id="784" w:author="пользователь Microsoft Office" w:date="2018-05-22T17:34:00Z"/>
              <w:rFonts w:eastAsiaTheme="minorEastAsia"/>
              <w:noProof/>
              <w:lang w:eastAsia="ja-JP"/>
            </w:rPr>
            <w:pPrChange w:id="785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  <w:ind w:left="1416"/>
              </w:pPr>
            </w:pPrChange>
          </w:pPr>
          <w:del w:id="786" w:author="пользователь Microsoft Office" w:date="2018-05-22T17:34:00Z">
            <w:r w:rsidRPr="006753DF" w:rsidDel="00C675A5">
              <w:rPr>
                <w:noProof/>
                <w:rPrChange w:id="787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3.2.4 Статистические методы</w:delText>
            </w:r>
            <w:r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24</w:delText>
            </w:r>
          </w:del>
        </w:p>
        <w:p w14:paraId="7E58B255" w14:textId="77777777" w:rsidR="002467B8" w:rsidRPr="00A400FB" w:rsidDel="00C675A5" w:rsidRDefault="002467B8" w:rsidP="00C13798">
          <w:pPr>
            <w:pStyle w:val="11"/>
            <w:rPr>
              <w:del w:id="788" w:author="пользователь Microsoft Office" w:date="2018-05-22T17:34:00Z"/>
              <w:rFonts w:eastAsiaTheme="minorEastAsia"/>
              <w:noProof/>
              <w:lang w:eastAsia="ja-JP"/>
            </w:rPr>
            <w:pPrChange w:id="789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  <w:ind w:left="1416"/>
              </w:pPr>
            </w:pPrChange>
          </w:pPr>
          <w:del w:id="790" w:author="пользователь Microsoft Office" w:date="2018-05-22T17:34:00Z">
            <w:r w:rsidRPr="006753DF" w:rsidDel="00C675A5">
              <w:rPr>
                <w:noProof/>
                <w:rPrChange w:id="791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3.2.5 Методы, основанные на применении репликаторных нейронных сетей</w:delText>
            </w:r>
            <w:r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24</w:delText>
            </w:r>
          </w:del>
        </w:p>
        <w:p w14:paraId="32A33ABD" w14:textId="77777777" w:rsidR="002467B8" w:rsidRPr="00A400FB" w:rsidDel="00C675A5" w:rsidRDefault="002467B8" w:rsidP="00C13798">
          <w:pPr>
            <w:pStyle w:val="11"/>
            <w:rPr>
              <w:del w:id="792" w:author="пользователь Microsoft Office" w:date="2018-05-22T17:34:00Z"/>
              <w:rFonts w:eastAsiaTheme="minorEastAsia"/>
              <w:noProof/>
              <w:lang w:eastAsia="ja-JP"/>
            </w:rPr>
            <w:pPrChange w:id="793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  <w:ind w:left="1416"/>
              </w:pPr>
            </w:pPrChange>
          </w:pPr>
          <w:del w:id="794" w:author="пользователь Microsoft Office" w:date="2018-05-22T17:34:00Z">
            <w:r w:rsidRPr="006753DF" w:rsidDel="00C675A5">
              <w:rPr>
                <w:noProof/>
                <w:rPrChange w:id="795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3.2.6 Выбор метода для решения задачи обнаружения аномалий</w:delText>
            </w:r>
            <w:r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25</w:delText>
            </w:r>
          </w:del>
        </w:p>
        <w:p w14:paraId="489BA380" w14:textId="77777777" w:rsidR="002467B8" w:rsidRPr="00A400FB" w:rsidDel="00C675A5" w:rsidRDefault="002467B8" w:rsidP="00C13798">
          <w:pPr>
            <w:pStyle w:val="11"/>
            <w:rPr>
              <w:del w:id="796" w:author="пользователь Microsoft Office" w:date="2018-05-22T17:34:00Z"/>
              <w:rFonts w:eastAsiaTheme="minorEastAsia"/>
              <w:noProof/>
              <w:lang w:eastAsia="ja-JP"/>
            </w:rPr>
            <w:pPrChange w:id="797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  <w:ind w:left="708"/>
              </w:pPr>
            </w:pPrChange>
          </w:pPr>
          <w:del w:id="798" w:author="пользователь Microsoft Office" w:date="2018-05-22T17:34:00Z">
            <w:r w:rsidRPr="006753DF" w:rsidDel="00C675A5">
              <w:rPr>
                <w:noProof/>
                <w:rPrChange w:id="799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3.3 Задача подготовки данных</w:delText>
            </w:r>
            <w:r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27</w:delText>
            </w:r>
          </w:del>
        </w:p>
        <w:p w14:paraId="3EBE6F89" w14:textId="77777777" w:rsidR="002467B8" w:rsidRPr="00A400FB" w:rsidDel="00C675A5" w:rsidRDefault="002467B8" w:rsidP="00C13798">
          <w:pPr>
            <w:pStyle w:val="11"/>
            <w:rPr>
              <w:del w:id="800" w:author="пользователь Microsoft Office" w:date="2018-05-22T17:34:00Z"/>
              <w:rFonts w:eastAsiaTheme="minorEastAsia"/>
              <w:noProof/>
              <w:lang w:eastAsia="ja-JP"/>
            </w:rPr>
            <w:pPrChange w:id="801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  <w:ind w:left="1416"/>
              </w:pPr>
            </w:pPrChange>
          </w:pPr>
          <w:del w:id="802" w:author="пользователь Microsoft Office" w:date="2018-05-22T17:34:00Z">
            <w:r w:rsidRPr="006753DF" w:rsidDel="00C675A5">
              <w:rPr>
                <w:noProof/>
                <w:rPrChange w:id="803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 xml:space="preserve">3.3.1 Выбор способа векторного представления дерева разбора </w:delText>
            </w:r>
            <w:r w:rsidRPr="006753DF" w:rsidDel="00C675A5">
              <w:rPr>
                <w:noProof/>
                <w:lang w:val="en-GB"/>
                <w:rPrChange w:id="804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noProof/>
                    <w:color w:val="000000" w:themeColor="text1"/>
                    <w:sz w:val="28"/>
                    <w:szCs w:val="28"/>
                    <w:u w:val="none"/>
                    <w:lang w:val="en-GB"/>
                  </w:rPr>
                </w:rPrChange>
              </w:rPr>
              <w:delText>PSI</w:delText>
            </w:r>
            <w:r w:rsidRPr="006753DF" w:rsidDel="00C675A5">
              <w:rPr>
                <w:noProof/>
                <w:rPrChange w:id="805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 xml:space="preserve"> и </w:delText>
            </w:r>
            <w:r w:rsidRPr="006753DF" w:rsidDel="00C675A5">
              <w:rPr>
                <w:noProof/>
                <w:lang w:val="en-GB"/>
                <w:rPrChange w:id="806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noProof/>
                    <w:color w:val="000000" w:themeColor="text1"/>
                    <w:sz w:val="28"/>
                    <w:szCs w:val="28"/>
                    <w:u w:val="none"/>
                    <w:lang w:val="en-GB"/>
                  </w:rPr>
                </w:rPrChange>
              </w:rPr>
              <w:delText>JVM</w:delText>
            </w:r>
            <w:r w:rsidRPr="006753DF" w:rsidDel="00C675A5">
              <w:rPr>
                <w:noProof/>
                <w:rPrChange w:id="807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 xml:space="preserve"> байт-кода</w:delText>
            </w:r>
            <w:r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27</w:delText>
            </w:r>
          </w:del>
        </w:p>
        <w:p w14:paraId="3A7247E2" w14:textId="7B6A99F9" w:rsidR="002467B8" w:rsidRPr="00A400FB" w:rsidDel="00C675A5" w:rsidRDefault="00034BB8" w:rsidP="00C13798">
          <w:pPr>
            <w:pStyle w:val="11"/>
            <w:rPr>
              <w:del w:id="808" w:author="пользователь Microsoft Office" w:date="2018-05-22T17:34:00Z"/>
              <w:rFonts w:eastAsiaTheme="minorEastAsia"/>
              <w:noProof/>
              <w:lang w:eastAsia="ja-JP"/>
            </w:rPr>
            <w:pPrChange w:id="809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</w:pPr>
            </w:pPrChange>
          </w:pPr>
          <w:del w:id="810" w:author="пользователь Microsoft Office" w:date="2018-05-22T17:34:00Z">
            <w:r w:rsidRPr="006753DF" w:rsidDel="00C675A5">
              <w:rPr>
                <w:noProof/>
                <w:rPrChange w:id="811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ГЛАВА 4</w:delText>
            </w:r>
            <w:r w:rsidR="00A57F93" w:rsidRPr="006753DF" w:rsidDel="00C675A5">
              <w:rPr>
                <w:noProof/>
                <w:rPrChange w:id="812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.</w:delText>
            </w:r>
            <w:r w:rsidR="002467B8" w:rsidRPr="006753DF" w:rsidDel="00C675A5">
              <w:rPr>
                <w:noProof/>
                <w:rPrChange w:id="813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 xml:space="preserve"> ЭКСПЕРИМЕНТ</w:delText>
            </w:r>
            <w:r w:rsidR="002467B8"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28</w:delText>
            </w:r>
          </w:del>
        </w:p>
        <w:p w14:paraId="4D3C7959" w14:textId="7D8EB19F" w:rsidR="002467B8" w:rsidRPr="00A400FB" w:rsidDel="00C675A5" w:rsidRDefault="00A030FD" w:rsidP="00C13798">
          <w:pPr>
            <w:pStyle w:val="11"/>
            <w:rPr>
              <w:del w:id="814" w:author="пользователь Microsoft Office" w:date="2018-05-22T17:34:00Z"/>
              <w:rFonts w:eastAsiaTheme="minorEastAsia"/>
              <w:noProof/>
              <w:lang w:eastAsia="ja-JP"/>
            </w:rPr>
            <w:pPrChange w:id="815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  <w:ind w:left="708"/>
              </w:pPr>
            </w:pPrChange>
          </w:pPr>
          <w:del w:id="816" w:author="пользователь Microsoft Office" w:date="2018-05-22T17:34:00Z">
            <w:r w:rsidRPr="006753DF" w:rsidDel="00C675A5">
              <w:rPr>
                <w:noProof/>
                <w:rPrChange w:id="817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4</w:delText>
            </w:r>
            <w:r w:rsidR="002467B8" w:rsidRPr="006753DF" w:rsidDel="00C675A5">
              <w:rPr>
                <w:noProof/>
                <w:rPrChange w:id="818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.1 Сбор данных</w:delText>
            </w:r>
            <w:r w:rsidR="002467B8"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28</w:delText>
            </w:r>
          </w:del>
        </w:p>
        <w:p w14:paraId="629E1F7F" w14:textId="024D7F9F" w:rsidR="002467B8" w:rsidRPr="00A400FB" w:rsidDel="00C675A5" w:rsidRDefault="00A030FD" w:rsidP="00C13798">
          <w:pPr>
            <w:pStyle w:val="11"/>
            <w:rPr>
              <w:del w:id="819" w:author="пользователь Microsoft Office" w:date="2018-05-22T17:34:00Z"/>
              <w:rFonts w:eastAsiaTheme="minorEastAsia"/>
              <w:noProof/>
              <w:lang w:eastAsia="ja-JP"/>
            </w:rPr>
            <w:pPrChange w:id="820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  <w:ind w:left="1416"/>
              </w:pPr>
            </w:pPrChange>
          </w:pPr>
          <w:del w:id="821" w:author="пользователь Microsoft Office" w:date="2018-05-22T17:34:00Z">
            <w:r w:rsidRPr="006753DF" w:rsidDel="00C675A5">
              <w:rPr>
                <w:noProof/>
                <w:rPrChange w:id="822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4</w:delText>
            </w:r>
            <w:r w:rsidR="002467B8" w:rsidRPr="006753DF" w:rsidDel="00C675A5">
              <w:rPr>
                <w:noProof/>
                <w:rPrChange w:id="823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.1.1 Инструменты для сбора данных</w:delText>
            </w:r>
            <w:r w:rsidR="002467B8"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29</w:delText>
            </w:r>
          </w:del>
        </w:p>
        <w:p w14:paraId="3A0732C1" w14:textId="02EDD51F" w:rsidR="002467B8" w:rsidRPr="00A400FB" w:rsidDel="00C675A5" w:rsidRDefault="00A030FD" w:rsidP="00C13798">
          <w:pPr>
            <w:pStyle w:val="11"/>
            <w:rPr>
              <w:del w:id="824" w:author="пользователь Microsoft Office" w:date="2018-05-22T17:34:00Z"/>
              <w:rFonts w:eastAsiaTheme="minorEastAsia"/>
              <w:noProof/>
              <w:lang w:eastAsia="ja-JP"/>
            </w:rPr>
            <w:pPrChange w:id="825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  <w:ind w:left="1416"/>
              </w:pPr>
            </w:pPrChange>
          </w:pPr>
          <w:del w:id="826" w:author="пользователь Microsoft Office" w:date="2018-05-22T17:34:00Z">
            <w:r w:rsidRPr="006753DF" w:rsidDel="00C675A5">
              <w:rPr>
                <w:noProof/>
                <w:rPrChange w:id="827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4</w:delText>
            </w:r>
            <w:r w:rsidR="002467B8" w:rsidRPr="006753DF" w:rsidDel="00C675A5">
              <w:rPr>
                <w:noProof/>
                <w:rPrChange w:id="828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.1.2 Результаты этапа сбора данных</w:delText>
            </w:r>
            <w:r w:rsidR="002467B8"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29</w:delText>
            </w:r>
          </w:del>
        </w:p>
        <w:p w14:paraId="4132DCC5" w14:textId="5E7AB8C5" w:rsidR="002467B8" w:rsidRPr="00A400FB" w:rsidDel="00C675A5" w:rsidRDefault="00A030FD" w:rsidP="00C13798">
          <w:pPr>
            <w:pStyle w:val="11"/>
            <w:rPr>
              <w:del w:id="829" w:author="пользователь Microsoft Office" w:date="2018-05-22T17:34:00Z"/>
              <w:rFonts w:eastAsiaTheme="minorEastAsia"/>
              <w:noProof/>
              <w:lang w:eastAsia="ja-JP"/>
            </w:rPr>
            <w:pPrChange w:id="830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  <w:ind w:left="708"/>
              </w:pPr>
            </w:pPrChange>
          </w:pPr>
          <w:del w:id="831" w:author="пользователь Microsoft Office" w:date="2018-05-22T17:34:00Z">
            <w:r w:rsidRPr="006753DF" w:rsidDel="00C675A5">
              <w:rPr>
                <w:noProof/>
                <w:rPrChange w:id="832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4</w:delText>
            </w:r>
            <w:r w:rsidR="002467B8" w:rsidRPr="006753DF" w:rsidDel="00C675A5">
              <w:rPr>
                <w:noProof/>
                <w:rPrChange w:id="833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.2 Сопоставление и фильтрация и собранных файлов</w:delText>
            </w:r>
            <w:r w:rsidR="002467B8"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30</w:delText>
            </w:r>
          </w:del>
        </w:p>
        <w:p w14:paraId="574C566B" w14:textId="20CB59A1" w:rsidR="002467B8" w:rsidRPr="00A400FB" w:rsidDel="00C675A5" w:rsidRDefault="00A030FD" w:rsidP="00C13798">
          <w:pPr>
            <w:pStyle w:val="11"/>
            <w:rPr>
              <w:del w:id="834" w:author="пользователь Microsoft Office" w:date="2018-05-22T17:34:00Z"/>
              <w:rFonts w:eastAsiaTheme="minorEastAsia"/>
              <w:noProof/>
              <w:lang w:eastAsia="ja-JP"/>
            </w:rPr>
            <w:pPrChange w:id="835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  <w:ind w:left="1416"/>
              </w:pPr>
            </w:pPrChange>
          </w:pPr>
          <w:del w:id="836" w:author="пользователь Microsoft Office" w:date="2018-05-22T17:34:00Z">
            <w:r w:rsidRPr="006753DF" w:rsidDel="00C675A5">
              <w:rPr>
                <w:noProof/>
                <w:rPrChange w:id="837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4</w:delText>
            </w:r>
            <w:r w:rsidR="002467B8" w:rsidRPr="006753DF" w:rsidDel="00C675A5">
              <w:rPr>
                <w:noProof/>
                <w:rPrChange w:id="838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.2.1 Инструменты для сопоставления и фильтрации файлов</w:delText>
            </w:r>
            <w:r w:rsidR="002467B8"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30</w:delText>
            </w:r>
          </w:del>
        </w:p>
        <w:p w14:paraId="269C3372" w14:textId="0053FD42" w:rsidR="002467B8" w:rsidRPr="00A400FB" w:rsidDel="00C675A5" w:rsidRDefault="00A030FD" w:rsidP="00C13798">
          <w:pPr>
            <w:pStyle w:val="11"/>
            <w:rPr>
              <w:del w:id="839" w:author="пользователь Microsoft Office" w:date="2018-05-22T17:34:00Z"/>
              <w:rFonts w:eastAsiaTheme="minorEastAsia"/>
              <w:noProof/>
              <w:lang w:eastAsia="ja-JP"/>
            </w:rPr>
            <w:pPrChange w:id="840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  <w:ind w:left="1416"/>
              </w:pPr>
            </w:pPrChange>
          </w:pPr>
          <w:del w:id="841" w:author="пользователь Microsoft Office" w:date="2018-05-22T17:34:00Z">
            <w:r w:rsidRPr="006753DF" w:rsidDel="00C675A5">
              <w:rPr>
                <w:noProof/>
                <w:rPrChange w:id="842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4</w:delText>
            </w:r>
            <w:r w:rsidR="002467B8" w:rsidRPr="006753DF" w:rsidDel="00C675A5">
              <w:rPr>
                <w:noProof/>
                <w:rPrChange w:id="843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.2.2 Результаты этапа сопоставления и фильтрации файлов</w:delText>
            </w:r>
            <w:r w:rsidR="002467B8"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31</w:delText>
            </w:r>
          </w:del>
        </w:p>
        <w:p w14:paraId="516E5775" w14:textId="18604EC5" w:rsidR="002467B8" w:rsidRPr="00A400FB" w:rsidDel="00C675A5" w:rsidRDefault="00A030FD" w:rsidP="00C13798">
          <w:pPr>
            <w:pStyle w:val="11"/>
            <w:rPr>
              <w:del w:id="844" w:author="пользователь Microsoft Office" w:date="2018-05-22T17:34:00Z"/>
              <w:rFonts w:eastAsiaTheme="minorEastAsia"/>
              <w:noProof/>
              <w:lang w:eastAsia="ja-JP"/>
            </w:rPr>
            <w:pPrChange w:id="845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  <w:ind w:left="708"/>
              </w:pPr>
            </w:pPrChange>
          </w:pPr>
          <w:del w:id="846" w:author="пользователь Microsoft Office" w:date="2018-05-22T17:34:00Z">
            <w:r w:rsidRPr="006753DF" w:rsidDel="00C675A5">
              <w:rPr>
                <w:noProof/>
                <w:rPrChange w:id="847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4</w:delText>
            </w:r>
            <w:r w:rsidR="002467B8" w:rsidRPr="006753DF" w:rsidDel="00C675A5">
              <w:rPr>
                <w:noProof/>
                <w:rPrChange w:id="848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.3 Разбор собранных файлов</w:delText>
            </w:r>
            <w:r w:rsidR="002467B8"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31</w:delText>
            </w:r>
          </w:del>
        </w:p>
        <w:p w14:paraId="475061D9" w14:textId="40741D44" w:rsidR="002467B8" w:rsidRPr="00A400FB" w:rsidDel="00C675A5" w:rsidRDefault="00A030FD" w:rsidP="00C13798">
          <w:pPr>
            <w:pStyle w:val="11"/>
            <w:rPr>
              <w:del w:id="849" w:author="пользователь Microsoft Office" w:date="2018-05-22T17:34:00Z"/>
              <w:rFonts w:eastAsiaTheme="minorEastAsia"/>
              <w:noProof/>
              <w:lang w:eastAsia="ja-JP"/>
            </w:rPr>
            <w:pPrChange w:id="850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  <w:ind w:left="708" w:firstLine="708"/>
              </w:pPr>
            </w:pPrChange>
          </w:pPr>
          <w:del w:id="851" w:author="пользователь Microsoft Office" w:date="2018-05-22T17:34:00Z">
            <w:r w:rsidRPr="006753DF" w:rsidDel="00C675A5">
              <w:rPr>
                <w:noProof/>
                <w:rPrChange w:id="852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4</w:delText>
            </w:r>
            <w:r w:rsidR="002467B8" w:rsidRPr="006753DF" w:rsidDel="00C675A5">
              <w:rPr>
                <w:noProof/>
                <w:rPrChange w:id="853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.3.1 Инструменты для разбора файлов</w:delText>
            </w:r>
            <w:r w:rsidR="002467B8"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31</w:delText>
            </w:r>
          </w:del>
        </w:p>
        <w:p w14:paraId="0125E51E" w14:textId="67BE5A9F" w:rsidR="002467B8" w:rsidRPr="00A400FB" w:rsidDel="00C675A5" w:rsidRDefault="00A030FD" w:rsidP="00C13798">
          <w:pPr>
            <w:pStyle w:val="11"/>
            <w:rPr>
              <w:del w:id="854" w:author="пользователь Microsoft Office" w:date="2018-05-22T17:34:00Z"/>
              <w:rFonts w:eastAsiaTheme="minorEastAsia"/>
              <w:noProof/>
              <w:lang w:eastAsia="ja-JP"/>
            </w:rPr>
            <w:pPrChange w:id="855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  <w:ind w:left="708"/>
              </w:pPr>
            </w:pPrChange>
          </w:pPr>
          <w:del w:id="856" w:author="пользователь Microsoft Office" w:date="2018-05-22T17:34:00Z">
            <w:r w:rsidRPr="006753DF" w:rsidDel="00C675A5">
              <w:rPr>
                <w:noProof/>
                <w:rPrChange w:id="857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4</w:delText>
            </w:r>
            <w:r w:rsidR="002467B8" w:rsidRPr="006753DF" w:rsidDel="00C675A5">
              <w:rPr>
                <w:noProof/>
                <w:rPrChange w:id="858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.4 Факторизация деревьев разбора и байт-кода</w:delText>
            </w:r>
            <w:r w:rsidR="002467B8"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32</w:delText>
            </w:r>
          </w:del>
        </w:p>
        <w:p w14:paraId="33EE6E86" w14:textId="415776A9" w:rsidR="002467B8" w:rsidRPr="00A400FB" w:rsidDel="00C675A5" w:rsidRDefault="00A030FD" w:rsidP="00C13798">
          <w:pPr>
            <w:pStyle w:val="11"/>
            <w:rPr>
              <w:del w:id="859" w:author="пользователь Microsoft Office" w:date="2018-05-22T17:34:00Z"/>
              <w:rFonts w:eastAsiaTheme="minorEastAsia"/>
              <w:noProof/>
              <w:lang w:eastAsia="ja-JP"/>
            </w:rPr>
            <w:pPrChange w:id="860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  <w:ind w:left="708" w:firstLine="708"/>
              </w:pPr>
            </w:pPrChange>
          </w:pPr>
          <w:del w:id="861" w:author="пользователь Microsoft Office" w:date="2018-05-22T17:34:00Z">
            <w:r w:rsidRPr="006753DF" w:rsidDel="00C675A5">
              <w:rPr>
                <w:noProof/>
                <w:rPrChange w:id="862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4</w:delText>
            </w:r>
            <w:r w:rsidR="002467B8" w:rsidRPr="006753DF" w:rsidDel="00C675A5">
              <w:rPr>
                <w:noProof/>
                <w:rPrChange w:id="863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.4.1 Факторизация дерева разбора PSI</w:delText>
            </w:r>
            <w:r w:rsidR="002467B8"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32</w:delText>
            </w:r>
          </w:del>
        </w:p>
        <w:p w14:paraId="41D28992" w14:textId="6C7039D1" w:rsidR="002467B8" w:rsidRPr="00A400FB" w:rsidDel="00C675A5" w:rsidRDefault="00A030FD" w:rsidP="00C13798">
          <w:pPr>
            <w:pStyle w:val="11"/>
            <w:rPr>
              <w:del w:id="864" w:author="пользователь Microsoft Office" w:date="2018-05-22T17:34:00Z"/>
              <w:rFonts w:eastAsiaTheme="minorEastAsia"/>
              <w:noProof/>
              <w:lang w:eastAsia="ja-JP"/>
            </w:rPr>
            <w:pPrChange w:id="865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  <w:ind w:left="708" w:firstLine="708"/>
              </w:pPr>
            </w:pPrChange>
          </w:pPr>
          <w:del w:id="866" w:author="пользователь Microsoft Office" w:date="2018-05-22T17:34:00Z">
            <w:r w:rsidRPr="006753DF" w:rsidDel="00C675A5">
              <w:rPr>
                <w:noProof/>
                <w:rPrChange w:id="867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4</w:delText>
            </w:r>
            <w:r w:rsidR="002467B8" w:rsidRPr="006753DF" w:rsidDel="00C675A5">
              <w:rPr>
                <w:noProof/>
                <w:rPrChange w:id="868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 xml:space="preserve">.4.2 Факторизация </w:delText>
            </w:r>
            <w:r w:rsidR="002467B8" w:rsidRPr="006753DF" w:rsidDel="00C675A5">
              <w:rPr>
                <w:noProof/>
                <w:lang w:val="en-GB"/>
                <w:rPrChange w:id="869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noProof/>
                    <w:color w:val="000000" w:themeColor="text1"/>
                    <w:sz w:val="28"/>
                    <w:szCs w:val="28"/>
                    <w:u w:val="none"/>
                    <w:lang w:val="en-GB"/>
                  </w:rPr>
                </w:rPrChange>
              </w:rPr>
              <w:delText>JVM</w:delText>
            </w:r>
            <w:r w:rsidR="002467B8" w:rsidRPr="006753DF" w:rsidDel="00C675A5">
              <w:rPr>
                <w:noProof/>
                <w:rPrChange w:id="870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 xml:space="preserve"> байт-кода</w:delText>
            </w:r>
            <w:r w:rsidR="002467B8"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33</w:delText>
            </w:r>
          </w:del>
        </w:p>
        <w:p w14:paraId="7240984F" w14:textId="6608910F" w:rsidR="002467B8" w:rsidRPr="00A400FB" w:rsidDel="00C675A5" w:rsidRDefault="00A030FD" w:rsidP="00C13798">
          <w:pPr>
            <w:pStyle w:val="11"/>
            <w:rPr>
              <w:del w:id="871" w:author="пользователь Microsoft Office" w:date="2018-05-22T17:34:00Z"/>
              <w:rFonts w:eastAsiaTheme="minorEastAsia"/>
              <w:noProof/>
              <w:lang w:eastAsia="ja-JP"/>
            </w:rPr>
            <w:pPrChange w:id="872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  <w:ind w:left="708"/>
              </w:pPr>
            </w:pPrChange>
          </w:pPr>
          <w:del w:id="873" w:author="пользователь Microsoft Office" w:date="2018-05-22T17:34:00Z">
            <w:r w:rsidRPr="006753DF" w:rsidDel="00C675A5">
              <w:rPr>
                <w:noProof/>
                <w:rPrChange w:id="874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4</w:delText>
            </w:r>
            <w:r w:rsidR="002467B8" w:rsidRPr="006753DF" w:rsidDel="00C675A5">
              <w:rPr>
                <w:noProof/>
                <w:rPrChange w:id="875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 xml:space="preserve">.4 Отбор </w:delText>
            </w:r>
            <w:r w:rsidR="002467B8" w:rsidRPr="006753DF" w:rsidDel="00C675A5">
              <w:rPr>
                <w:noProof/>
                <w:lang w:val="en-GB"/>
                <w:rPrChange w:id="876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noProof/>
                    <w:color w:val="000000" w:themeColor="text1"/>
                    <w:sz w:val="28"/>
                    <w:szCs w:val="28"/>
                    <w:u w:val="none"/>
                    <w:lang w:val="en-GB"/>
                  </w:rPr>
                </w:rPrChange>
              </w:rPr>
              <w:delText>n</w:delText>
            </w:r>
            <w:r w:rsidR="002467B8" w:rsidRPr="006753DF" w:rsidDel="00C675A5">
              <w:rPr>
                <w:noProof/>
                <w:rPrChange w:id="877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-</w:delText>
            </w:r>
            <w:r w:rsidR="002467B8" w:rsidRPr="006753DF" w:rsidDel="00C675A5">
              <w:rPr>
                <w:noProof/>
                <w:lang w:val="en-GB"/>
                <w:rPrChange w:id="878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noProof/>
                    <w:color w:val="000000" w:themeColor="text1"/>
                    <w:sz w:val="28"/>
                    <w:szCs w:val="28"/>
                    <w:u w:val="none"/>
                    <w:lang w:val="en-GB"/>
                  </w:rPr>
                </w:rPrChange>
              </w:rPr>
              <w:delText>gram</w:delText>
            </w:r>
            <w:r w:rsidR="002467B8"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34</w:delText>
            </w:r>
          </w:del>
        </w:p>
        <w:p w14:paraId="5AFF9F3B" w14:textId="261E8EC5" w:rsidR="002467B8" w:rsidRPr="00A400FB" w:rsidDel="00C675A5" w:rsidRDefault="00A030FD" w:rsidP="00C13798">
          <w:pPr>
            <w:pStyle w:val="11"/>
            <w:rPr>
              <w:del w:id="879" w:author="пользователь Microsoft Office" w:date="2018-05-22T17:34:00Z"/>
              <w:rFonts w:eastAsiaTheme="minorEastAsia"/>
              <w:noProof/>
              <w:lang w:eastAsia="ja-JP"/>
            </w:rPr>
            <w:pPrChange w:id="880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  <w:ind w:left="708"/>
              </w:pPr>
            </w:pPrChange>
          </w:pPr>
          <w:del w:id="881" w:author="пользователь Microsoft Office" w:date="2018-05-22T17:34:00Z">
            <w:r w:rsidRPr="006753DF" w:rsidDel="00C675A5">
              <w:rPr>
                <w:noProof/>
                <w:rPrChange w:id="882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4</w:delText>
            </w:r>
            <w:r w:rsidR="002467B8" w:rsidRPr="006753DF" w:rsidDel="00C675A5">
              <w:rPr>
                <w:noProof/>
                <w:rPrChange w:id="883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.5 Преобразование данных в разреженный вид</w:delText>
            </w:r>
            <w:r w:rsidR="002467B8"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35</w:delText>
            </w:r>
          </w:del>
        </w:p>
        <w:p w14:paraId="2F810952" w14:textId="7729E3CA" w:rsidR="002467B8" w:rsidRPr="00A400FB" w:rsidDel="00C675A5" w:rsidRDefault="00A030FD" w:rsidP="00C13798">
          <w:pPr>
            <w:pStyle w:val="11"/>
            <w:rPr>
              <w:del w:id="884" w:author="пользователь Microsoft Office" w:date="2018-05-22T17:34:00Z"/>
              <w:rFonts w:eastAsiaTheme="minorEastAsia"/>
              <w:noProof/>
              <w:lang w:eastAsia="ja-JP"/>
            </w:rPr>
            <w:pPrChange w:id="885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  <w:ind w:left="708"/>
              </w:pPr>
            </w:pPrChange>
          </w:pPr>
          <w:del w:id="886" w:author="пользователь Microsoft Office" w:date="2018-05-22T17:34:00Z">
            <w:r w:rsidRPr="006753DF" w:rsidDel="00C675A5">
              <w:rPr>
                <w:noProof/>
                <w:rPrChange w:id="887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4</w:delText>
            </w:r>
            <w:r w:rsidR="002467B8" w:rsidRPr="006753DF" w:rsidDel="00C675A5">
              <w:rPr>
                <w:noProof/>
                <w:rPrChange w:id="888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.6 Составление конечного набора данных</w:delText>
            </w:r>
            <w:r w:rsidR="002467B8"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36</w:delText>
            </w:r>
          </w:del>
        </w:p>
        <w:p w14:paraId="0BC2BA41" w14:textId="764D5BE7" w:rsidR="002467B8" w:rsidRPr="00A400FB" w:rsidDel="00C675A5" w:rsidRDefault="00A030FD" w:rsidP="00C13798">
          <w:pPr>
            <w:pStyle w:val="11"/>
            <w:rPr>
              <w:del w:id="889" w:author="пользователь Microsoft Office" w:date="2018-05-22T17:34:00Z"/>
              <w:rFonts w:eastAsiaTheme="minorEastAsia"/>
              <w:noProof/>
              <w:lang w:eastAsia="ja-JP"/>
            </w:rPr>
            <w:pPrChange w:id="890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  <w:ind w:left="708"/>
              </w:pPr>
            </w:pPrChange>
          </w:pPr>
          <w:del w:id="891" w:author="пользователь Microsoft Office" w:date="2018-05-22T17:34:00Z">
            <w:r w:rsidRPr="006753DF" w:rsidDel="00C675A5">
              <w:rPr>
                <w:noProof/>
                <w:rPrChange w:id="892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4</w:delText>
            </w:r>
            <w:r w:rsidR="002467B8" w:rsidRPr="006753DF" w:rsidDel="00C675A5">
              <w:rPr>
                <w:noProof/>
                <w:rPrChange w:id="893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.7 Запуск автоэнкодера</w:delText>
            </w:r>
            <w:r w:rsidR="002467B8"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36</w:delText>
            </w:r>
          </w:del>
        </w:p>
        <w:p w14:paraId="6327CC9F" w14:textId="7AE52506" w:rsidR="002467B8" w:rsidRPr="00A400FB" w:rsidDel="00C675A5" w:rsidRDefault="00A030FD" w:rsidP="00C13798">
          <w:pPr>
            <w:pStyle w:val="11"/>
            <w:rPr>
              <w:del w:id="894" w:author="пользователь Microsoft Office" w:date="2018-05-22T17:34:00Z"/>
              <w:rFonts w:eastAsiaTheme="minorEastAsia"/>
              <w:noProof/>
              <w:lang w:eastAsia="ja-JP"/>
            </w:rPr>
            <w:pPrChange w:id="895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  <w:ind w:left="708"/>
              </w:pPr>
            </w:pPrChange>
          </w:pPr>
          <w:del w:id="896" w:author="пользователь Microsoft Office" w:date="2018-05-22T17:34:00Z">
            <w:r w:rsidRPr="006753DF" w:rsidDel="00C675A5">
              <w:rPr>
                <w:noProof/>
                <w:rPrChange w:id="897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4</w:delText>
            </w:r>
            <w:r w:rsidR="002467B8" w:rsidRPr="006753DF" w:rsidDel="00C675A5">
              <w:rPr>
                <w:noProof/>
                <w:rPrChange w:id="898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.8 Получение результатов</w:delText>
            </w:r>
            <w:r w:rsidR="002467B8"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37</w:delText>
            </w:r>
          </w:del>
        </w:p>
        <w:p w14:paraId="030D5410" w14:textId="43A1E283" w:rsidR="002467B8" w:rsidRPr="00A400FB" w:rsidDel="00C675A5" w:rsidRDefault="00034BB8" w:rsidP="00C13798">
          <w:pPr>
            <w:pStyle w:val="11"/>
            <w:rPr>
              <w:del w:id="899" w:author="пользователь Microsoft Office" w:date="2018-05-22T17:34:00Z"/>
              <w:rFonts w:eastAsiaTheme="minorEastAsia"/>
              <w:noProof/>
              <w:lang w:eastAsia="ja-JP"/>
            </w:rPr>
            <w:pPrChange w:id="900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</w:pPr>
            </w:pPrChange>
          </w:pPr>
          <w:del w:id="901" w:author="пользователь Microsoft Office" w:date="2018-05-22T17:34:00Z">
            <w:r w:rsidRPr="006753DF" w:rsidDel="00C675A5">
              <w:rPr>
                <w:noProof/>
                <w:rPrChange w:id="902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ГЛАВА 5</w:delText>
            </w:r>
            <w:r w:rsidR="00A57F93" w:rsidRPr="006753DF" w:rsidDel="00C675A5">
              <w:rPr>
                <w:noProof/>
                <w:rPrChange w:id="903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.</w:delText>
            </w:r>
            <w:r w:rsidR="002467B8" w:rsidRPr="006753DF" w:rsidDel="00C675A5">
              <w:rPr>
                <w:noProof/>
                <w:rPrChange w:id="904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 xml:space="preserve"> РАЗБОР И АНАЛИЗ РЕЗУЛЬТАТОВ</w:delText>
            </w:r>
            <w:r w:rsidR="002467B8"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39</w:delText>
            </w:r>
          </w:del>
        </w:p>
        <w:p w14:paraId="315EA648" w14:textId="14563E22" w:rsidR="002467B8" w:rsidRPr="00A400FB" w:rsidDel="00C675A5" w:rsidRDefault="00A030FD" w:rsidP="00C13798">
          <w:pPr>
            <w:pStyle w:val="11"/>
            <w:rPr>
              <w:del w:id="905" w:author="пользователь Microsoft Office" w:date="2018-05-22T17:34:00Z"/>
              <w:rFonts w:eastAsiaTheme="minorEastAsia"/>
              <w:noProof/>
              <w:lang w:eastAsia="ja-JP"/>
            </w:rPr>
            <w:pPrChange w:id="906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  <w:ind w:left="708"/>
              </w:pPr>
            </w:pPrChange>
          </w:pPr>
          <w:del w:id="907" w:author="пользователь Microsoft Office" w:date="2018-05-22T17:34:00Z">
            <w:r w:rsidRPr="006753DF" w:rsidDel="00C675A5">
              <w:rPr>
                <w:noProof/>
                <w:rPrChange w:id="908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5</w:delText>
            </w:r>
            <w:r w:rsidR="002467B8" w:rsidRPr="006753DF" w:rsidDel="00C675A5">
              <w:rPr>
                <w:noProof/>
                <w:rPrChange w:id="909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.1 Разбор набора расстояний</w:delText>
            </w:r>
            <w:r w:rsidR="002467B8"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39</w:delText>
            </w:r>
          </w:del>
        </w:p>
        <w:p w14:paraId="631E2EAC" w14:textId="203F1ACF" w:rsidR="002467B8" w:rsidRPr="00A400FB" w:rsidDel="00C675A5" w:rsidRDefault="00A030FD" w:rsidP="00C13798">
          <w:pPr>
            <w:pStyle w:val="11"/>
            <w:rPr>
              <w:del w:id="910" w:author="пользователь Microsoft Office" w:date="2018-05-22T17:34:00Z"/>
              <w:rFonts w:eastAsiaTheme="minorEastAsia"/>
              <w:noProof/>
              <w:lang w:eastAsia="ja-JP"/>
            </w:rPr>
            <w:pPrChange w:id="911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  <w:ind w:left="708"/>
              </w:pPr>
            </w:pPrChange>
          </w:pPr>
          <w:del w:id="912" w:author="пользователь Microsoft Office" w:date="2018-05-22T17:34:00Z">
            <w:r w:rsidRPr="006753DF" w:rsidDel="00C675A5">
              <w:rPr>
                <w:noProof/>
                <w:rPrChange w:id="913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5</w:delText>
            </w:r>
            <w:r w:rsidR="002467B8" w:rsidRPr="006753DF" w:rsidDel="00C675A5">
              <w:rPr>
                <w:noProof/>
                <w:rPrChange w:id="914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.2 Классификация аномалий для малого набора данных</w:delText>
            </w:r>
            <w:r w:rsidR="002467B8"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39</w:delText>
            </w:r>
          </w:del>
        </w:p>
        <w:p w14:paraId="17A11EEE" w14:textId="2CD93691" w:rsidR="002467B8" w:rsidRPr="00A400FB" w:rsidDel="00C675A5" w:rsidRDefault="00A030FD" w:rsidP="00C13798">
          <w:pPr>
            <w:pStyle w:val="11"/>
            <w:rPr>
              <w:del w:id="915" w:author="пользователь Microsoft Office" w:date="2018-05-22T17:34:00Z"/>
              <w:rFonts w:eastAsiaTheme="minorEastAsia"/>
              <w:noProof/>
              <w:lang w:eastAsia="ja-JP"/>
            </w:rPr>
            <w:pPrChange w:id="916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  <w:ind w:left="708"/>
              </w:pPr>
            </w:pPrChange>
          </w:pPr>
          <w:del w:id="917" w:author="пользователь Microsoft Office" w:date="2018-05-22T17:34:00Z">
            <w:r w:rsidRPr="006753DF" w:rsidDel="00C675A5">
              <w:rPr>
                <w:noProof/>
                <w:rPrChange w:id="918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5</w:delText>
            </w:r>
            <w:r w:rsidR="002467B8" w:rsidRPr="006753DF" w:rsidDel="00C675A5">
              <w:rPr>
                <w:noProof/>
                <w:rPrChange w:id="919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.3 Сбор экспертных оценок по аномалиям и их классам для малого набора данных</w:delText>
            </w:r>
            <w:r w:rsidR="002467B8"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42</w:delText>
            </w:r>
          </w:del>
        </w:p>
        <w:p w14:paraId="50275FDB" w14:textId="52BD5272" w:rsidR="002467B8" w:rsidRPr="00A400FB" w:rsidDel="00C675A5" w:rsidRDefault="00A030FD" w:rsidP="00C13798">
          <w:pPr>
            <w:pStyle w:val="11"/>
            <w:rPr>
              <w:del w:id="920" w:author="пользователь Microsoft Office" w:date="2018-05-22T17:34:00Z"/>
              <w:rFonts w:eastAsiaTheme="minorEastAsia"/>
              <w:noProof/>
              <w:lang w:eastAsia="ja-JP"/>
            </w:rPr>
            <w:pPrChange w:id="921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  <w:ind w:left="708"/>
              </w:pPr>
            </w:pPrChange>
          </w:pPr>
          <w:del w:id="922" w:author="пользователь Microsoft Office" w:date="2018-05-22T17:34:00Z">
            <w:r w:rsidRPr="006753DF" w:rsidDel="00C675A5">
              <w:rPr>
                <w:noProof/>
                <w:rPrChange w:id="923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5</w:delText>
            </w:r>
            <w:r w:rsidR="002467B8" w:rsidRPr="006753DF" w:rsidDel="00C675A5">
              <w:rPr>
                <w:noProof/>
                <w:rPrChange w:id="924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.4 Использование результатов исследования по малому набору данных</w:delText>
            </w:r>
            <w:r w:rsidR="002467B8"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45</w:delText>
            </w:r>
          </w:del>
        </w:p>
        <w:p w14:paraId="25FECFC0" w14:textId="35D85DD1" w:rsidR="002467B8" w:rsidRPr="00A400FB" w:rsidDel="00C675A5" w:rsidRDefault="00A030FD" w:rsidP="00C13798">
          <w:pPr>
            <w:pStyle w:val="11"/>
            <w:rPr>
              <w:del w:id="925" w:author="пользователь Microsoft Office" w:date="2018-05-22T17:34:00Z"/>
              <w:rFonts w:eastAsiaTheme="minorEastAsia"/>
              <w:noProof/>
              <w:lang w:eastAsia="ja-JP"/>
            </w:rPr>
            <w:pPrChange w:id="926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  <w:ind w:left="708"/>
              </w:pPr>
            </w:pPrChange>
          </w:pPr>
          <w:del w:id="927" w:author="пользователь Microsoft Office" w:date="2018-05-22T17:34:00Z">
            <w:r w:rsidRPr="006753DF" w:rsidDel="00C675A5">
              <w:rPr>
                <w:noProof/>
                <w:rPrChange w:id="928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5</w:delText>
            </w:r>
            <w:r w:rsidR="002467B8" w:rsidRPr="006753DF" w:rsidDel="00C675A5">
              <w:rPr>
                <w:noProof/>
                <w:rPrChange w:id="929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.5 Разбор результатов по большому набору данных</w:delText>
            </w:r>
            <w:r w:rsidR="002467B8"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45</w:delText>
            </w:r>
          </w:del>
        </w:p>
        <w:p w14:paraId="59B06F29" w14:textId="44C0EC5A" w:rsidR="002467B8" w:rsidRPr="00A400FB" w:rsidDel="00C675A5" w:rsidRDefault="00A030FD" w:rsidP="00C13798">
          <w:pPr>
            <w:pStyle w:val="11"/>
            <w:rPr>
              <w:del w:id="930" w:author="пользователь Microsoft Office" w:date="2018-05-22T17:34:00Z"/>
              <w:rFonts w:eastAsiaTheme="minorEastAsia"/>
              <w:noProof/>
              <w:lang w:eastAsia="ja-JP"/>
            </w:rPr>
            <w:pPrChange w:id="931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  <w:ind w:left="708"/>
              </w:pPr>
            </w:pPrChange>
          </w:pPr>
          <w:del w:id="932" w:author="пользователь Microsoft Office" w:date="2018-05-22T17:34:00Z">
            <w:r w:rsidRPr="006753DF" w:rsidDel="00C675A5">
              <w:rPr>
                <w:noProof/>
                <w:rPrChange w:id="933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5</w:delText>
            </w:r>
            <w:r w:rsidR="002467B8" w:rsidRPr="006753DF" w:rsidDel="00C675A5">
              <w:rPr>
                <w:noProof/>
                <w:rPrChange w:id="934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.6 Использование результатов исследования по большому набору данных</w:delText>
            </w:r>
            <w:r w:rsidR="002467B8"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47</w:delText>
            </w:r>
          </w:del>
        </w:p>
        <w:p w14:paraId="39C0FB6B" w14:textId="77777777" w:rsidR="002467B8" w:rsidRPr="00A400FB" w:rsidDel="00C675A5" w:rsidRDefault="002467B8" w:rsidP="00C13798">
          <w:pPr>
            <w:pStyle w:val="11"/>
            <w:rPr>
              <w:del w:id="935" w:author="пользователь Microsoft Office" w:date="2018-05-22T17:34:00Z"/>
              <w:rFonts w:eastAsiaTheme="minorEastAsia"/>
              <w:noProof/>
              <w:lang w:eastAsia="ja-JP"/>
            </w:rPr>
            <w:pPrChange w:id="936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</w:pPr>
            </w:pPrChange>
          </w:pPr>
          <w:del w:id="937" w:author="пользователь Microsoft Office" w:date="2018-05-22T17:34:00Z">
            <w:r w:rsidRPr="006753DF" w:rsidDel="00C675A5">
              <w:rPr>
                <w:noProof/>
                <w:rPrChange w:id="938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Заключение</w:delText>
            </w:r>
            <w:r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49</w:delText>
            </w:r>
          </w:del>
        </w:p>
        <w:p w14:paraId="4A7BE2D4" w14:textId="73A5644C" w:rsidR="002467B8" w:rsidRPr="00A400FB" w:rsidDel="00C675A5" w:rsidRDefault="004B393F" w:rsidP="00C13798">
          <w:pPr>
            <w:pStyle w:val="11"/>
            <w:rPr>
              <w:del w:id="939" w:author="пользователь Microsoft Office" w:date="2018-05-22T17:34:00Z"/>
              <w:rFonts w:eastAsiaTheme="minorEastAsia"/>
              <w:noProof/>
              <w:lang w:eastAsia="ja-JP"/>
            </w:rPr>
            <w:pPrChange w:id="940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</w:pPr>
            </w:pPrChange>
          </w:pPr>
          <w:del w:id="941" w:author="пользователь Microsoft Office" w:date="2018-05-22T17:34:00Z">
            <w:r w:rsidRPr="006753DF" w:rsidDel="00C675A5">
              <w:rPr>
                <w:noProof/>
                <w:rPrChange w:id="942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bCs/>
                    <w:caps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Список использованных источников</w:delText>
            </w:r>
            <w:r w:rsidR="002467B8"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52</w:delText>
            </w:r>
          </w:del>
        </w:p>
        <w:p w14:paraId="4922193D" w14:textId="77777777" w:rsidR="002467B8" w:rsidRPr="00A400FB" w:rsidDel="00C675A5" w:rsidRDefault="002467B8" w:rsidP="00C13798">
          <w:pPr>
            <w:pStyle w:val="11"/>
            <w:rPr>
              <w:del w:id="943" w:author="пользователь Microsoft Office" w:date="2018-05-22T17:34:00Z"/>
              <w:rFonts w:eastAsiaTheme="minorEastAsia"/>
              <w:noProof/>
              <w:lang w:eastAsia="ja-JP"/>
            </w:rPr>
            <w:pPrChange w:id="944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</w:pPr>
            </w:pPrChange>
          </w:pPr>
          <w:del w:id="945" w:author="пользователь Microsoft Office" w:date="2018-05-22T17:34:00Z">
            <w:r w:rsidRPr="006753DF" w:rsidDel="00C675A5">
              <w:rPr>
                <w:noProof/>
                <w:rPrChange w:id="946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ПРИЛОЖЕНИЕ А</w:delText>
            </w:r>
            <w:r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55</w:delText>
            </w:r>
          </w:del>
        </w:p>
        <w:p w14:paraId="55B6C818" w14:textId="77777777" w:rsidR="002467B8" w:rsidRPr="00A400FB" w:rsidDel="00C675A5" w:rsidRDefault="002467B8" w:rsidP="00C13798">
          <w:pPr>
            <w:pStyle w:val="11"/>
            <w:rPr>
              <w:del w:id="947" w:author="пользователь Microsoft Office" w:date="2018-05-22T17:34:00Z"/>
              <w:rFonts w:eastAsiaTheme="minorEastAsia"/>
              <w:noProof/>
              <w:lang w:eastAsia="ja-JP"/>
            </w:rPr>
            <w:pPrChange w:id="948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</w:pPr>
            </w:pPrChange>
          </w:pPr>
          <w:del w:id="949" w:author="пользователь Microsoft Office" w:date="2018-05-22T17:34:00Z">
            <w:r w:rsidRPr="006753DF" w:rsidDel="00C675A5">
              <w:rPr>
                <w:noProof/>
                <w:rPrChange w:id="950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ПРИЛОЖЕНИЕ Б</w:delText>
            </w:r>
            <w:r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56</w:delText>
            </w:r>
          </w:del>
        </w:p>
        <w:p w14:paraId="63C2CE58" w14:textId="77777777" w:rsidR="002467B8" w:rsidRPr="00A400FB" w:rsidDel="00C675A5" w:rsidRDefault="002467B8" w:rsidP="00C13798">
          <w:pPr>
            <w:pStyle w:val="11"/>
            <w:rPr>
              <w:del w:id="951" w:author="пользователь Microsoft Office" w:date="2018-05-22T17:34:00Z"/>
              <w:rFonts w:eastAsiaTheme="minorEastAsia"/>
              <w:noProof/>
              <w:lang w:eastAsia="ja-JP"/>
            </w:rPr>
            <w:pPrChange w:id="952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</w:pPr>
            </w:pPrChange>
          </w:pPr>
          <w:del w:id="953" w:author="пользователь Microsoft Office" w:date="2018-05-22T17:34:00Z">
            <w:r w:rsidRPr="006753DF" w:rsidDel="00C675A5">
              <w:rPr>
                <w:noProof/>
                <w:rPrChange w:id="954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ПРИЛОЖЕНИЕ В</w:delText>
            </w:r>
            <w:r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57</w:delText>
            </w:r>
          </w:del>
        </w:p>
        <w:p w14:paraId="6D9AE069" w14:textId="77777777" w:rsidR="002467B8" w:rsidRPr="00A400FB" w:rsidDel="00C675A5" w:rsidRDefault="002467B8" w:rsidP="00C13798">
          <w:pPr>
            <w:pStyle w:val="11"/>
            <w:rPr>
              <w:del w:id="955" w:author="пользователь Microsoft Office" w:date="2018-05-22T17:34:00Z"/>
              <w:rFonts w:eastAsiaTheme="minorEastAsia"/>
              <w:noProof/>
              <w:lang w:eastAsia="ja-JP"/>
            </w:rPr>
            <w:pPrChange w:id="956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</w:pPr>
            </w:pPrChange>
          </w:pPr>
          <w:del w:id="957" w:author="пользователь Microsoft Office" w:date="2018-05-22T17:34:00Z">
            <w:r w:rsidRPr="006753DF" w:rsidDel="00C675A5">
              <w:rPr>
                <w:noProof/>
                <w:rPrChange w:id="958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ПРИЛОЖЕНИЕ Г</w:delText>
            </w:r>
            <w:r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58</w:delText>
            </w:r>
          </w:del>
        </w:p>
        <w:p w14:paraId="2A40FC3C" w14:textId="77777777" w:rsidR="002467B8" w:rsidRPr="00A400FB" w:rsidDel="00C675A5" w:rsidRDefault="002467B8" w:rsidP="00C13798">
          <w:pPr>
            <w:pStyle w:val="11"/>
            <w:rPr>
              <w:del w:id="959" w:author="пользователь Microsoft Office" w:date="2018-05-22T17:34:00Z"/>
              <w:rFonts w:eastAsiaTheme="minorEastAsia"/>
              <w:noProof/>
              <w:lang w:eastAsia="ja-JP"/>
            </w:rPr>
            <w:pPrChange w:id="960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</w:pPr>
            </w:pPrChange>
          </w:pPr>
          <w:del w:id="961" w:author="пользователь Microsoft Office" w:date="2018-05-22T17:34:00Z">
            <w:r w:rsidRPr="006753DF" w:rsidDel="00C675A5">
              <w:rPr>
                <w:noProof/>
                <w:rPrChange w:id="962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ПРИЛОЖЕНИЕ Д</w:delText>
            </w:r>
            <w:r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59</w:delText>
            </w:r>
          </w:del>
        </w:p>
        <w:p w14:paraId="321D5AC8" w14:textId="77777777" w:rsidR="002467B8" w:rsidRPr="00A400FB" w:rsidDel="00C675A5" w:rsidRDefault="002467B8" w:rsidP="00C13798">
          <w:pPr>
            <w:pStyle w:val="11"/>
            <w:rPr>
              <w:del w:id="963" w:author="пользователь Microsoft Office" w:date="2018-05-22T17:34:00Z"/>
              <w:rFonts w:eastAsiaTheme="minorEastAsia"/>
              <w:noProof/>
              <w:lang w:eastAsia="ja-JP"/>
            </w:rPr>
            <w:pPrChange w:id="964" w:author="пользователь Microsoft Office" w:date="2018-05-22T17:44:00Z">
              <w:pPr>
                <w:pStyle w:val="11"/>
                <w:tabs>
                  <w:tab w:val="right" w:leader="dot" w:pos="9344"/>
                </w:tabs>
              </w:pPr>
            </w:pPrChange>
          </w:pPr>
          <w:del w:id="965" w:author="пользователь Microsoft Office" w:date="2018-05-22T17:34:00Z">
            <w:r w:rsidRPr="006753DF" w:rsidDel="00C675A5">
              <w:rPr>
                <w:noProof/>
                <w:rPrChange w:id="966" w:author="пользователь Microsoft Office" w:date="2018-05-22T17:41:00Z">
                  <w:rPr>
                    <w:rStyle w:val="aa"/>
                    <w:rFonts w:ascii="Times New Roman" w:hAnsi="Times New Roman" w:cs="Times New Roman"/>
                    <w:noProof/>
                    <w:color w:val="000000" w:themeColor="text1"/>
                    <w:sz w:val="28"/>
                    <w:szCs w:val="28"/>
                    <w:u w:val="none"/>
                  </w:rPr>
                </w:rPrChange>
              </w:rPr>
              <w:delText>ПРИЛОЖЕНИЕ Е</w:delText>
            </w:r>
            <w:r w:rsidRPr="006B3A41" w:rsidDel="00C675A5">
              <w:rPr>
                <w:noProof/>
                <w:webHidden/>
              </w:rPr>
              <w:tab/>
            </w:r>
            <w:r w:rsidR="00EB4516" w:rsidRPr="00A400FB" w:rsidDel="00C675A5">
              <w:rPr>
                <w:noProof/>
                <w:webHidden/>
              </w:rPr>
              <w:delText>60</w:delText>
            </w:r>
          </w:del>
        </w:p>
        <w:p w14:paraId="0EF9E76F" w14:textId="2B56C22C" w:rsidR="008F3419" w:rsidRPr="00A400FB" w:rsidRDefault="001E4C9E" w:rsidP="00C13798">
          <w:pPr>
            <w:pStyle w:val="11"/>
            <w:rPr>
              <w:rFonts w:eastAsiaTheme="minorEastAsia"/>
              <w:noProof/>
              <w:lang w:eastAsia="ru-RU"/>
            </w:rPr>
            <w:pPrChange w:id="967" w:author="пользователь Microsoft Office" w:date="2018-05-22T17:44:00Z">
              <w:pPr>
                <w:pStyle w:val="11"/>
                <w:tabs>
                  <w:tab w:val="right" w:leader="dot" w:pos="10195"/>
                </w:tabs>
              </w:pPr>
            </w:pPrChange>
          </w:pPr>
          <w:r w:rsidRPr="00A400FB">
            <w:fldChar w:fldCharType="end"/>
          </w:r>
        </w:p>
      </w:sdtContent>
    </w:sdt>
    <w:p w14:paraId="1510E5E6" w14:textId="4C23A83C" w:rsidR="008D6AD1" w:rsidRPr="005F7A4D" w:rsidRDefault="008D6AD1" w:rsidP="00C13798">
      <w:pPr>
        <w:pStyle w:val="11"/>
        <w:rPr>
          <w:sz w:val="28"/>
          <w:szCs w:val="28"/>
        </w:rPr>
        <w:pPrChange w:id="968" w:author="пользователь Microsoft Office" w:date="2018-05-22T17:44:00Z">
          <w:pPr>
            <w:pStyle w:val="11"/>
            <w:tabs>
              <w:tab w:val="right" w:leader="dot" w:pos="10195"/>
            </w:tabs>
            <w:jc w:val="both"/>
          </w:pPr>
        </w:pPrChange>
      </w:pPr>
      <w:r w:rsidRPr="005F7A4D">
        <w:br w:type="page"/>
      </w:r>
      <w:bookmarkStart w:id="969" w:name="_GoBack"/>
      <w:bookmarkEnd w:id="969"/>
    </w:p>
    <w:p w14:paraId="44507475" w14:textId="77777777" w:rsidR="00752B12" w:rsidRPr="005F7A4D" w:rsidRDefault="6FB58292" w:rsidP="6FB58292">
      <w:pPr>
        <w:pStyle w:val="a3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bCs/>
          <w:caps/>
          <w:color w:val="000000" w:themeColor="text1"/>
        </w:rPr>
      </w:pPr>
      <w:bookmarkStart w:id="970" w:name="_Toc514773823"/>
      <w:commentRangeStart w:id="971"/>
      <w:r w:rsidRPr="005F7A4D">
        <w:rPr>
          <w:b/>
          <w:bCs/>
          <w:caps/>
          <w:color w:val="000000" w:themeColor="text1"/>
        </w:rPr>
        <w:lastRenderedPageBreak/>
        <w:t>Определения, обозначения и сокращения</w:t>
      </w:r>
      <w:bookmarkEnd w:id="2"/>
      <w:commentRangeEnd w:id="971"/>
      <w:r w:rsidR="00CC0463">
        <w:rPr>
          <w:rStyle w:val="af3"/>
          <w:rFonts w:asciiTheme="minorHAnsi" w:eastAsiaTheme="minorHAnsi" w:hAnsiTheme="minorHAnsi" w:cstheme="minorBidi"/>
          <w:lang w:eastAsia="en-US"/>
        </w:rPr>
        <w:commentReference w:id="971"/>
      </w:r>
      <w:bookmarkEnd w:id="970"/>
    </w:p>
    <w:p w14:paraId="7F874583" w14:textId="77777777" w:rsidR="00C200B9" w:rsidRPr="005F7A4D" w:rsidRDefault="00C200B9" w:rsidP="00C200B9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moveToRangeStart w:id="972" w:author="Microsoft Office User" w:date="2018-05-20T23:34:00Z" w:name="move514622571"/>
      <w:moveTo w:id="973" w:author="Microsoft Office User" w:date="2018-05-20T23:34:00Z">
        <w:r w:rsidRPr="005F7A4D">
          <w:rPr>
            <w:color w:val="000000" w:themeColor="text1"/>
          </w:rPr>
          <w:tab/>
        </w:r>
        <w:bookmarkStart w:id="974" w:name="_Toc514773824"/>
        <w:r w:rsidRPr="005F7A4D">
          <w:rPr>
            <w:i/>
            <w:color w:val="000000" w:themeColor="text1"/>
          </w:rPr>
          <w:t>API</w:t>
        </w:r>
        <w:r w:rsidRPr="005F7A4D">
          <w:rPr>
            <w:color w:val="000000" w:themeColor="text1"/>
          </w:rPr>
          <w:t xml:space="preserve"> — набор готовых классов, процедур, функций, структур и констант, предоставляемых сервисом для использования во внешних программных продуктах.</w:t>
        </w:r>
        <w:bookmarkEnd w:id="974"/>
        <w:r w:rsidRPr="005F7A4D">
          <w:rPr>
            <w:color w:val="000000" w:themeColor="text1"/>
          </w:rPr>
          <w:t xml:space="preserve"> </w:t>
        </w:r>
      </w:moveTo>
    </w:p>
    <w:p w14:paraId="6F0F4DE8" w14:textId="1A4DD2D7" w:rsidR="00C200B9" w:rsidRDefault="00C200B9" w:rsidP="00C200B9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ins w:id="975" w:author="Microsoft Office User" w:date="2018-05-20T23:36:00Z"/>
          <w:color w:val="000000" w:themeColor="text1"/>
        </w:rPr>
      </w:pPr>
      <w:moveToRangeStart w:id="976" w:author="Microsoft Office User" w:date="2018-05-20T23:35:00Z" w:name="move514622664"/>
      <w:moveToRangeEnd w:id="972"/>
      <w:moveTo w:id="977" w:author="Microsoft Office User" w:date="2018-05-20T23:35:00Z">
        <w:r w:rsidRPr="005F7A4D">
          <w:rPr>
            <w:color w:val="000000" w:themeColor="text1"/>
          </w:rPr>
          <w:tab/>
        </w:r>
        <w:bookmarkStart w:id="978" w:name="_Toc514773825"/>
        <w:r w:rsidRPr="005F7A4D">
          <w:rPr>
            <w:i/>
            <w:color w:val="000000" w:themeColor="text1"/>
            <w:lang w:val="en-GB"/>
          </w:rPr>
          <w:t>IDE</w:t>
        </w:r>
        <w:r w:rsidRPr="005F7A4D">
          <w:rPr>
            <w:i/>
            <w:color w:val="000000" w:themeColor="text1"/>
          </w:rPr>
          <w:t xml:space="preserve"> (</w:t>
        </w:r>
        <w:r w:rsidRPr="005F7A4D">
          <w:rPr>
            <w:i/>
            <w:color w:val="000000" w:themeColor="text1"/>
            <w:lang w:val="en-GB"/>
          </w:rPr>
          <w:t>Integrated</w:t>
        </w:r>
        <w:r w:rsidRPr="005F7A4D">
          <w:rPr>
            <w:i/>
            <w:color w:val="000000" w:themeColor="text1"/>
          </w:rPr>
          <w:t xml:space="preserve"> </w:t>
        </w:r>
        <w:r w:rsidRPr="005F7A4D">
          <w:rPr>
            <w:i/>
            <w:color w:val="000000" w:themeColor="text1"/>
            <w:lang w:val="en-GB"/>
          </w:rPr>
          <w:t>development</w:t>
        </w:r>
        <w:r w:rsidRPr="005F7A4D">
          <w:rPr>
            <w:i/>
            <w:color w:val="000000" w:themeColor="text1"/>
          </w:rPr>
          <w:t xml:space="preserve"> </w:t>
        </w:r>
        <w:r w:rsidRPr="005F7A4D">
          <w:rPr>
            <w:i/>
            <w:color w:val="000000" w:themeColor="text1"/>
            <w:lang w:val="en-GB"/>
          </w:rPr>
          <w:t>environment</w:t>
        </w:r>
        <w:r w:rsidRPr="005F7A4D">
          <w:rPr>
            <w:i/>
            <w:color w:val="000000" w:themeColor="text1"/>
          </w:rPr>
          <w:t xml:space="preserve">, </w:t>
        </w:r>
        <w:proofErr w:type="spellStart"/>
        <w:r w:rsidRPr="005F7A4D">
          <w:rPr>
            <w:i/>
            <w:color w:val="000000" w:themeColor="text1"/>
          </w:rPr>
          <w:t>интеграированная</w:t>
        </w:r>
        <w:proofErr w:type="spellEnd"/>
        <w:r w:rsidRPr="005F7A4D">
          <w:rPr>
            <w:i/>
            <w:color w:val="000000" w:themeColor="text1"/>
          </w:rPr>
          <w:t xml:space="preserve"> среда разработки)</w:t>
        </w:r>
        <w:r w:rsidRPr="005F7A4D">
          <w:rPr>
            <w:color w:val="000000" w:themeColor="text1"/>
          </w:rPr>
          <w:t xml:space="preserve"> — комплекс программных средств, используемый программистами для разработки ПО. Как правило, среда разработки включает в себя: текстовый редактор, компилятор и/или интерпретатор, средства автоматизации сборки, отладчик.</w:t>
        </w:r>
      </w:moveTo>
      <w:bookmarkEnd w:id="978"/>
    </w:p>
    <w:p w14:paraId="369E40AC" w14:textId="4A83BADC" w:rsidR="00C200B9" w:rsidRPr="00C200B9" w:rsidRDefault="00C200B9" w:rsidP="00C200B9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ins w:id="979" w:author="Microsoft Office User" w:date="2018-05-20T23:36:00Z">
        <w:r w:rsidRPr="005F7A4D">
          <w:rPr>
            <w:color w:val="000000" w:themeColor="text1"/>
          </w:rPr>
          <w:tab/>
        </w:r>
        <w:bookmarkStart w:id="980" w:name="_Toc514773826"/>
        <w:proofErr w:type="spellStart"/>
        <w:r w:rsidRPr="005F7A4D">
          <w:rPr>
            <w:i/>
            <w:color w:val="000000" w:themeColor="text1"/>
          </w:rPr>
          <w:t>IntelliJ</w:t>
        </w:r>
        <w:proofErr w:type="spellEnd"/>
        <w:r w:rsidRPr="005F7A4D">
          <w:rPr>
            <w:i/>
            <w:color w:val="000000" w:themeColor="text1"/>
          </w:rPr>
          <w:t xml:space="preserve"> платформа</w:t>
        </w:r>
        <w:r w:rsidRPr="005F7A4D">
          <w:rPr>
            <w:color w:val="000000" w:themeColor="text1"/>
          </w:rPr>
          <w:t xml:space="preserve"> — </w:t>
        </w:r>
        <w:proofErr w:type="spellStart"/>
        <w:r w:rsidRPr="005F7A4D">
          <w:rPr>
            <w:color w:val="000000" w:themeColor="text1"/>
          </w:rPr>
          <w:t>платформа</w:t>
        </w:r>
        <w:proofErr w:type="spellEnd"/>
        <w:r w:rsidRPr="005F7A4D">
          <w:rPr>
            <w:color w:val="000000" w:themeColor="text1"/>
          </w:rPr>
          <w:t xml:space="preserve">, разработанная для создания инструментов анализа кода на различных языках программирования в рамках </w:t>
        </w:r>
        <w:r w:rsidRPr="005F7A4D">
          <w:rPr>
            <w:color w:val="000000" w:themeColor="text1"/>
            <w:lang w:val="en-GB"/>
          </w:rPr>
          <w:t>IDE</w:t>
        </w:r>
        <w:r w:rsidRPr="005F7A4D">
          <w:rPr>
            <w:color w:val="000000" w:themeColor="text1"/>
          </w:rPr>
          <w:t>.</w:t>
        </w:r>
      </w:ins>
      <w:bookmarkEnd w:id="980"/>
    </w:p>
    <w:p w14:paraId="4D517448" w14:textId="77777777" w:rsidR="00C200B9" w:rsidRPr="005F7A4D" w:rsidDel="00C200B9" w:rsidRDefault="00C200B9" w:rsidP="00C200B9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del w:id="981" w:author="Microsoft Office User" w:date="2018-05-20T23:36:00Z"/>
          <w:color w:val="000000" w:themeColor="text1"/>
          <w:szCs w:val="28"/>
        </w:rPr>
      </w:pPr>
      <w:moveToRangeStart w:id="982" w:author="Microsoft Office User" w:date="2018-05-20T23:36:00Z" w:name="move514622726"/>
      <w:moveToRangeEnd w:id="976"/>
      <w:moveTo w:id="983" w:author="Microsoft Office User" w:date="2018-05-20T23:36:00Z">
        <w:r w:rsidRPr="005F7A4D">
          <w:rPr>
            <w:color w:val="000000" w:themeColor="text1"/>
            <w:szCs w:val="28"/>
          </w:rPr>
          <w:tab/>
        </w:r>
        <w:bookmarkStart w:id="984" w:name="_Toc514773827"/>
        <w:r w:rsidRPr="005F7A4D">
          <w:rPr>
            <w:i/>
            <w:color w:val="000000" w:themeColor="text1"/>
            <w:lang w:val="en-GB"/>
          </w:rPr>
          <w:t>JVM</w:t>
        </w:r>
        <w:r w:rsidRPr="005F7A4D">
          <w:rPr>
            <w:i/>
            <w:color w:val="000000" w:themeColor="text1"/>
          </w:rPr>
          <w:t xml:space="preserve"> (</w:t>
        </w:r>
        <w:proofErr w:type="spellStart"/>
        <w:r w:rsidRPr="005F7A4D">
          <w:rPr>
            <w:i/>
            <w:color w:val="000000" w:themeColor="text1"/>
          </w:rPr>
          <w:t>Java</w:t>
        </w:r>
        <w:proofErr w:type="spellEnd"/>
        <w:r w:rsidRPr="005F7A4D">
          <w:rPr>
            <w:i/>
            <w:color w:val="000000" w:themeColor="text1"/>
          </w:rPr>
          <w:t xml:space="preserve"> </w:t>
        </w:r>
        <w:proofErr w:type="spellStart"/>
        <w:r w:rsidRPr="005F7A4D">
          <w:rPr>
            <w:i/>
            <w:color w:val="000000" w:themeColor="text1"/>
          </w:rPr>
          <w:t>Virtual</w:t>
        </w:r>
        <w:proofErr w:type="spellEnd"/>
        <w:r w:rsidRPr="005F7A4D">
          <w:rPr>
            <w:i/>
            <w:color w:val="000000" w:themeColor="text1"/>
          </w:rPr>
          <w:t xml:space="preserve"> </w:t>
        </w:r>
        <w:proofErr w:type="spellStart"/>
        <w:r w:rsidRPr="005F7A4D">
          <w:rPr>
            <w:i/>
            <w:color w:val="000000" w:themeColor="text1"/>
          </w:rPr>
          <w:t>Machine</w:t>
        </w:r>
        <w:proofErr w:type="spellEnd"/>
        <w:r w:rsidRPr="005F7A4D">
          <w:rPr>
            <w:i/>
            <w:color w:val="000000" w:themeColor="text1"/>
          </w:rPr>
          <w:t>)</w:t>
        </w:r>
        <w:r w:rsidRPr="005F7A4D">
          <w:rPr>
            <w:color w:val="000000" w:themeColor="text1"/>
          </w:rPr>
          <w:t xml:space="preserve"> — виртуальная машина ЯП </w:t>
        </w:r>
        <w:proofErr w:type="spellStart"/>
        <w:r w:rsidRPr="005F7A4D">
          <w:rPr>
            <w:color w:val="000000" w:themeColor="text1"/>
          </w:rPr>
          <w:t>Java</w:t>
        </w:r>
        <w:proofErr w:type="spellEnd"/>
        <w:r w:rsidRPr="005F7A4D">
          <w:rPr>
            <w:color w:val="000000" w:themeColor="text1"/>
          </w:rPr>
          <w:t xml:space="preserve"> — основная часть исполняющей системы </w:t>
        </w:r>
        <w:proofErr w:type="spellStart"/>
        <w:r w:rsidRPr="005F7A4D">
          <w:rPr>
            <w:color w:val="000000" w:themeColor="text1"/>
          </w:rPr>
          <w:t>Java</w:t>
        </w:r>
        <w:proofErr w:type="spellEnd"/>
        <w:r w:rsidRPr="005F7A4D">
          <w:rPr>
            <w:color w:val="000000" w:themeColor="text1"/>
          </w:rPr>
          <w:t xml:space="preserve">, так называемой </w:t>
        </w:r>
        <w:proofErr w:type="spellStart"/>
        <w:r w:rsidRPr="005F7A4D">
          <w:rPr>
            <w:color w:val="000000" w:themeColor="text1"/>
          </w:rPr>
          <w:t>Java</w:t>
        </w:r>
        <w:proofErr w:type="spellEnd"/>
        <w:r w:rsidRPr="005F7A4D">
          <w:rPr>
            <w:color w:val="000000" w:themeColor="text1"/>
          </w:rPr>
          <w:t xml:space="preserve"> </w:t>
        </w:r>
        <w:proofErr w:type="spellStart"/>
        <w:r w:rsidRPr="005F7A4D">
          <w:rPr>
            <w:color w:val="000000" w:themeColor="text1"/>
          </w:rPr>
          <w:t>Runtime</w:t>
        </w:r>
        <w:proofErr w:type="spellEnd"/>
        <w:r w:rsidRPr="005F7A4D">
          <w:rPr>
            <w:color w:val="000000" w:themeColor="text1"/>
          </w:rPr>
          <w:t xml:space="preserve"> </w:t>
        </w:r>
        <w:proofErr w:type="spellStart"/>
        <w:r w:rsidRPr="005F7A4D">
          <w:rPr>
            <w:color w:val="000000" w:themeColor="text1"/>
          </w:rPr>
          <w:t>Environment</w:t>
        </w:r>
        <w:proofErr w:type="spellEnd"/>
        <w:r w:rsidRPr="005F7A4D">
          <w:rPr>
            <w:color w:val="000000" w:themeColor="text1"/>
          </w:rPr>
          <w:t xml:space="preserve"> (JRE). Виртуальная машина </w:t>
        </w:r>
        <w:proofErr w:type="spellStart"/>
        <w:r w:rsidRPr="005F7A4D">
          <w:rPr>
            <w:color w:val="000000" w:themeColor="text1"/>
          </w:rPr>
          <w:t>Java</w:t>
        </w:r>
        <w:proofErr w:type="spellEnd"/>
        <w:r w:rsidRPr="005F7A4D">
          <w:rPr>
            <w:color w:val="000000" w:themeColor="text1"/>
          </w:rPr>
          <w:t xml:space="preserve"> исполняет байт-код </w:t>
        </w:r>
        <w:proofErr w:type="spellStart"/>
        <w:r w:rsidRPr="005F7A4D">
          <w:rPr>
            <w:color w:val="000000" w:themeColor="text1"/>
          </w:rPr>
          <w:t>Java</w:t>
        </w:r>
        <w:proofErr w:type="spellEnd"/>
        <w:r w:rsidRPr="005F7A4D">
          <w:rPr>
            <w:color w:val="000000" w:themeColor="text1"/>
          </w:rPr>
          <w:t xml:space="preserve">, предварительно созданный из исходного текста </w:t>
        </w:r>
        <w:proofErr w:type="spellStart"/>
        <w:r w:rsidRPr="005F7A4D">
          <w:rPr>
            <w:color w:val="000000" w:themeColor="text1"/>
          </w:rPr>
          <w:t>Java</w:t>
        </w:r>
        <w:proofErr w:type="spellEnd"/>
        <w:r w:rsidRPr="005F7A4D">
          <w:rPr>
            <w:color w:val="000000" w:themeColor="text1"/>
          </w:rPr>
          <w:t xml:space="preserve">-программы компилятором </w:t>
        </w:r>
        <w:proofErr w:type="spellStart"/>
        <w:r w:rsidRPr="005F7A4D">
          <w:rPr>
            <w:color w:val="000000" w:themeColor="text1"/>
          </w:rPr>
          <w:t>Java</w:t>
        </w:r>
        <w:proofErr w:type="spellEnd"/>
        <w:r w:rsidRPr="005F7A4D">
          <w:rPr>
            <w:color w:val="000000" w:themeColor="text1"/>
          </w:rPr>
          <w:t>.</w:t>
        </w:r>
      </w:moveTo>
      <w:bookmarkEnd w:id="984"/>
    </w:p>
    <w:moveToRangeEnd w:id="982"/>
    <w:p w14:paraId="37DB9F9E" w14:textId="77777777" w:rsidR="00C200B9" w:rsidRDefault="00C200B9" w:rsidP="003644A2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ins w:id="985" w:author="Microsoft Office User" w:date="2018-05-20T23:34:00Z"/>
          <w:color w:val="000000" w:themeColor="text1"/>
          <w:szCs w:val="28"/>
        </w:rPr>
      </w:pPr>
    </w:p>
    <w:p w14:paraId="25363C5E" w14:textId="3E56B1CF" w:rsidR="00C200B9" w:rsidDel="00C200B9" w:rsidRDefault="00C200B9" w:rsidP="003644A2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del w:id="986" w:author="Microsoft Office User" w:date="2018-05-20T23:33:00Z"/>
          <w:color w:val="000000" w:themeColor="text1"/>
        </w:rPr>
      </w:pPr>
      <w:moveToRangeStart w:id="987" w:author="Microsoft Office User" w:date="2018-05-20T23:33:00Z" w:name="move514622544"/>
      <w:moveTo w:id="988" w:author="Microsoft Office User" w:date="2018-05-20T23:33:00Z">
        <w:r w:rsidRPr="005F7A4D">
          <w:rPr>
            <w:color w:val="000000" w:themeColor="text1"/>
            <w:szCs w:val="28"/>
          </w:rPr>
          <w:tab/>
        </w:r>
        <w:bookmarkStart w:id="989" w:name="_Toc514773828"/>
        <w:r w:rsidRPr="005F7A4D">
          <w:rPr>
            <w:i/>
            <w:color w:val="000000" w:themeColor="text1"/>
          </w:rPr>
          <w:t>Байт-код</w:t>
        </w:r>
        <w:r w:rsidRPr="005F7A4D">
          <w:rPr>
            <w:color w:val="000000" w:themeColor="text1"/>
          </w:rPr>
          <w:t xml:space="preserve"> — стандартное промежуточное представление, в которое может быть переведена компьютерная программа автоматическими средствами. По сравнению с исходным кодом, удобным для создания и чтения человеком, байт-код — это компактное представление программы, уже прошедшей синтаксический и семантический анализ.</w:t>
        </w:r>
      </w:moveTo>
      <w:bookmarkEnd w:id="989"/>
    </w:p>
    <w:p w14:paraId="1EF01975" w14:textId="6FAC32AA" w:rsidR="00C200B9" w:rsidRDefault="00C200B9" w:rsidP="00C200B9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ins w:id="990" w:author="Microsoft Office User" w:date="2018-05-20T23:37:00Z"/>
          <w:color w:val="000000" w:themeColor="text1"/>
        </w:rPr>
      </w:pPr>
    </w:p>
    <w:p w14:paraId="2B88411A" w14:textId="7FE62FF6" w:rsidR="00C200B9" w:rsidRDefault="00C200B9" w:rsidP="003644A2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ins w:id="991" w:author="Microsoft Office User" w:date="2018-05-20T23:37:00Z"/>
          <w:color w:val="000000" w:themeColor="text1"/>
        </w:rPr>
      </w:pPr>
      <w:ins w:id="992" w:author="Microsoft Office User" w:date="2018-05-20T23:37:00Z">
        <w:r w:rsidRPr="005F7A4D">
          <w:rPr>
            <w:color w:val="000000" w:themeColor="text1"/>
            <w:szCs w:val="28"/>
          </w:rPr>
          <w:tab/>
        </w:r>
        <w:bookmarkStart w:id="993" w:name="_Toc514773829"/>
        <w:r w:rsidRPr="005F7A4D">
          <w:rPr>
            <w:i/>
            <w:color w:val="000000" w:themeColor="text1"/>
          </w:rPr>
          <w:t xml:space="preserve">Дерево разбора </w:t>
        </w:r>
        <w:r w:rsidRPr="005F7A4D">
          <w:rPr>
            <w:i/>
            <w:color w:val="000000" w:themeColor="text1"/>
            <w:lang w:val="en-GB"/>
          </w:rPr>
          <w:t>PSI</w:t>
        </w:r>
        <w:r w:rsidRPr="005F7A4D">
          <w:rPr>
            <w:i/>
            <w:color w:val="000000" w:themeColor="text1"/>
          </w:rPr>
          <w:t xml:space="preserve"> (</w:t>
        </w:r>
        <w:r w:rsidRPr="005F7A4D">
          <w:rPr>
            <w:i/>
            <w:color w:val="000000" w:themeColor="text1"/>
            <w:lang w:val="en-GB"/>
          </w:rPr>
          <w:t>Program</w:t>
        </w:r>
        <w:r w:rsidRPr="005F7A4D">
          <w:rPr>
            <w:i/>
            <w:color w:val="000000" w:themeColor="text1"/>
          </w:rPr>
          <w:t xml:space="preserve"> </w:t>
        </w:r>
        <w:r w:rsidRPr="005F7A4D">
          <w:rPr>
            <w:i/>
            <w:color w:val="000000" w:themeColor="text1"/>
            <w:lang w:val="en-GB"/>
          </w:rPr>
          <w:t>Structure</w:t>
        </w:r>
        <w:r w:rsidRPr="005F7A4D">
          <w:rPr>
            <w:i/>
            <w:color w:val="000000" w:themeColor="text1"/>
          </w:rPr>
          <w:t xml:space="preserve"> </w:t>
        </w:r>
        <w:r w:rsidRPr="005F7A4D">
          <w:rPr>
            <w:i/>
            <w:color w:val="000000" w:themeColor="text1"/>
            <w:lang w:val="en-GB"/>
          </w:rPr>
          <w:t>Interface</w:t>
        </w:r>
        <w:r w:rsidRPr="005F7A4D">
          <w:rPr>
            <w:i/>
            <w:color w:val="000000" w:themeColor="text1"/>
          </w:rPr>
          <w:t>)</w:t>
        </w:r>
        <w:r w:rsidRPr="005F7A4D">
          <w:rPr>
            <w:color w:val="000000" w:themeColor="text1"/>
          </w:rPr>
          <w:t xml:space="preserve"> — конкретное синтаксическое дерево определенного формата, используемое в </w:t>
        </w:r>
        <w:proofErr w:type="spellStart"/>
        <w:r w:rsidRPr="005F7A4D">
          <w:rPr>
            <w:color w:val="000000" w:themeColor="text1"/>
          </w:rPr>
          <w:t>IntelliJ</w:t>
        </w:r>
        <w:proofErr w:type="spellEnd"/>
        <w:r w:rsidRPr="005F7A4D">
          <w:rPr>
            <w:color w:val="000000" w:themeColor="text1"/>
          </w:rPr>
          <w:t xml:space="preserve"> платформе.</w:t>
        </w:r>
        <w:bookmarkEnd w:id="993"/>
        <w:moveToRangeEnd w:id="987"/>
      </w:ins>
    </w:p>
    <w:p w14:paraId="3CCAF5F7" w14:textId="1C2685F4" w:rsidR="00C200B9" w:rsidRDefault="00C200B9" w:rsidP="003644A2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ins w:id="994" w:author="Microsoft Office User" w:date="2018-05-20T23:37:00Z"/>
          <w:color w:val="000000" w:themeColor="text1"/>
        </w:rPr>
      </w:pPr>
      <w:ins w:id="995" w:author="Microsoft Office User" w:date="2018-05-20T23:37:00Z">
        <w:r w:rsidRPr="005F7A4D">
          <w:rPr>
            <w:color w:val="000000" w:themeColor="text1"/>
          </w:rPr>
          <w:tab/>
        </w:r>
        <w:bookmarkStart w:id="996" w:name="_Toc514773830"/>
        <w:proofErr w:type="spellStart"/>
        <w:r w:rsidRPr="005F7A4D">
          <w:rPr>
            <w:i/>
            <w:color w:val="000000" w:themeColor="text1"/>
          </w:rPr>
          <w:t>Кодогенератор</w:t>
        </w:r>
        <w:proofErr w:type="spellEnd"/>
        <w:r w:rsidRPr="005F7A4D">
          <w:rPr>
            <w:color w:val="000000" w:themeColor="text1"/>
          </w:rPr>
          <w:t xml:space="preserve"> — специальная часть компилятора, которая конвертирует синтаксически корректную программу в последовательность инструкций, которые могут выполняться на машине.</w:t>
        </w:r>
        <w:bookmarkEnd w:id="996"/>
      </w:ins>
    </w:p>
    <w:p w14:paraId="3B90D87F" w14:textId="77777777" w:rsidR="00C200B9" w:rsidRDefault="00C200B9" w:rsidP="003644A2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ins w:id="997" w:author="Microsoft Office User" w:date="2018-05-20T23:37:00Z"/>
          <w:color w:val="000000" w:themeColor="text1"/>
        </w:rPr>
      </w:pPr>
      <w:ins w:id="998" w:author="Microsoft Office User" w:date="2018-05-20T23:37:00Z">
        <w:r w:rsidRPr="005F7A4D">
          <w:rPr>
            <w:color w:val="000000" w:themeColor="text1"/>
          </w:rPr>
          <w:lastRenderedPageBreak/>
          <w:tab/>
        </w:r>
        <w:bookmarkStart w:id="999" w:name="_Toc514773831"/>
        <w:r w:rsidRPr="005F7A4D">
          <w:rPr>
            <w:i/>
            <w:color w:val="000000" w:themeColor="text1"/>
          </w:rPr>
          <w:t>Оптимизации компилятора</w:t>
        </w:r>
        <w:r w:rsidRPr="005F7A4D">
          <w:rPr>
            <w:color w:val="000000" w:themeColor="text1"/>
          </w:rPr>
          <w:t xml:space="preserve"> — методы получения более оптимального программного кода при сохранении его функциональных возможностей.</w:t>
        </w:r>
        <w:bookmarkEnd w:id="999"/>
      </w:ins>
    </w:p>
    <w:p w14:paraId="514FC032" w14:textId="1F28C9E2" w:rsidR="00C200B9" w:rsidRPr="00C200B9" w:rsidRDefault="00C200B9" w:rsidP="00C200B9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ins w:id="1000" w:author="Microsoft Office User" w:date="2018-05-20T23:38:00Z"/>
          <w:color w:val="000000" w:themeColor="text1"/>
        </w:rPr>
      </w:pPr>
      <w:ins w:id="1001" w:author="Microsoft Office User" w:date="2018-05-20T23:37:00Z">
        <w:r>
          <w:rPr>
            <w:color w:val="000000" w:themeColor="text1"/>
          </w:rPr>
          <w:tab/>
        </w:r>
      </w:ins>
      <w:del w:id="1002" w:author="Microsoft Office User" w:date="2018-05-20T23:37:00Z">
        <w:r w:rsidR="00752B12" w:rsidRPr="005F7A4D" w:rsidDel="00C200B9">
          <w:rPr>
            <w:color w:val="000000" w:themeColor="text1"/>
            <w:szCs w:val="28"/>
          </w:rPr>
          <w:tab/>
        </w:r>
      </w:del>
      <w:bookmarkStart w:id="1003" w:name="_Toc441235434"/>
      <w:bookmarkStart w:id="1004" w:name="_Toc451127247"/>
      <w:bookmarkStart w:id="1005" w:name="_Toc510282289"/>
      <w:bookmarkStart w:id="1006" w:name="_Toc510968718"/>
      <w:bookmarkStart w:id="1007" w:name="_Toc510968899"/>
      <w:bookmarkStart w:id="1008" w:name="_Toc510985884"/>
      <w:bookmarkStart w:id="1009" w:name="_Toc512327507"/>
      <w:bookmarkStart w:id="1010" w:name="_Toc513031003"/>
      <w:bookmarkStart w:id="1011" w:name="_Toc513729656"/>
      <w:bookmarkStart w:id="1012" w:name="_Toc514515587"/>
      <w:bookmarkStart w:id="1013" w:name="_Toc514773832"/>
      <w:r w:rsidR="00C76030" w:rsidRPr="005F7A4D">
        <w:rPr>
          <w:i/>
          <w:iCs/>
          <w:color w:val="000000" w:themeColor="text1"/>
        </w:rPr>
        <w:t>ПО</w:t>
      </w:r>
      <w:r w:rsidR="00A53E31" w:rsidRPr="005F7A4D">
        <w:rPr>
          <w:color w:val="000000" w:themeColor="text1"/>
        </w:rPr>
        <w:t xml:space="preserve"> —</w:t>
      </w:r>
      <w:r w:rsidR="00752B12" w:rsidRPr="005F7A4D">
        <w:rPr>
          <w:color w:val="000000" w:themeColor="text1"/>
        </w:rPr>
        <w:t xml:space="preserve"> </w:t>
      </w:r>
      <w:r w:rsidR="00C76030" w:rsidRPr="005F7A4D">
        <w:rPr>
          <w:color w:val="000000" w:themeColor="text1"/>
        </w:rPr>
        <w:t>программное обеспечение</w:t>
      </w:r>
      <w:r w:rsidR="00752B12" w:rsidRPr="005F7A4D">
        <w:rPr>
          <w:color w:val="000000" w:themeColor="text1"/>
        </w:rPr>
        <w:t>.</w:t>
      </w:r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  <w:bookmarkEnd w:id="1013"/>
    </w:p>
    <w:p w14:paraId="7B8D0FC3" w14:textId="77777777" w:rsidR="00C200B9" w:rsidRPr="005F7A4D" w:rsidDel="00C200B9" w:rsidRDefault="00C200B9" w:rsidP="00C200B9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ins w:id="1014" w:author="Microsoft Office User" w:date="2018-05-20T23:38:00Z"/>
          <w:del w:id="1015" w:author="Microsoft Office User" w:date="2018-05-20T23:35:00Z"/>
          <w:color w:val="000000" w:themeColor="text1"/>
        </w:rPr>
      </w:pPr>
      <w:ins w:id="1016" w:author="Microsoft Office User" w:date="2018-05-20T23:38:00Z">
        <w:del w:id="1017" w:author="Microsoft Office User" w:date="2018-05-20T23:35:00Z">
          <w:r w:rsidRPr="005F7A4D" w:rsidDel="00C200B9">
            <w:rPr>
              <w:color w:val="000000" w:themeColor="text1"/>
            </w:rPr>
            <w:tab/>
          </w:r>
          <w:r w:rsidRPr="005F7A4D" w:rsidDel="00C200B9">
            <w:rPr>
              <w:i/>
              <w:color w:val="000000" w:themeColor="text1"/>
              <w:lang w:val="en-GB"/>
            </w:rPr>
            <w:delText>IDE</w:delText>
          </w:r>
          <w:r w:rsidRPr="005F7A4D" w:rsidDel="00C200B9">
            <w:rPr>
              <w:i/>
              <w:color w:val="000000" w:themeColor="text1"/>
            </w:rPr>
            <w:delText xml:space="preserve"> (</w:delText>
          </w:r>
          <w:r w:rsidRPr="005F7A4D" w:rsidDel="00C200B9">
            <w:rPr>
              <w:i/>
              <w:color w:val="000000" w:themeColor="text1"/>
              <w:lang w:val="en-GB"/>
            </w:rPr>
            <w:delText>Integrated</w:delText>
          </w:r>
          <w:r w:rsidRPr="005F7A4D" w:rsidDel="00C200B9">
            <w:rPr>
              <w:i/>
              <w:color w:val="000000" w:themeColor="text1"/>
            </w:rPr>
            <w:delText xml:space="preserve"> </w:delText>
          </w:r>
          <w:r w:rsidRPr="005F7A4D" w:rsidDel="00C200B9">
            <w:rPr>
              <w:i/>
              <w:color w:val="000000" w:themeColor="text1"/>
              <w:lang w:val="en-GB"/>
            </w:rPr>
            <w:delText>development</w:delText>
          </w:r>
          <w:r w:rsidRPr="005F7A4D" w:rsidDel="00C200B9">
            <w:rPr>
              <w:i/>
              <w:color w:val="000000" w:themeColor="text1"/>
            </w:rPr>
            <w:delText xml:space="preserve"> </w:delText>
          </w:r>
          <w:r w:rsidRPr="005F7A4D" w:rsidDel="00C200B9">
            <w:rPr>
              <w:i/>
              <w:color w:val="000000" w:themeColor="text1"/>
              <w:lang w:val="en-GB"/>
            </w:rPr>
            <w:delText>environment</w:delText>
          </w:r>
          <w:r w:rsidRPr="005F7A4D" w:rsidDel="00C200B9">
            <w:rPr>
              <w:i/>
              <w:color w:val="000000" w:themeColor="text1"/>
            </w:rPr>
            <w:delText>, интеграированная среда разработки)</w:delText>
          </w:r>
          <w:r w:rsidRPr="005F7A4D" w:rsidDel="00C200B9">
            <w:rPr>
              <w:color w:val="000000" w:themeColor="text1"/>
            </w:rPr>
            <w:delText xml:space="preserve"> — комплекс программных средств, используемый программистами для разработки ПО. Как правило, среда разработки включает в себя: текстовый редактор, компилятор и/или интерпретатор, средства автоматизации сборки, отладчик.</w:delText>
          </w:r>
        </w:del>
      </w:ins>
    </w:p>
    <w:p w14:paraId="7A63A2B4" w14:textId="776D116F" w:rsidR="00C200B9" w:rsidRPr="00C200B9" w:rsidDel="007E2308" w:rsidRDefault="00C200B9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del w:id="1018" w:author="пользователь Microsoft Office" w:date="2018-05-22T17:02:00Z"/>
          <w:color w:val="000000" w:themeColor="text1"/>
        </w:rPr>
      </w:pPr>
      <w:ins w:id="1019" w:author="Microsoft Office User" w:date="2018-05-20T23:38:00Z">
        <w:del w:id="1020" w:author="Microsoft Office User" w:date="2018-05-20T23:36:00Z">
          <w:r w:rsidRPr="005F7A4D" w:rsidDel="00C200B9">
            <w:rPr>
              <w:color w:val="000000" w:themeColor="text1"/>
            </w:rPr>
            <w:tab/>
          </w:r>
          <w:r w:rsidRPr="005F7A4D" w:rsidDel="00C200B9">
            <w:rPr>
              <w:i/>
              <w:color w:val="000000" w:themeColor="text1"/>
            </w:rPr>
            <w:delText>IntelliJ платфо</w:delText>
          </w:r>
        </w:del>
        <w:r w:rsidRPr="005F7A4D">
          <w:rPr>
            <w:color w:val="000000" w:themeColor="text1"/>
          </w:rPr>
          <w:tab/>
        </w:r>
        <w:bookmarkStart w:id="1021" w:name="_Toc514773833"/>
        <w:r w:rsidRPr="005F7A4D">
          <w:rPr>
            <w:i/>
            <w:color w:val="000000" w:themeColor="text1"/>
          </w:rPr>
          <w:t>Профилировщик (профайлер)</w:t>
        </w:r>
        <w:r w:rsidRPr="005F7A4D">
          <w:rPr>
            <w:color w:val="000000" w:themeColor="text1"/>
          </w:rPr>
          <w:t xml:space="preserve"> — инструмент, предназначен</w:t>
        </w:r>
      </w:ins>
      <w:ins w:id="1022" w:author="Microsoft Office User" w:date="2018-05-20T23:39:00Z">
        <w:r w:rsidR="001D1A15">
          <w:rPr>
            <w:color w:val="000000" w:themeColor="text1"/>
          </w:rPr>
          <w:t>н</w:t>
        </w:r>
      </w:ins>
      <w:ins w:id="1023" w:author="Microsoft Office User" w:date="2018-05-20T23:38:00Z">
        <w:r w:rsidRPr="005F7A4D">
          <w:rPr>
            <w:color w:val="000000" w:themeColor="text1"/>
          </w:rPr>
          <w:t>ый для сбора характеристик программы, таких как время выполнения отдельных ее фрагментов (функций, строк) с целью оценки производительности программы и проведения её дальнейшей оптимизации.</w:t>
        </w:r>
      </w:ins>
      <w:bookmarkEnd w:id="1021"/>
      <w:moveFromRangeStart w:id="1024" w:author="Microsoft Office User" w:date="2018-05-20T23:37:00Z" w:name="move514622804"/>
    </w:p>
    <w:p w14:paraId="616B69DB" w14:textId="05FCC116" w:rsidR="00C76030" w:rsidRPr="005F7A4D" w:rsidRDefault="00E13586" w:rsidP="00C200B9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moveFrom w:id="1025" w:author="Microsoft Office User" w:date="2018-05-20T23:37:00Z">
        <w:r w:rsidRPr="005F7A4D" w:rsidDel="00C200B9">
          <w:rPr>
            <w:color w:val="000000" w:themeColor="text1"/>
            <w:szCs w:val="28"/>
          </w:rPr>
          <w:tab/>
        </w:r>
        <w:bookmarkStart w:id="1026" w:name="_Toc451127248"/>
        <w:bookmarkStart w:id="1027" w:name="_Toc510282290"/>
        <w:bookmarkStart w:id="1028" w:name="_Toc510968719"/>
        <w:bookmarkStart w:id="1029" w:name="_Toc510968900"/>
        <w:bookmarkStart w:id="1030" w:name="_Toc510985885"/>
        <w:bookmarkStart w:id="1031" w:name="_Toc512327508"/>
        <w:bookmarkStart w:id="1032" w:name="_Toc513031004"/>
        <w:bookmarkStart w:id="1033" w:name="_Toc513729657"/>
        <w:bookmarkStart w:id="1034" w:name="_Toc514515588"/>
        <w:r w:rsidR="005269FD" w:rsidRPr="005F7A4D" w:rsidDel="00C200B9">
          <w:rPr>
            <w:i/>
            <w:iCs/>
            <w:color w:val="000000" w:themeColor="text1"/>
          </w:rPr>
          <w:t>ЯП</w:t>
        </w:r>
        <w:r w:rsidR="00A53E31" w:rsidRPr="005F7A4D" w:rsidDel="00C200B9">
          <w:rPr>
            <w:color w:val="000000" w:themeColor="text1"/>
          </w:rPr>
          <w:t xml:space="preserve"> —</w:t>
        </w:r>
        <w:r w:rsidRPr="005F7A4D" w:rsidDel="00C200B9">
          <w:rPr>
            <w:color w:val="000000" w:themeColor="text1"/>
          </w:rPr>
          <w:t xml:space="preserve"> </w:t>
        </w:r>
        <w:r w:rsidR="005269FD" w:rsidRPr="005F7A4D" w:rsidDel="00C200B9">
          <w:rPr>
            <w:color w:val="000000" w:themeColor="text1"/>
          </w:rPr>
          <w:t>язык программирования</w:t>
        </w:r>
        <w:r w:rsidRPr="005F7A4D" w:rsidDel="00C200B9">
          <w:rPr>
            <w:color w:val="000000" w:themeColor="text1"/>
          </w:rPr>
          <w:t>.</w:t>
        </w:r>
      </w:moveFrom>
      <w:bookmarkStart w:id="1035" w:name="_Toc441235441"/>
      <w:bookmarkEnd w:id="1026"/>
      <w:bookmarkEnd w:id="1027"/>
      <w:bookmarkEnd w:id="1028"/>
      <w:bookmarkEnd w:id="1029"/>
      <w:bookmarkEnd w:id="1030"/>
      <w:bookmarkEnd w:id="1031"/>
      <w:bookmarkEnd w:id="1032"/>
      <w:bookmarkEnd w:id="1033"/>
      <w:bookmarkEnd w:id="1034"/>
      <w:moveFromRangeEnd w:id="1024"/>
    </w:p>
    <w:p w14:paraId="36E66E81" w14:textId="3DEAC92F" w:rsidR="003039F2" w:rsidRPr="005F7A4D" w:rsidRDefault="003039F2" w:rsidP="00C76030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</w:rPr>
        <w:tab/>
      </w:r>
      <w:bookmarkStart w:id="1036" w:name="_Toc510968720"/>
      <w:bookmarkStart w:id="1037" w:name="_Toc510968901"/>
      <w:bookmarkStart w:id="1038" w:name="_Toc510985886"/>
      <w:bookmarkStart w:id="1039" w:name="_Toc512327509"/>
      <w:bookmarkStart w:id="1040" w:name="_Toc513031005"/>
      <w:bookmarkStart w:id="1041" w:name="_Toc513729658"/>
      <w:bookmarkStart w:id="1042" w:name="_Toc514515589"/>
      <w:bookmarkStart w:id="1043" w:name="_Toc514773834"/>
      <w:r w:rsidRPr="005F7A4D">
        <w:rPr>
          <w:i/>
          <w:color w:val="000000" w:themeColor="text1"/>
        </w:rPr>
        <w:t>Целевая программа</w:t>
      </w:r>
      <w:r w:rsidRPr="005F7A4D">
        <w:rPr>
          <w:color w:val="000000" w:themeColor="text1"/>
        </w:rPr>
        <w:t xml:space="preserve"> — </w:t>
      </w:r>
      <w:r w:rsidR="00856465" w:rsidRPr="005F7A4D">
        <w:rPr>
          <w:color w:val="000000" w:themeColor="text1"/>
        </w:rPr>
        <w:t>программа, получающаяся в результате работы компилятора.</w:t>
      </w:r>
      <w:bookmarkEnd w:id="1036"/>
      <w:bookmarkEnd w:id="1037"/>
      <w:bookmarkEnd w:id="1038"/>
      <w:bookmarkEnd w:id="1039"/>
      <w:bookmarkEnd w:id="1040"/>
      <w:bookmarkEnd w:id="1041"/>
      <w:bookmarkEnd w:id="1042"/>
      <w:bookmarkEnd w:id="1043"/>
    </w:p>
    <w:p w14:paraId="4C881D4B" w14:textId="1A3B5012" w:rsidR="00C200B9" w:rsidRPr="00C200B9" w:rsidRDefault="00A53E31" w:rsidP="00C200B9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  <w:szCs w:val="28"/>
        </w:rPr>
        <w:tab/>
      </w:r>
      <w:bookmarkStart w:id="1044" w:name="_Toc510968721"/>
      <w:bookmarkStart w:id="1045" w:name="_Toc510968902"/>
      <w:bookmarkStart w:id="1046" w:name="_Toc510985887"/>
      <w:bookmarkStart w:id="1047" w:name="_Toc512327510"/>
      <w:bookmarkStart w:id="1048" w:name="_Toc513031006"/>
      <w:bookmarkStart w:id="1049" w:name="_Toc513729659"/>
      <w:bookmarkStart w:id="1050" w:name="_Toc514515590"/>
      <w:bookmarkStart w:id="1051" w:name="_Toc514773835"/>
      <w:r w:rsidRPr="005F7A4D">
        <w:rPr>
          <w:i/>
          <w:color w:val="000000" w:themeColor="text1"/>
        </w:rPr>
        <w:t>Целевой язык</w:t>
      </w:r>
      <w:r w:rsidRPr="005F7A4D">
        <w:rPr>
          <w:color w:val="000000" w:themeColor="text1"/>
        </w:rPr>
        <w:t xml:space="preserve"> —</w:t>
      </w:r>
      <w:r w:rsidR="00382EAA" w:rsidRPr="005F7A4D">
        <w:rPr>
          <w:color w:val="000000" w:themeColor="text1"/>
        </w:rPr>
        <w:t xml:space="preserve"> </w:t>
      </w:r>
      <w:proofErr w:type="spellStart"/>
      <w:r w:rsidR="00A37CFE" w:rsidRPr="005F7A4D">
        <w:rPr>
          <w:color w:val="000000" w:themeColor="text1"/>
        </w:rPr>
        <w:t>язык</w:t>
      </w:r>
      <w:proofErr w:type="spellEnd"/>
      <w:r w:rsidR="00A37CFE" w:rsidRPr="005F7A4D">
        <w:rPr>
          <w:color w:val="000000" w:themeColor="text1"/>
        </w:rPr>
        <w:t>, на котором составлена целевая программа.</w:t>
      </w:r>
      <w:bookmarkEnd w:id="1044"/>
      <w:bookmarkEnd w:id="1045"/>
      <w:bookmarkEnd w:id="1046"/>
      <w:bookmarkEnd w:id="1047"/>
      <w:bookmarkEnd w:id="1048"/>
      <w:bookmarkEnd w:id="1049"/>
      <w:bookmarkEnd w:id="1050"/>
      <w:bookmarkEnd w:id="1051"/>
      <w:ins w:id="1052" w:author="Microsoft Office User" w:date="2018-05-20T23:37:00Z">
        <w:r w:rsidR="00C200B9" w:rsidRPr="00C200B9">
          <w:rPr>
            <w:color w:val="000000" w:themeColor="text1"/>
          </w:rPr>
          <w:t xml:space="preserve"> </w:t>
        </w:r>
      </w:ins>
      <w:moveToRangeStart w:id="1053" w:author="Microsoft Office User" w:date="2018-05-20T23:37:00Z" w:name="move514622804"/>
    </w:p>
    <w:p w14:paraId="1CD897D8" w14:textId="158B7C7A" w:rsidR="00C200B9" w:rsidDel="00C200B9" w:rsidRDefault="00C200B9" w:rsidP="6FB58292">
      <w:pPr>
        <w:pStyle w:val="a3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del w:id="1054" w:author="Microsoft Office User" w:date="2018-05-20T23:37:00Z"/>
          <w:color w:val="000000" w:themeColor="text1"/>
        </w:rPr>
      </w:pPr>
      <w:moveTo w:id="1055" w:author="Microsoft Office User" w:date="2018-05-20T23:37:00Z">
        <w:r w:rsidRPr="005F7A4D">
          <w:rPr>
            <w:color w:val="000000" w:themeColor="text1"/>
            <w:szCs w:val="28"/>
          </w:rPr>
          <w:tab/>
        </w:r>
        <w:r w:rsidRPr="005F7A4D">
          <w:rPr>
            <w:i/>
            <w:iCs/>
            <w:color w:val="000000" w:themeColor="text1"/>
          </w:rPr>
          <w:t>ЯП</w:t>
        </w:r>
        <w:r w:rsidRPr="005F7A4D">
          <w:rPr>
            <w:color w:val="000000" w:themeColor="text1"/>
          </w:rPr>
          <w:t xml:space="preserve"> — язык программирования.</w:t>
        </w:r>
      </w:moveTo>
    </w:p>
    <w:p w14:paraId="23330720" w14:textId="264AD514" w:rsidR="00E03E11" w:rsidRDefault="00E03E11">
      <w:pPr>
        <w:rPr>
          <w:ins w:id="1056" w:author="пользователь Microsoft Office" w:date="2018-05-22T17:02:00Z"/>
          <w:color w:val="000000" w:themeColor="text1"/>
          <w:szCs w:val="28"/>
        </w:rPr>
      </w:pPr>
      <w:ins w:id="1057" w:author="пользователь Microsoft Office" w:date="2018-05-22T17:02:00Z">
        <w:r>
          <w:rPr>
            <w:color w:val="000000" w:themeColor="text1"/>
            <w:szCs w:val="28"/>
          </w:rPr>
          <w:br w:type="page"/>
        </w:r>
      </w:ins>
    </w:p>
    <w:p w14:paraId="1FDD3A1B" w14:textId="3DE74EB2" w:rsidR="00C200B9" w:rsidRPr="00E03E11" w:rsidDel="00E03E11" w:rsidRDefault="00E03E11" w:rsidP="00E03E11">
      <w:pPr>
        <w:pStyle w:val="a3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ins w:id="1058" w:author="Microsoft Office User" w:date="2018-05-20T23:38:00Z"/>
          <w:del w:id="1059" w:author="пользователь Microsoft Office" w:date="2018-05-22T17:02:00Z"/>
          <w:b/>
          <w:bCs/>
          <w:caps/>
          <w:color w:val="000000" w:themeColor="text1"/>
          <w:rPrChange w:id="1060" w:author="пользователь Microsoft Office" w:date="2018-05-22T17:02:00Z">
            <w:rPr>
              <w:ins w:id="1061" w:author="Microsoft Office User" w:date="2018-05-20T23:38:00Z"/>
              <w:del w:id="1062" w:author="пользователь Microsoft Office" w:date="2018-05-22T17:02:00Z"/>
              <w:color w:val="000000" w:themeColor="text1"/>
            </w:rPr>
          </w:rPrChange>
        </w:rPr>
        <w:pPrChange w:id="1063" w:author="пользователь Microsoft Office" w:date="2018-05-22T17:02:00Z">
          <w:pPr>
            <w:pStyle w:val="a3"/>
            <w:tabs>
              <w:tab w:val="left" w:pos="567"/>
              <w:tab w:val="center" w:pos="4677"/>
            </w:tabs>
            <w:spacing w:after="120" w:line="360" w:lineRule="auto"/>
            <w:outlineLvl w:val="0"/>
          </w:pPr>
        </w:pPrChange>
      </w:pPr>
      <w:bookmarkStart w:id="1064" w:name="Введение"/>
      <w:ins w:id="1065" w:author="пользователь Microsoft Office" w:date="2018-05-22T17:02:00Z">
        <w:r w:rsidRPr="005F7A4D">
          <w:rPr>
            <w:b/>
            <w:bCs/>
            <w:caps/>
            <w:color w:val="000000" w:themeColor="text1"/>
          </w:rPr>
          <w:lastRenderedPageBreak/>
          <w:t>Введение</w:t>
        </w:r>
      </w:ins>
    </w:p>
    <w:bookmarkEnd w:id="1064"/>
    <w:moveToRangeEnd w:id="1053"/>
    <w:p w14:paraId="304C6077" w14:textId="7AD5A051" w:rsidR="00C200B9" w:rsidDel="00E03E11" w:rsidRDefault="00C200B9" w:rsidP="00E03E11">
      <w:pPr>
        <w:pStyle w:val="a3"/>
        <w:spacing w:line="360" w:lineRule="auto"/>
        <w:jc w:val="center"/>
        <w:rPr>
          <w:ins w:id="1066" w:author="Microsoft Office User" w:date="2018-05-20T23:38:00Z"/>
          <w:del w:id="1067" w:author="пользователь Microsoft Office" w:date="2018-05-22T17:02:00Z"/>
          <w:color w:val="000000" w:themeColor="text1"/>
          <w:szCs w:val="28"/>
        </w:rPr>
        <w:pPrChange w:id="1068" w:author="пользователь Microsoft Office" w:date="2018-05-22T17:02:00Z">
          <w:pPr/>
        </w:pPrChange>
      </w:pPr>
      <w:ins w:id="1069" w:author="Microsoft Office User" w:date="2018-05-20T23:38:00Z">
        <w:del w:id="1070" w:author="пользователь Microsoft Office" w:date="2018-05-22T17:02:00Z">
          <w:r w:rsidDel="00E03E11">
            <w:rPr>
              <w:color w:val="000000" w:themeColor="text1"/>
              <w:szCs w:val="28"/>
            </w:rPr>
            <w:br w:type="page"/>
          </w:r>
        </w:del>
      </w:ins>
    </w:p>
    <w:p w14:paraId="70742C9F" w14:textId="77777777" w:rsidR="00A53E31" w:rsidRPr="005F7A4D" w:rsidDel="00C200B9" w:rsidRDefault="00A53E31" w:rsidP="00E03E11">
      <w:pPr>
        <w:pStyle w:val="a3"/>
        <w:spacing w:line="360" w:lineRule="auto"/>
        <w:jc w:val="center"/>
        <w:rPr>
          <w:del w:id="1071" w:author="Microsoft Office User" w:date="2018-05-20T23:38:00Z"/>
          <w:color w:val="000000" w:themeColor="text1"/>
          <w:szCs w:val="28"/>
        </w:rPr>
        <w:pPrChange w:id="1072" w:author="пользователь Microsoft Office" w:date="2018-05-22T17:02:00Z">
          <w:pPr>
            <w:pStyle w:val="a3"/>
            <w:tabs>
              <w:tab w:val="left" w:pos="567"/>
              <w:tab w:val="center" w:pos="4677"/>
            </w:tabs>
            <w:spacing w:after="120" w:line="360" w:lineRule="auto"/>
            <w:outlineLvl w:val="0"/>
          </w:pPr>
        </w:pPrChange>
      </w:pPr>
    </w:p>
    <w:p w14:paraId="07A0CD57" w14:textId="370E5990" w:rsidR="00A53E31" w:rsidRPr="005F7A4D" w:rsidDel="00C200B9" w:rsidRDefault="00A53E31" w:rsidP="00E03E11">
      <w:pPr>
        <w:pStyle w:val="a3"/>
        <w:spacing w:line="360" w:lineRule="auto"/>
        <w:jc w:val="center"/>
        <w:rPr>
          <w:del w:id="1073" w:author="Microsoft Office User" w:date="2018-05-20T23:38:00Z"/>
          <w:color w:val="000000" w:themeColor="text1"/>
          <w:szCs w:val="28"/>
        </w:rPr>
        <w:pPrChange w:id="1074" w:author="пользователь Microsoft Office" w:date="2018-05-22T17:02:00Z">
          <w:pPr>
            <w:pStyle w:val="a3"/>
            <w:tabs>
              <w:tab w:val="left" w:pos="567"/>
              <w:tab w:val="center" w:pos="4677"/>
            </w:tabs>
            <w:spacing w:after="120" w:line="360" w:lineRule="auto"/>
            <w:outlineLvl w:val="0"/>
          </w:pPr>
        </w:pPrChange>
      </w:pPr>
      <w:moveFromRangeStart w:id="1075" w:author="Microsoft Office User" w:date="2018-05-20T23:36:00Z" w:name="move514622726"/>
      <w:moveFrom w:id="1076" w:author="Microsoft Office User" w:date="2018-05-20T23:36:00Z">
        <w:del w:id="1077" w:author="Microsoft Office User" w:date="2018-05-20T23:38:00Z">
          <w:r w:rsidRPr="005F7A4D" w:rsidDel="00C200B9">
            <w:rPr>
              <w:color w:val="000000" w:themeColor="text1"/>
              <w:szCs w:val="28"/>
            </w:rPr>
            <w:tab/>
          </w:r>
          <w:bookmarkStart w:id="1078" w:name="_Toc510968722"/>
          <w:bookmarkStart w:id="1079" w:name="_Toc510968903"/>
          <w:bookmarkStart w:id="1080" w:name="_Toc510985888"/>
          <w:bookmarkStart w:id="1081" w:name="_Toc512327511"/>
          <w:bookmarkStart w:id="1082" w:name="_Toc513031007"/>
          <w:bookmarkStart w:id="1083" w:name="_Toc513729660"/>
          <w:bookmarkStart w:id="1084" w:name="_Toc514515591"/>
          <w:r w:rsidRPr="005F7A4D" w:rsidDel="00C200B9">
            <w:rPr>
              <w:i/>
              <w:color w:val="000000" w:themeColor="text1"/>
              <w:lang w:val="en-GB"/>
            </w:rPr>
            <w:delText>JVM</w:delText>
          </w:r>
          <w:r w:rsidR="0035569B" w:rsidRPr="005F7A4D" w:rsidDel="00C200B9">
            <w:rPr>
              <w:i/>
              <w:color w:val="000000" w:themeColor="text1"/>
            </w:rPr>
            <w:delText xml:space="preserve"> (Java Virtual Machine)</w:delText>
          </w:r>
          <w:r w:rsidRPr="005F7A4D" w:rsidDel="00C200B9">
            <w:rPr>
              <w:color w:val="000000" w:themeColor="text1"/>
            </w:rPr>
            <w:delText xml:space="preserve"> —</w:delText>
          </w:r>
          <w:r w:rsidR="0035569B" w:rsidRPr="005F7A4D" w:rsidDel="00C200B9">
            <w:rPr>
              <w:color w:val="000000" w:themeColor="text1"/>
            </w:rPr>
            <w:delText xml:space="preserve"> виртуальная машина ЯП Java — основная часть исполняющей системы Java, так называемой Java Runtime Environment (JRE). Виртуальная машина Java исполняет байт-код Java, предварительно созданный из исходного текста Java-программы компилятором Java.</w:delText>
          </w:r>
        </w:del>
      </w:moveFrom>
      <w:bookmarkEnd w:id="1078"/>
      <w:bookmarkEnd w:id="1079"/>
      <w:bookmarkEnd w:id="1080"/>
      <w:bookmarkEnd w:id="1081"/>
      <w:bookmarkEnd w:id="1082"/>
      <w:bookmarkEnd w:id="1083"/>
      <w:bookmarkEnd w:id="1084"/>
    </w:p>
    <w:p w14:paraId="5DCAA2D4" w14:textId="3A3B6E81" w:rsidR="00A53E31" w:rsidRPr="005F7A4D" w:rsidDel="00C200B9" w:rsidRDefault="00A53E31" w:rsidP="00E03E11">
      <w:pPr>
        <w:pStyle w:val="a3"/>
        <w:spacing w:line="360" w:lineRule="auto"/>
        <w:jc w:val="center"/>
        <w:rPr>
          <w:del w:id="1085" w:author="Microsoft Office User" w:date="2018-05-20T23:38:00Z"/>
          <w:color w:val="000000" w:themeColor="text1"/>
        </w:rPr>
        <w:pPrChange w:id="1086" w:author="пользователь Microsoft Office" w:date="2018-05-22T17:02:00Z">
          <w:pPr>
            <w:pStyle w:val="a3"/>
            <w:tabs>
              <w:tab w:val="left" w:pos="567"/>
              <w:tab w:val="center" w:pos="4677"/>
            </w:tabs>
            <w:spacing w:after="120" w:line="360" w:lineRule="auto"/>
            <w:outlineLvl w:val="0"/>
          </w:pPr>
        </w:pPrChange>
      </w:pPr>
      <w:moveFromRangeStart w:id="1087" w:author="Microsoft Office User" w:date="2018-05-20T23:33:00Z" w:name="move514622544"/>
      <w:moveFromRangeEnd w:id="1075"/>
      <w:moveFrom w:id="1088" w:author="Microsoft Office User" w:date="2018-05-20T23:33:00Z">
        <w:del w:id="1089" w:author="Microsoft Office User" w:date="2018-05-20T23:38:00Z">
          <w:r w:rsidRPr="005F7A4D" w:rsidDel="00C200B9">
            <w:rPr>
              <w:color w:val="000000" w:themeColor="text1"/>
              <w:szCs w:val="28"/>
            </w:rPr>
            <w:tab/>
          </w:r>
          <w:bookmarkStart w:id="1090" w:name="_Toc510968723"/>
          <w:bookmarkStart w:id="1091" w:name="_Toc510968904"/>
          <w:bookmarkStart w:id="1092" w:name="_Toc510985889"/>
          <w:bookmarkStart w:id="1093" w:name="_Toc512327512"/>
          <w:bookmarkStart w:id="1094" w:name="_Toc513031008"/>
          <w:bookmarkStart w:id="1095" w:name="_Toc513729661"/>
          <w:bookmarkStart w:id="1096" w:name="_Toc514515592"/>
          <w:r w:rsidRPr="005F7A4D" w:rsidDel="00C200B9">
            <w:rPr>
              <w:i/>
              <w:color w:val="000000" w:themeColor="text1"/>
            </w:rPr>
            <w:delText>Байт-код</w:delText>
          </w:r>
          <w:r w:rsidR="00A523D9" w:rsidRPr="005F7A4D" w:rsidDel="00C200B9">
            <w:rPr>
              <w:color w:val="000000" w:themeColor="text1"/>
            </w:rPr>
            <w:delText xml:space="preserve"> — </w:delText>
          </w:r>
          <w:r w:rsidR="00D16752" w:rsidRPr="005F7A4D" w:rsidDel="00C200B9">
            <w:rPr>
              <w:color w:val="000000" w:themeColor="text1"/>
            </w:rPr>
            <w:delText>стандарт</w:delText>
          </w:r>
          <w:r w:rsidR="00972982" w:rsidRPr="005F7A4D" w:rsidDel="00C200B9">
            <w:rPr>
              <w:color w:val="000000" w:themeColor="text1"/>
            </w:rPr>
            <w:delText>ное промежуточное представление</w:delText>
          </w:r>
          <w:r w:rsidR="00D16752" w:rsidRPr="005F7A4D" w:rsidDel="00C200B9">
            <w:rPr>
              <w:color w:val="000000" w:themeColor="text1"/>
            </w:rPr>
            <w:delText>, в которое может быть переведена компьютерная программа автоматическими средствами. По сравнению с исходным кодом, удобным для создания и чтения человеком, байт-код — это компактное представление программы, уже прошедшей синтаксический и семантический анализ.</w:delText>
          </w:r>
        </w:del>
      </w:moveFrom>
      <w:bookmarkEnd w:id="1090"/>
      <w:bookmarkEnd w:id="1091"/>
      <w:bookmarkEnd w:id="1092"/>
      <w:bookmarkEnd w:id="1093"/>
      <w:bookmarkEnd w:id="1094"/>
      <w:bookmarkEnd w:id="1095"/>
      <w:bookmarkEnd w:id="1096"/>
    </w:p>
    <w:p w14:paraId="51956EA0" w14:textId="4CEFE02D" w:rsidR="006C1B43" w:rsidRPr="005F7A4D" w:rsidDel="00C200B9" w:rsidRDefault="006C1B43" w:rsidP="00E03E11">
      <w:pPr>
        <w:pStyle w:val="a3"/>
        <w:spacing w:line="360" w:lineRule="auto"/>
        <w:jc w:val="center"/>
        <w:rPr>
          <w:del w:id="1097" w:author="Microsoft Office User" w:date="2018-05-20T23:38:00Z"/>
          <w:color w:val="000000" w:themeColor="text1"/>
        </w:rPr>
        <w:pPrChange w:id="1098" w:author="пользователь Microsoft Office" w:date="2018-05-22T17:02:00Z">
          <w:pPr>
            <w:pStyle w:val="a3"/>
            <w:tabs>
              <w:tab w:val="left" w:pos="567"/>
              <w:tab w:val="center" w:pos="4677"/>
            </w:tabs>
            <w:spacing w:after="120" w:line="360" w:lineRule="auto"/>
            <w:outlineLvl w:val="0"/>
          </w:pPr>
        </w:pPrChange>
      </w:pPr>
      <w:moveFromRangeStart w:id="1099" w:author="Microsoft Office User" w:date="2018-05-20T23:35:00Z" w:name="move514622664"/>
      <w:moveFromRangeEnd w:id="1087"/>
      <w:moveFrom w:id="1100" w:author="Microsoft Office User" w:date="2018-05-20T23:35:00Z">
        <w:del w:id="1101" w:author="Microsoft Office User" w:date="2018-05-20T23:38:00Z">
          <w:r w:rsidRPr="005F7A4D" w:rsidDel="00C200B9">
            <w:rPr>
              <w:color w:val="000000" w:themeColor="text1"/>
            </w:rPr>
            <w:tab/>
          </w:r>
          <w:bookmarkStart w:id="1102" w:name="_Toc510968724"/>
          <w:bookmarkStart w:id="1103" w:name="_Toc510968905"/>
          <w:bookmarkStart w:id="1104" w:name="_Toc510985890"/>
          <w:bookmarkStart w:id="1105" w:name="_Toc512327513"/>
          <w:bookmarkStart w:id="1106" w:name="_Toc513031009"/>
          <w:bookmarkStart w:id="1107" w:name="_Toc513729662"/>
          <w:bookmarkStart w:id="1108" w:name="_Toc514515593"/>
          <w:r w:rsidRPr="005F7A4D" w:rsidDel="00C200B9">
            <w:rPr>
              <w:i/>
              <w:color w:val="000000" w:themeColor="text1"/>
              <w:lang w:val="en-GB"/>
            </w:rPr>
            <w:delText>IDE</w:delText>
          </w:r>
          <w:r w:rsidR="008811B7" w:rsidRPr="005F7A4D" w:rsidDel="00C200B9">
            <w:rPr>
              <w:i/>
              <w:color w:val="000000" w:themeColor="text1"/>
            </w:rPr>
            <w:delText xml:space="preserve"> (</w:delText>
          </w:r>
          <w:r w:rsidR="008811B7" w:rsidRPr="005F7A4D" w:rsidDel="00C200B9">
            <w:rPr>
              <w:i/>
              <w:color w:val="000000" w:themeColor="text1"/>
              <w:lang w:val="en-GB"/>
            </w:rPr>
            <w:delText>Integrated</w:delText>
          </w:r>
          <w:r w:rsidR="008811B7" w:rsidRPr="005F7A4D" w:rsidDel="00C200B9">
            <w:rPr>
              <w:i/>
              <w:color w:val="000000" w:themeColor="text1"/>
            </w:rPr>
            <w:delText xml:space="preserve"> </w:delText>
          </w:r>
          <w:r w:rsidR="008811B7" w:rsidRPr="005F7A4D" w:rsidDel="00C200B9">
            <w:rPr>
              <w:i/>
              <w:color w:val="000000" w:themeColor="text1"/>
              <w:lang w:val="en-GB"/>
            </w:rPr>
            <w:delText>development</w:delText>
          </w:r>
          <w:r w:rsidR="008811B7" w:rsidRPr="005F7A4D" w:rsidDel="00C200B9">
            <w:rPr>
              <w:i/>
              <w:color w:val="000000" w:themeColor="text1"/>
            </w:rPr>
            <w:delText xml:space="preserve"> </w:delText>
          </w:r>
          <w:r w:rsidR="008811B7" w:rsidRPr="005F7A4D" w:rsidDel="00C200B9">
            <w:rPr>
              <w:i/>
              <w:color w:val="000000" w:themeColor="text1"/>
              <w:lang w:val="en-GB"/>
            </w:rPr>
            <w:delText>environment</w:delText>
          </w:r>
          <w:r w:rsidR="00992B70" w:rsidRPr="005F7A4D" w:rsidDel="00C200B9">
            <w:rPr>
              <w:i/>
              <w:color w:val="000000" w:themeColor="text1"/>
            </w:rPr>
            <w:delText>, и</w:delText>
          </w:r>
          <w:r w:rsidR="000912F7" w:rsidRPr="005F7A4D" w:rsidDel="00C200B9">
            <w:rPr>
              <w:i/>
              <w:color w:val="000000" w:themeColor="text1"/>
            </w:rPr>
            <w:delText>нтеграированная среда разработки</w:delText>
          </w:r>
          <w:r w:rsidR="008811B7" w:rsidRPr="005F7A4D" w:rsidDel="00C200B9">
            <w:rPr>
              <w:i/>
              <w:color w:val="000000" w:themeColor="text1"/>
            </w:rPr>
            <w:delText>)</w:delText>
          </w:r>
          <w:r w:rsidRPr="005F7A4D" w:rsidDel="00C200B9">
            <w:rPr>
              <w:color w:val="000000" w:themeColor="text1"/>
            </w:rPr>
            <w:delText xml:space="preserve"> — </w:delText>
          </w:r>
          <w:r w:rsidR="00023D56" w:rsidRPr="005F7A4D" w:rsidDel="00C200B9">
            <w:rPr>
              <w:color w:val="000000" w:themeColor="text1"/>
            </w:rPr>
            <w:delText xml:space="preserve">комплекс программных средств, используемый программистами для разработки </w:delText>
          </w:r>
          <w:r w:rsidR="00B37E36" w:rsidRPr="005F7A4D" w:rsidDel="00C200B9">
            <w:rPr>
              <w:color w:val="000000" w:themeColor="text1"/>
            </w:rPr>
            <w:delText>ПО</w:delText>
          </w:r>
          <w:r w:rsidR="00CC11B3" w:rsidRPr="005F7A4D" w:rsidDel="00C200B9">
            <w:rPr>
              <w:color w:val="000000" w:themeColor="text1"/>
            </w:rPr>
            <w:delText>. Как правило, среда разработки включает в себя: текстовый редактор, компилятор и/или интерпретатор, средства автоматизации сборки, отладчик.</w:delText>
          </w:r>
        </w:del>
      </w:moveFrom>
      <w:bookmarkEnd w:id="1102"/>
      <w:bookmarkEnd w:id="1103"/>
      <w:bookmarkEnd w:id="1104"/>
      <w:bookmarkEnd w:id="1105"/>
      <w:bookmarkEnd w:id="1106"/>
      <w:bookmarkEnd w:id="1107"/>
      <w:bookmarkEnd w:id="1108"/>
    </w:p>
    <w:moveFromRangeEnd w:id="1099"/>
    <w:p w14:paraId="5497008B" w14:textId="6C086D16" w:rsidR="00B5523C" w:rsidRPr="005F7A4D" w:rsidDel="00C200B9" w:rsidRDefault="00B5523C" w:rsidP="00E03E11">
      <w:pPr>
        <w:pStyle w:val="a3"/>
        <w:spacing w:line="360" w:lineRule="auto"/>
        <w:jc w:val="center"/>
        <w:rPr>
          <w:del w:id="1109" w:author="Microsoft Office User" w:date="2018-05-20T23:36:00Z"/>
          <w:color w:val="000000" w:themeColor="text1"/>
          <w:szCs w:val="28"/>
        </w:rPr>
        <w:pPrChange w:id="1110" w:author="пользователь Microsoft Office" w:date="2018-05-22T17:02:00Z">
          <w:pPr>
            <w:pStyle w:val="a3"/>
            <w:tabs>
              <w:tab w:val="left" w:pos="567"/>
              <w:tab w:val="center" w:pos="4677"/>
            </w:tabs>
            <w:spacing w:after="120" w:line="360" w:lineRule="auto"/>
            <w:outlineLvl w:val="0"/>
          </w:pPr>
        </w:pPrChange>
      </w:pPr>
      <w:del w:id="1111" w:author="Microsoft Office User" w:date="2018-05-20T23:36:00Z">
        <w:r w:rsidRPr="005F7A4D" w:rsidDel="00C200B9">
          <w:rPr>
            <w:color w:val="000000" w:themeColor="text1"/>
          </w:rPr>
          <w:tab/>
        </w:r>
        <w:bookmarkStart w:id="1112" w:name="_Toc510968725"/>
        <w:bookmarkStart w:id="1113" w:name="_Toc510968906"/>
        <w:bookmarkStart w:id="1114" w:name="_Toc510985891"/>
        <w:bookmarkStart w:id="1115" w:name="_Toc512327514"/>
        <w:bookmarkStart w:id="1116" w:name="_Toc513031010"/>
        <w:bookmarkStart w:id="1117" w:name="_Toc513729663"/>
        <w:bookmarkStart w:id="1118" w:name="_Toc514515594"/>
        <w:r w:rsidRPr="005F7A4D" w:rsidDel="00C200B9">
          <w:rPr>
            <w:i/>
            <w:color w:val="000000" w:themeColor="text1"/>
          </w:rPr>
          <w:delText>IntelliJ платформа</w:delText>
        </w:r>
        <w:r w:rsidRPr="005F7A4D" w:rsidDel="00C200B9">
          <w:rPr>
            <w:color w:val="000000" w:themeColor="text1"/>
          </w:rPr>
          <w:delText xml:space="preserve"> —</w:delText>
        </w:r>
        <w:r w:rsidR="00EA0B86" w:rsidRPr="005F7A4D" w:rsidDel="00C200B9">
          <w:rPr>
            <w:color w:val="000000" w:themeColor="text1"/>
          </w:rPr>
          <w:delText xml:space="preserve"> </w:delText>
        </w:r>
        <w:r w:rsidR="00DD476C" w:rsidRPr="005F7A4D" w:rsidDel="00C200B9">
          <w:rPr>
            <w:color w:val="000000" w:themeColor="text1"/>
          </w:rPr>
          <w:delText>платформа, разработан</w:delText>
        </w:r>
        <w:r w:rsidR="005C0DF0" w:rsidRPr="005F7A4D" w:rsidDel="00C200B9">
          <w:rPr>
            <w:color w:val="000000" w:themeColor="text1"/>
          </w:rPr>
          <w:delText>ная для создания инструментов анализа кода на различных языках программирования</w:delText>
        </w:r>
        <w:r w:rsidR="006C1B43" w:rsidRPr="005F7A4D" w:rsidDel="00C200B9">
          <w:rPr>
            <w:color w:val="000000" w:themeColor="text1"/>
          </w:rPr>
          <w:delText xml:space="preserve"> в рамках </w:delText>
        </w:r>
        <w:r w:rsidR="006C1B43" w:rsidRPr="005F7A4D" w:rsidDel="00C200B9">
          <w:rPr>
            <w:color w:val="000000" w:themeColor="text1"/>
            <w:lang w:val="en-GB"/>
          </w:rPr>
          <w:delText>IDE</w:delText>
        </w:r>
        <w:r w:rsidR="00DD476C" w:rsidRPr="005F7A4D" w:rsidDel="00C200B9">
          <w:rPr>
            <w:color w:val="000000" w:themeColor="text1"/>
          </w:rPr>
          <w:delText>.</w:delText>
        </w:r>
        <w:bookmarkEnd w:id="1112"/>
        <w:bookmarkEnd w:id="1113"/>
        <w:bookmarkEnd w:id="1114"/>
        <w:bookmarkEnd w:id="1115"/>
        <w:bookmarkEnd w:id="1116"/>
        <w:bookmarkEnd w:id="1117"/>
        <w:bookmarkEnd w:id="1118"/>
      </w:del>
    </w:p>
    <w:p w14:paraId="36091C6A" w14:textId="264EF696" w:rsidR="00914928" w:rsidRPr="005F7A4D" w:rsidDel="00C200B9" w:rsidRDefault="00914928" w:rsidP="00E03E11">
      <w:pPr>
        <w:pStyle w:val="a3"/>
        <w:spacing w:line="360" w:lineRule="auto"/>
        <w:jc w:val="center"/>
        <w:rPr>
          <w:del w:id="1119" w:author="Microsoft Office User" w:date="2018-05-20T23:37:00Z"/>
          <w:color w:val="000000" w:themeColor="text1"/>
        </w:rPr>
        <w:pPrChange w:id="1120" w:author="пользователь Microsoft Office" w:date="2018-05-22T17:02:00Z">
          <w:pPr>
            <w:pStyle w:val="a3"/>
            <w:tabs>
              <w:tab w:val="left" w:pos="567"/>
              <w:tab w:val="center" w:pos="4677"/>
            </w:tabs>
            <w:spacing w:after="120" w:line="360" w:lineRule="auto"/>
            <w:outlineLvl w:val="0"/>
          </w:pPr>
        </w:pPrChange>
      </w:pPr>
      <w:del w:id="1121" w:author="Microsoft Office User" w:date="2018-05-20T23:37:00Z">
        <w:r w:rsidRPr="005F7A4D" w:rsidDel="00C200B9">
          <w:rPr>
            <w:color w:val="000000" w:themeColor="text1"/>
            <w:szCs w:val="28"/>
          </w:rPr>
          <w:tab/>
        </w:r>
        <w:bookmarkStart w:id="1122" w:name="_Toc510968726"/>
        <w:bookmarkStart w:id="1123" w:name="_Toc510968907"/>
        <w:bookmarkStart w:id="1124" w:name="_Toc510985892"/>
        <w:bookmarkStart w:id="1125" w:name="_Toc512327515"/>
        <w:bookmarkStart w:id="1126" w:name="_Toc513031011"/>
        <w:bookmarkStart w:id="1127" w:name="_Toc513729664"/>
        <w:bookmarkStart w:id="1128" w:name="_Toc514515595"/>
        <w:r w:rsidRPr="005F7A4D" w:rsidDel="00C200B9">
          <w:rPr>
            <w:i/>
            <w:color w:val="000000" w:themeColor="text1"/>
          </w:rPr>
          <w:delText xml:space="preserve">Дерево разбора </w:delText>
        </w:r>
        <w:r w:rsidRPr="005F7A4D" w:rsidDel="00C200B9">
          <w:rPr>
            <w:i/>
            <w:color w:val="000000" w:themeColor="text1"/>
            <w:lang w:val="en-GB"/>
          </w:rPr>
          <w:delText>PSI</w:delText>
        </w:r>
        <w:r w:rsidR="006B7A54" w:rsidRPr="005F7A4D" w:rsidDel="00C200B9">
          <w:rPr>
            <w:i/>
            <w:color w:val="000000" w:themeColor="text1"/>
          </w:rPr>
          <w:delText xml:space="preserve"> (</w:delText>
        </w:r>
        <w:r w:rsidR="006B7A54" w:rsidRPr="005F7A4D" w:rsidDel="00C200B9">
          <w:rPr>
            <w:i/>
            <w:color w:val="000000" w:themeColor="text1"/>
            <w:lang w:val="en-GB"/>
          </w:rPr>
          <w:delText>Program</w:delText>
        </w:r>
        <w:r w:rsidR="006B7A54" w:rsidRPr="005F7A4D" w:rsidDel="00C200B9">
          <w:rPr>
            <w:i/>
            <w:color w:val="000000" w:themeColor="text1"/>
          </w:rPr>
          <w:delText xml:space="preserve"> </w:delText>
        </w:r>
        <w:r w:rsidR="006B7A54" w:rsidRPr="005F7A4D" w:rsidDel="00C200B9">
          <w:rPr>
            <w:i/>
            <w:color w:val="000000" w:themeColor="text1"/>
            <w:lang w:val="en-GB"/>
          </w:rPr>
          <w:delText>Structure</w:delText>
        </w:r>
        <w:r w:rsidR="006B7A54" w:rsidRPr="005F7A4D" w:rsidDel="00C200B9">
          <w:rPr>
            <w:i/>
            <w:color w:val="000000" w:themeColor="text1"/>
          </w:rPr>
          <w:delText xml:space="preserve"> </w:delText>
        </w:r>
        <w:r w:rsidR="006B7A54" w:rsidRPr="005F7A4D" w:rsidDel="00C200B9">
          <w:rPr>
            <w:i/>
            <w:color w:val="000000" w:themeColor="text1"/>
            <w:lang w:val="en-GB"/>
          </w:rPr>
          <w:delText>Interface</w:delText>
        </w:r>
        <w:r w:rsidR="006B7A54" w:rsidRPr="005F7A4D" w:rsidDel="00C200B9">
          <w:rPr>
            <w:i/>
            <w:color w:val="000000" w:themeColor="text1"/>
          </w:rPr>
          <w:delText>)</w:delText>
        </w:r>
        <w:r w:rsidR="00477C1C" w:rsidRPr="005F7A4D" w:rsidDel="00C200B9">
          <w:rPr>
            <w:color w:val="000000" w:themeColor="text1"/>
          </w:rPr>
          <w:delText xml:space="preserve"> —</w:delText>
        </w:r>
        <w:r w:rsidR="00EA0B86" w:rsidRPr="005F7A4D" w:rsidDel="00C200B9">
          <w:rPr>
            <w:color w:val="000000" w:themeColor="text1"/>
          </w:rPr>
          <w:delText xml:space="preserve"> </w:delText>
        </w:r>
        <w:r w:rsidR="004419FB" w:rsidRPr="005F7A4D" w:rsidDel="00C200B9">
          <w:rPr>
            <w:color w:val="000000" w:themeColor="text1"/>
          </w:rPr>
          <w:delText>конкретное синтаксическое дерево определенного формата, используемое в IntelliJ платформе.</w:delText>
        </w:r>
        <w:bookmarkEnd w:id="1122"/>
        <w:bookmarkEnd w:id="1123"/>
        <w:bookmarkEnd w:id="1124"/>
        <w:bookmarkEnd w:id="1125"/>
        <w:bookmarkEnd w:id="1126"/>
        <w:bookmarkEnd w:id="1127"/>
        <w:bookmarkEnd w:id="1128"/>
      </w:del>
    </w:p>
    <w:p w14:paraId="2E8A46AE" w14:textId="405B9C64" w:rsidR="00FB1478" w:rsidRPr="005F7A4D" w:rsidDel="00C200B9" w:rsidRDefault="002A6715" w:rsidP="00E03E11">
      <w:pPr>
        <w:pStyle w:val="a3"/>
        <w:spacing w:line="360" w:lineRule="auto"/>
        <w:jc w:val="center"/>
        <w:rPr>
          <w:del w:id="1129" w:author="Microsoft Office User" w:date="2018-05-20T23:38:00Z"/>
          <w:color w:val="000000" w:themeColor="text1"/>
        </w:rPr>
        <w:pPrChange w:id="1130" w:author="пользователь Microsoft Office" w:date="2018-05-22T17:02:00Z">
          <w:pPr>
            <w:pStyle w:val="a3"/>
            <w:tabs>
              <w:tab w:val="left" w:pos="567"/>
              <w:tab w:val="center" w:pos="4677"/>
            </w:tabs>
            <w:spacing w:after="120" w:line="360" w:lineRule="auto"/>
            <w:outlineLvl w:val="0"/>
          </w:pPr>
        </w:pPrChange>
      </w:pPr>
      <w:del w:id="1131" w:author="Microsoft Office User" w:date="2018-05-20T23:38:00Z">
        <w:r w:rsidRPr="005F7A4D" w:rsidDel="00C200B9">
          <w:rPr>
            <w:color w:val="000000" w:themeColor="text1"/>
          </w:rPr>
          <w:tab/>
        </w:r>
        <w:bookmarkStart w:id="1132" w:name="_Toc510968727"/>
        <w:bookmarkStart w:id="1133" w:name="_Toc510968908"/>
        <w:bookmarkStart w:id="1134" w:name="_Toc510985893"/>
        <w:bookmarkStart w:id="1135" w:name="_Toc512327516"/>
        <w:bookmarkStart w:id="1136" w:name="_Toc513031012"/>
        <w:bookmarkStart w:id="1137" w:name="_Toc513729665"/>
        <w:bookmarkStart w:id="1138" w:name="_Toc514515596"/>
        <w:r w:rsidRPr="005F7A4D" w:rsidDel="00C200B9">
          <w:rPr>
            <w:i/>
            <w:color w:val="000000" w:themeColor="text1"/>
          </w:rPr>
          <w:delText>Профилировщик (профайлер)</w:delText>
        </w:r>
        <w:r w:rsidRPr="005F7A4D" w:rsidDel="00C200B9">
          <w:rPr>
            <w:color w:val="000000" w:themeColor="text1"/>
          </w:rPr>
          <w:delText xml:space="preserve"> — </w:delText>
        </w:r>
        <w:r w:rsidR="00C35E9D" w:rsidRPr="005F7A4D" w:rsidDel="00C200B9">
          <w:rPr>
            <w:color w:val="000000" w:themeColor="text1"/>
          </w:rPr>
          <w:delText>и</w:delText>
        </w:r>
        <w:r w:rsidRPr="005F7A4D" w:rsidDel="00C200B9">
          <w:rPr>
            <w:color w:val="000000" w:themeColor="text1"/>
          </w:rPr>
          <w:delText xml:space="preserve">нструмент, предназначеный для </w:delText>
        </w:r>
        <w:r w:rsidR="004A314F" w:rsidRPr="005F7A4D" w:rsidDel="00C200B9">
          <w:rPr>
            <w:color w:val="000000" w:themeColor="text1"/>
          </w:rPr>
          <w:delText>сбора характеристик программы, таких как время выполнения отдельных ее фрагментов (функций, строк)</w:delText>
        </w:r>
        <w:r w:rsidR="00D25093" w:rsidRPr="005F7A4D" w:rsidDel="00C200B9">
          <w:rPr>
            <w:color w:val="000000" w:themeColor="text1"/>
          </w:rPr>
          <w:delText xml:space="preserve"> с целью оценки производительности программы и проведения её дальнейшей оптимизации</w:delText>
        </w:r>
        <w:r w:rsidRPr="005F7A4D" w:rsidDel="00C200B9">
          <w:rPr>
            <w:color w:val="000000" w:themeColor="text1"/>
          </w:rPr>
          <w:delText>.</w:delText>
        </w:r>
        <w:bookmarkEnd w:id="1132"/>
        <w:bookmarkEnd w:id="1133"/>
        <w:bookmarkEnd w:id="1134"/>
        <w:bookmarkEnd w:id="1135"/>
        <w:bookmarkEnd w:id="1136"/>
        <w:bookmarkEnd w:id="1137"/>
        <w:bookmarkEnd w:id="1138"/>
      </w:del>
    </w:p>
    <w:p w14:paraId="55235694" w14:textId="37B1DA4C" w:rsidR="00081941" w:rsidRPr="005F7A4D" w:rsidDel="00C200B9" w:rsidRDefault="00ED453F" w:rsidP="00E03E11">
      <w:pPr>
        <w:pStyle w:val="a3"/>
        <w:spacing w:line="360" w:lineRule="auto"/>
        <w:jc w:val="center"/>
        <w:pPrChange w:id="1139" w:author="пользователь Microsoft Office" w:date="2018-05-22T17:02:00Z">
          <w:pPr>
            <w:pStyle w:val="a3"/>
            <w:tabs>
              <w:tab w:val="left" w:pos="567"/>
              <w:tab w:val="center" w:pos="4677"/>
            </w:tabs>
            <w:spacing w:after="120" w:line="360" w:lineRule="auto"/>
            <w:outlineLvl w:val="0"/>
          </w:pPr>
        </w:pPrChange>
      </w:pPr>
      <w:moveFromRangeStart w:id="1140" w:author="Microsoft Office User" w:date="2018-05-20T23:34:00Z" w:name="move514622571"/>
      <w:moveFrom w:id="1141" w:author="Microsoft Office User" w:date="2018-05-20T23:34:00Z">
        <w:r w:rsidRPr="005F7A4D" w:rsidDel="00C200B9">
          <w:tab/>
        </w:r>
        <w:bookmarkStart w:id="1142" w:name="_Toc513031013"/>
        <w:bookmarkStart w:id="1143" w:name="_Toc513729666"/>
        <w:bookmarkStart w:id="1144" w:name="_Toc514515597"/>
        <w:r w:rsidRPr="005F7A4D" w:rsidDel="00C200B9">
          <w:rPr>
            <w:i/>
          </w:rPr>
          <w:t>API</w:t>
        </w:r>
        <w:r w:rsidR="00BD19B6" w:rsidRPr="005F7A4D" w:rsidDel="00C200B9">
          <w:t xml:space="preserve"> </w:t>
        </w:r>
        <w:r w:rsidRPr="005F7A4D" w:rsidDel="00C200B9">
          <w:t xml:space="preserve">— набор готовых классов, процедур, функций, структур и констант, предоставляемых </w:t>
        </w:r>
        <w:r w:rsidR="00BD19B6" w:rsidRPr="005F7A4D" w:rsidDel="00C200B9">
          <w:t xml:space="preserve">сервисом </w:t>
        </w:r>
        <w:r w:rsidRPr="005F7A4D" w:rsidDel="00C200B9">
          <w:t>для использования во</w:t>
        </w:r>
        <w:r w:rsidR="00031895" w:rsidRPr="005F7A4D" w:rsidDel="00C200B9">
          <w:t xml:space="preserve"> внешних программных продуктах.</w:t>
        </w:r>
        <w:bookmarkEnd w:id="1142"/>
        <w:bookmarkEnd w:id="1143"/>
        <w:bookmarkEnd w:id="1144"/>
        <w:r w:rsidR="00081941" w:rsidRPr="005F7A4D" w:rsidDel="00C200B9">
          <w:t xml:space="preserve"> </w:t>
        </w:r>
      </w:moveFrom>
    </w:p>
    <w:moveFromRangeEnd w:id="1140"/>
    <w:p w14:paraId="08F83340" w14:textId="3BAD84D4" w:rsidR="005E564D" w:rsidRPr="005F7A4D" w:rsidDel="00C200B9" w:rsidRDefault="00BE47A4" w:rsidP="00E03E11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del w:id="1145" w:author="Microsoft Office User" w:date="2018-05-20T23:37:00Z"/>
          <w:color w:val="000000" w:themeColor="text1"/>
        </w:rPr>
        <w:pPrChange w:id="1146" w:author="пользователь Microsoft Office" w:date="2018-05-22T17:02:00Z">
          <w:pPr>
            <w:pStyle w:val="a3"/>
            <w:tabs>
              <w:tab w:val="left" w:pos="567"/>
              <w:tab w:val="center" w:pos="4677"/>
            </w:tabs>
            <w:spacing w:after="120" w:line="360" w:lineRule="auto"/>
            <w:outlineLvl w:val="0"/>
          </w:pPr>
        </w:pPrChange>
      </w:pPr>
      <w:del w:id="1147" w:author="Microsoft Office User" w:date="2018-05-20T23:37:00Z">
        <w:r w:rsidRPr="005F7A4D" w:rsidDel="00C200B9">
          <w:rPr>
            <w:color w:val="000000" w:themeColor="text1"/>
          </w:rPr>
          <w:tab/>
        </w:r>
        <w:bookmarkStart w:id="1148" w:name="_Toc514515598"/>
        <w:r w:rsidRPr="005F7A4D" w:rsidDel="00C200B9">
          <w:rPr>
            <w:i/>
            <w:color w:val="000000" w:themeColor="text1"/>
          </w:rPr>
          <w:delText>Кодогенератор</w:delText>
        </w:r>
        <w:r w:rsidRPr="005F7A4D" w:rsidDel="00C200B9">
          <w:rPr>
            <w:color w:val="000000" w:themeColor="text1"/>
          </w:rPr>
          <w:delText xml:space="preserve"> — специальная часть компилятора, которая конвертирует синтаксически корректную программу в последовательность инструкций, которые могут выполняться на машине.</w:delText>
        </w:r>
        <w:bookmarkEnd w:id="1148"/>
      </w:del>
    </w:p>
    <w:p w14:paraId="485E96C9" w14:textId="3C3A1AE5" w:rsidR="00ED453F" w:rsidRPr="005F7A4D" w:rsidDel="00C200B9" w:rsidRDefault="005E564D" w:rsidP="00E03E11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del w:id="1149" w:author="Microsoft Office User" w:date="2018-05-20T23:37:00Z"/>
          <w:color w:val="000000" w:themeColor="text1"/>
        </w:rPr>
        <w:pPrChange w:id="1150" w:author="пользователь Microsoft Office" w:date="2018-05-22T17:02:00Z">
          <w:pPr>
            <w:pStyle w:val="a3"/>
            <w:tabs>
              <w:tab w:val="left" w:pos="567"/>
              <w:tab w:val="center" w:pos="4677"/>
            </w:tabs>
            <w:spacing w:after="120" w:line="360" w:lineRule="auto"/>
            <w:outlineLvl w:val="0"/>
          </w:pPr>
        </w:pPrChange>
      </w:pPr>
      <w:del w:id="1151" w:author="Microsoft Office User" w:date="2018-05-20T23:37:00Z">
        <w:r w:rsidRPr="005F7A4D" w:rsidDel="00C200B9">
          <w:rPr>
            <w:color w:val="000000" w:themeColor="text1"/>
          </w:rPr>
          <w:tab/>
        </w:r>
        <w:bookmarkStart w:id="1152" w:name="_Toc514515599"/>
        <w:r w:rsidRPr="005F7A4D" w:rsidDel="00C200B9">
          <w:rPr>
            <w:i/>
            <w:color w:val="000000" w:themeColor="text1"/>
          </w:rPr>
          <w:delText>Оптимизации компилятора</w:delText>
        </w:r>
        <w:r w:rsidRPr="005F7A4D" w:rsidDel="00C200B9">
          <w:rPr>
            <w:color w:val="000000" w:themeColor="text1"/>
          </w:rPr>
          <w:delText xml:space="preserve"> — методы получения более оптимального программного кода при сохранении его функциональных возможностей</w:delText>
        </w:r>
        <w:r w:rsidR="00441F97" w:rsidRPr="005F7A4D" w:rsidDel="00C200B9">
          <w:rPr>
            <w:color w:val="000000" w:themeColor="text1"/>
          </w:rPr>
          <w:delText>.</w:delText>
        </w:r>
        <w:bookmarkEnd w:id="1152"/>
        <w:r w:rsidR="00BD19B6" w:rsidRPr="005F7A4D" w:rsidDel="00C200B9">
          <w:rPr>
            <w:color w:val="000000" w:themeColor="text1"/>
          </w:rPr>
          <w:br w:type="page"/>
        </w:r>
      </w:del>
    </w:p>
    <w:p w14:paraId="09C6415A" w14:textId="77BA83B1" w:rsidR="00F83BF9" w:rsidRPr="005F7A4D" w:rsidDel="00E03E11" w:rsidRDefault="6FB58292" w:rsidP="00E03E11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del w:id="1153" w:author="пользователь Microsoft Office" w:date="2018-05-22T17:02:00Z"/>
          <w:b/>
          <w:bCs/>
          <w:caps/>
          <w:color w:val="000000" w:themeColor="text1"/>
        </w:rPr>
        <w:pPrChange w:id="1154" w:author="пользователь Microsoft Office" w:date="2018-05-22T17:02:00Z">
          <w:pPr>
            <w:pStyle w:val="a3"/>
            <w:tabs>
              <w:tab w:val="left" w:pos="567"/>
              <w:tab w:val="center" w:pos="4677"/>
            </w:tabs>
            <w:spacing w:after="120" w:line="360" w:lineRule="auto"/>
            <w:jc w:val="center"/>
            <w:outlineLvl w:val="0"/>
          </w:pPr>
        </w:pPrChange>
      </w:pPr>
      <w:del w:id="1155" w:author="пользователь Microsoft Office" w:date="2018-05-22T17:02:00Z">
        <w:r w:rsidRPr="005F7A4D" w:rsidDel="00E03E11">
          <w:rPr>
            <w:b/>
            <w:bCs/>
            <w:caps/>
            <w:color w:val="000000" w:themeColor="text1"/>
          </w:rPr>
          <w:delText>Введение</w:delText>
        </w:r>
        <w:bookmarkEnd w:id="1035"/>
      </w:del>
    </w:p>
    <w:p w14:paraId="15C5DFC2" w14:textId="30955A8D" w:rsidR="00883CC2" w:rsidRPr="005F7A4D" w:rsidRDefault="00883CC2" w:rsidP="00E03E11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156" w:name="_Toc510282292"/>
      <w:bookmarkStart w:id="1157" w:name="_Toc510968729"/>
      <w:bookmarkStart w:id="1158" w:name="_Toc510968910"/>
      <w:bookmarkStart w:id="1159" w:name="_Toc510985895"/>
      <w:bookmarkStart w:id="1160" w:name="_Toc512327518"/>
      <w:bookmarkStart w:id="1161" w:name="_Toc513031015"/>
      <w:bookmarkStart w:id="1162" w:name="_Toc513729668"/>
      <w:bookmarkStart w:id="1163" w:name="_Toc514515601"/>
      <w:bookmarkStart w:id="1164" w:name="_Toc514773836"/>
      <w:r w:rsidRPr="005F7A4D">
        <w:rPr>
          <w:color w:val="000000" w:themeColor="text1"/>
        </w:rPr>
        <w:t>В области разработки программного обеспечения часто поднимается вопрос производительности разрабатываемых программ. Требование к производительности — одно из важнейших нефункциональных требований для большинства продуктов.</w:t>
      </w:r>
      <w:bookmarkEnd w:id="1156"/>
      <w:bookmarkEnd w:id="1157"/>
      <w:bookmarkEnd w:id="1158"/>
      <w:bookmarkEnd w:id="1159"/>
      <w:bookmarkEnd w:id="1160"/>
      <w:bookmarkEnd w:id="1161"/>
      <w:bookmarkEnd w:id="1162"/>
      <w:bookmarkEnd w:id="1163"/>
      <w:bookmarkEnd w:id="1164"/>
    </w:p>
    <w:p w14:paraId="6325C295" w14:textId="5ABBBE38" w:rsidR="00883CC2" w:rsidRPr="005F7A4D" w:rsidRDefault="00883CC2" w:rsidP="00883CC2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165" w:name="_Toc510282293"/>
      <w:bookmarkStart w:id="1166" w:name="_Toc510968730"/>
      <w:bookmarkStart w:id="1167" w:name="_Toc510968911"/>
      <w:bookmarkStart w:id="1168" w:name="_Toc510985896"/>
      <w:bookmarkStart w:id="1169" w:name="_Toc512327519"/>
      <w:bookmarkStart w:id="1170" w:name="_Toc513031016"/>
      <w:bookmarkStart w:id="1171" w:name="_Toc513729669"/>
      <w:bookmarkStart w:id="1172" w:name="_Toc514515602"/>
      <w:bookmarkStart w:id="1173" w:name="_Toc514773837"/>
      <w:r w:rsidRPr="005F7A4D">
        <w:rPr>
          <w:color w:val="000000" w:themeColor="text1"/>
        </w:rPr>
        <w:t>На пути от написания кода программы до исполнения соответствующего ей машинного кода на процессоре есть множество факторов, которые так или иначе могут влиять на производительность разрабатываемой программы.</w:t>
      </w:r>
      <w:bookmarkEnd w:id="1165"/>
      <w:bookmarkEnd w:id="1166"/>
      <w:bookmarkEnd w:id="1167"/>
      <w:bookmarkEnd w:id="1168"/>
      <w:bookmarkEnd w:id="1169"/>
      <w:bookmarkEnd w:id="1170"/>
      <w:bookmarkEnd w:id="1171"/>
      <w:bookmarkEnd w:id="1172"/>
      <w:bookmarkEnd w:id="1173"/>
    </w:p>
    <w:p w14:paraId="3AA6B54E" w14:textId="77777777" w:rsidR="00883CC2" w:rsidRPr="005F7A4D" w:rsidRDefault="00883CC2" w:rsidP="00883CC2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174" w:name="_Toc510282294"/>
      <w:bookmarkStart w:id="1175" w:name="_Toc510968731"/>
      <w:bookmarkStart w:id="1176" w:name="_Toc510968912"/>
      <w:bookmarkStart w:id="1177" w:name="_Toc510985897"/>
      <w:bookmarkStart w:id="1178" w:name="_Toc512327520"/>
      <w:bookmarkStart w:id="1179" w:name="_Toc513031017"/>
      <w:bookmarkStart w:id="1180" w:name="_Toc513729670"/>
      <w:bookmarkStart w:id="1181" w:name="_Toc514515603"/>
      <w:bookmarkStart w:id="1182" w:name="_Toc514773838"/>
      <w:r w:rsidRPr="005F7A4D">
        <w:rPr>
          <w:color w:val="000000" w:themeColor="text1"/>
        </w:rPr>
        <w:t>Не углубляясь в конкретные факторы, выделим стадии с этими факторами от написания кода до исполнения машинного кода программы на процессоре:</w:t>
      </w:r>
      <w:bookmarkEnd w:id="1174"/>
      <w:bookmarkEnd w:id="1175"/>
      <w:bookmarkEnd w:id="1176"/>
      <w:bookmarkEnd w:id="1177"/>
      <w:bookmarkEnd w:id="1178"/>
      <w:bookmarkEnd w:id="1179"/>
      <w:bookmarkEnd w:id="1180"/>
      <w:bookmarkEnd w:id="1181"/>
      <w:bookmarkEnd w:id="1182"/>
    </w:p>
    <w:p w14:paraId="28864FBF" w14:textId="2BD3D266" w:rsidR="00883CC2" w:rsidRPr="005F7A4D" w:rsidRDefault="6FB58292" w:rsidP="008A3563">
      <w:pPr>
        <w:pStyle w:val="a3"/>
        <w:numPr>
          <w:ilvl w:val="0"/>
          <w:numId w:val="1"/>
        </w:numPr>
        <w:tabs>
          <w:tab w:val="left" w:pos="993"/>
          <w:tab w:val="center" w:pos="4677"/>
        </w:tabs>
        <w:spacing w:after="120" w:line="360" w:lineRule="auto"/>
        <w:ind w:left="0" w:firstLine="567"/>
        <w:outlineLvl w:val="0"/>
        <w:rPr>
          <w:color w:val="000000" w:themeColor="text1"/>
        </w:rPr>
      </w:pPr>
      <w:bookmarkStart w:id="1183" w:name="_Toc510282295"/>
      <w:bookmarkStart w:id="1184" w:name="_Toc510968732"/>
      <w:bookmarkStart w:id="1185" w:name="_Toc510968913"/>
      <w:bookmarkStart w:id="1186" w:name="_Toc510985898"/>
      <w:bookmarkStart w:id="1187" w:name="_Toc512327521"/>
      <w:bookmarkStart w:id="1188" w:name="_Toc513031018"/>
      <w:bookmarkStart w:id="1189" w:name="_Toc513729671"/>
      <w:bookmarkStart w:id="1190" w:name="_Toc514515604"/>
      <w:bookmarkStart w:id="1191" w:name="_Toc514773839"/>
      <w:r w:rsidRPr="005F7A4D">
        <w:rPr>
          <w:color w:val="000000" w:themeColor="text1"/>
        </w:rPr>
        <w:t>написание кода программистом</w:t>
      </w:r>
      <w:del w:id="1192" w:author="Microsoft Office User" w:date="2018-05-20T23:43:00Z">
        <w:r w:rsidRPr="005F7A4D" w:rsidDel="007727DA">
          <w:rPr>
            <w:color w:val="000000" w:themeColor="text1"/>
          </w:rPr>
          <w:delText>,</w:delText>
        </w:r>
      </w:del>
      <w:bookmarkEnd w:id="1183"/>
      <w:bookmarkEnd w:id="1184"/>
      <w:bookmarkEnd w:id="1185"/>
      <w:bookmarkEnd w:id="1186"/>
      <w:bookmarkEnd w:id="1187"/>
      <w:bookmarkEnd w:id="1188"/>
      <w:bookmarkEnd w:id="1189"/>
      <w:bookmarkEnd w:id="1190"/>
      <w:ins w:id="1193" w:author="Microsoft Office User" w:date="2018-05-20T23:43:00Z">
        <w:r w:rsidR="007727DA">
          <w:rPr>
            <w:color w:val="000000" w:themeColor="text1"/>
            <w:lang w:val="en-GB"/>
          </w:rPr>
          <w:t>;</w:t>
        </w:r>
      </w:ins>
      <w:bookmarkEnd w:id="1191"/>
    </w:p>
    <w:p w14:paraId="43AE2721" w14:textId="59F6A6BE" w:rsidR="00883CC2" w:rsidRPr="005F7A4D" w:rsidRDefault="6FB58292" w:rsidP="008A3563">
      <w:pPr>
        <w:pStyle w:val="a3"/>
        <w:numPr>
          <w:ilvl w:val="0"/>
          <w:numId w:val="1"/>
        </w:numPr>
        <w:tabs>
          <w:tab w:val="left" w:pos="993"/>
          <w:tab w:val="center" w:pos="4677"/>
        </w:tabs>
        <w:spacing w:after="120" w:line="360" w:lineRule="auto"/>
        <w:ind w:left="993" w:hanging="426"/>
        <w:outlineLvl w:val="0"/>
        <w:rPr>
          <w:color w:val="000000" w:themeColor="text1"/>
        </w:rPr>
      </w:pPr>
      <w:bookmarkStart w:id="1194" w:name="_Toc510282296"/>
      <w:bookmarkStart w:id="1195" w:name="_Toc510968733"/>
      <w:bookmarkStart w:id="1196" w:name="_Toc510968914"/>
      <w:bookmarkStart w:id="1197" w:name="_Toc510985899"/>
      <w:bookmarkStart w:id="1198" w:name="_Toc512327522"/>
      <w:bookmarkStart w:id="1199" w:name="_Toc513031019"/>
      <w:bookmarkStart w:id="1200" w:name="_Toc513729672"/>
      <w:bookmarkStart w:id="1201" w:name="_Toc514515605"/>
      <w:bookmarkStart w:id="1202" w:name="_Toc514773840"/>
      <w:r w:rsidRPr="005F7A4D">
        <w:rPr>
          <w:color w:val="000000" w:themeColor="text1"/>
        </w:rPr>
        <w:t xml:space="preserve">компиляция кода (некоторые стадии могут </w:t>
      </w:r>
      <w:ins w:id="1203" w:author="Timofey Bryksin" w:date="2018-05-20T20:28:00Z">
        <w:r w:rsidR="00CC0463">
          <w:rPr>
            <w:color w:val="000000" w:themeColor="text1"/>
          </w:rPr>
          <w:t xml:space="preserve">либо </w:t>
        </w:r>
      </w:ins>
      <w:r w:rsidRPr="005F7A4D">
        <w:rPr>
          <w:color w:val="000000" w:themeColor="text1"/>
        </w:rPr>
        <w:t>отсутствовать, либо быть совмещены):</w:t>
      </w:r>
      <w:bookmarkEnd w:id="1194"/>
      <w:bookmarkEnd w:id="1195"/>
      <w:bookmarkEnd w:id="1196"/>
      <w:bookmarkEnd w:id="1197"/>
      <w:bookmarkEnd w:id="1198"/>
      <w:bookmarkEnd w:id="1199"/>
      <w:bookmarkEnd w:id="1200"/>
      <w:bookmarkEnd w:id="1201"/>
      <w:bookmarkEnd w:id="1202"/>
    </w:p>
    <w:p w14:paraId="0B20078A" w14:textId="4CE39FC4" w:rsidR="00883CC2" w:rsidRPr="005F7A4D" w:rsidRDefault="6FB58292" w:rsidP="008A3563">
      <w:pPr>
        <w:pStyle w:val="a3"/>
        <w:numPr>
          <w:ilvl w:val="1"/>
          <w:numId w:val="1"/>
        </w:numPr>
        <w:tabs>
          <w:tab w:val="left" w:pos="851"/>
          <w:tab w:val="center" w:pos="1843"/>
        </w:tabs>
        <w:spacing w:after="120" w:line="360" w:lineRule="auto"/>
        <w:ind w:left="1843" w:hanging="567"/>
        <w:jc w:val="left"/>
        <w:outlineLvl w:val="0"/>
        <w:rPr>
          <w:color w:val="000000" w:themeColor="text1"/>
        </w:rPr>
      </w:pPr>
      <w:bookmarkStart w:id="1204" w:name="_Toc510282297"/>
      <w:bookmarkStart w:id="1205" w:name="_Toc510968734"/>
      <w:bookmarkStart w:id="1206" w:name="_Toc510968915"/>
      <w:bookmarkStart w:id="1207" w:name="_Toc510985900"/>
      <w:bookmarkStart w:id="1208" w:name="_Toc512327523"/>
      <w:bookmarkStart w:id="1209" w:name="_Toc513031020"/>
      <w:bookmarkStart w:id="1210" w:name="_Toc513729673"/>
      <w:bookmarkStart w:id="1211" w:name="_Toc514515606"/>
      <w:bookmarkStart w:id="1212" w:name="_Toc514773841"/>
      <w:r w:rsidRPr="005F7A4D">
        <w:rPr>
          <w:color w:val="000000" w:themeColor="text1"/>
        </w:rPr>
        <w:t>лексический анализ,</w:t>
      </w:r>
      <w:bookmarkEnd w:id="1204"/>
      <w:bookmarkEnd w:id="1205"/>
      <w:bookmarkEnd w:id="1206"/>
      <w:bookmarkEnd w:id="1207"/>
      <w:bookmarkEnd w:id="1208"/>
      <w:bookmarkEnd w:id="1209"/>
      <w:bookmarkEnd w:id="1210"/>
      <w:bookmarkEnd w:id="1211"/>
      <w:bookmarkEnd w:id="1212"/>
    </w:p>
    <w:p w14:paraId="66CDF7D9" w14:textId="5B4F3C1F" w:rsidR="00883CC2" w:rsidRPr="005F7A4D" w:rsidRDefault="6FB58292" w:rsidP="008A3563">
      <w:pPr>
        <w:pStyle w:val="a3"/>
        <w:numPr>
          <w:ilvl w:val="1"/>
          <w:numId w:val="1"/>
        </w:numPr>
        <w:tabs>
          <w:tab w:val="left" w:pos="851"/>
          <w:tab w:val="center" w:pos="1843"/>
        </w:tabs>
        <w:spacing w:after="120" w:line="360" w:lineRule="auto"/>
        <w:ind w:left="1843" w:hanging="567"/>
        <w:jc w:val="left"/>
        <w:outlineLvl w:val="0"/>
        <w:rPr>
          <w:color w:val="000000" w:themeColor="text1"/>
        </w:rPr>
      </w:pPr>
      <w:bookmarkStart w:id="1213" w:name="_Toc510282298"/>
      <w:bookmarkStart w:id="1214" w:name="_Toc510968735"/>
      <w:bookmarkStart w:id="1215" w:name="_Toc510968916"/>
      <w:bookmarkStart w:id="1216" w:name="_Toc510985901"/>
      <w:bookmarkStart w:id="1217" w:name="_Toc512327524"/>
      <w:bookmarkStart w:id="1218" w:name="_Toc513031021"/>
      <w:bookmarkStart w:id="1219" w:name="_Toc513729674"/>
      <w:bookmarkStart w:id="1220" w:name="_Toc514515607"/>
      <w:bookmarkStart w:id="1221" w:name="_Toc514773842"/>
      <w:r w:rsidRPr="005F7A4D">
        <w:rPr>
          <w:color w:val="000000" w:themeColor="text1"/>
        </w:rPr>
        <w:t>синтаксический анализ,</w:t>
      </w:r>
      <w:bookmarkEnd w:id="1213"/>
      <w:bookmarkEnd w:id="1214"/>
      <w:bookmarkEnd w:id="1215"/>
      <w:bookmarkEnd w:id="1216"/>
      <w:bookmarkEnd w:id="1217"/>
      <w:bookmarkEnd w:id="1218"/>
      <w:bookmarkEnd w:id="1219"/>
      <w:bookmarkEnd w:id="1220"/>
      <w:bookmarkEnd w:id="1221"/>
    </w:p>
    <w:p w14:paraId="06AA1AF3" w14:textId="78AA0136" w:rsidR="00883CC2" w:rsidRPr="005F7A4D" w:rsidRDefault="6FB58292" w:rsidP="008A3563">
      <w:pPr>
        <w:pStyle w:val="a3"/>
        <w:numPr>
          <w:ilvl w:val="1"/>
          <w:numId w:val="1"/>
        </w:numPr>
        <w:tabs>
          <w:tab w:val="left" w:pos="851"/>
          <w:tab w:val="center" w:pos="1843"/>
        </w:tabs>
        <w:spacing w:after="120" w:line="360" w:lineRule="auto"/>
        <w:ind w:left="1843" w:hanging="567"/>
        <w:jc w:val="left"/>
        <w:outlineLvl w:val="0"/>
        <w:rPr>
          <w:color w:val="000000" w:themeColor="text1"/>
        </w:rPr>
      </w:pPr>
      <w:bookmarkStart w:id="1222" w:name="_Toc510282299"/>
      <w:bookmarkStart w:id="1223" w:name="_Toc510968736"/>
      <w:bookmarkStart w:id="1224" w:name="_Toc510968917"/>
      <w:bookmarkStart w:id="1225" w:name="_Toc510985902"/>
      <w:bookmarkStart w:id="1226" w:name="_Toc512327525"/>
      <w:bookmarkStart w:id="1227" w:name="_Toc513031022"/>
      <w:bookmarkStart w:id="1228" w:name="_Toc513729675"/>
      <w:bookmarkStart w:id="1229" w:name="_Toc514515608"/>
      <w:bookmarkStart w:id="1230" w:name="_Toc514773843"/>
      <w:r w:rsidRPr="005F7A4D">
        <w:rPr>
          <w:color w:val="000000" w:themeColor="text1"/>
        </w:rPr>
        <w:t>семантический анализ,</w:t>
      </w:r>
      <w:bookmarkEnd w:id="1222"/>
      <w:bookmarkEnd w:id="1223"/>
      <w:bookmarkEnd w:id="1224"/>
      <w:bookmarkEnd w:id="1225"/>
      <w:bookmarkEnd w:id="1226"/>
      <w:bookmarkEnd w:id="1227"/>
      <w:bookmarkEnd w:id="1228"/>
      <w:bookmarkEnd w:id="1229"/>
      <w:bookmarkEnd w:id="1230"/>
    </w:p>
    <w:p w14:paraId="46D88AF5" w14:textId="2F17CB2C" w:rsidR="00883CC2" w:rsidRPr="005F7A4D" w:rsidRDefault="6FB58292" w:rsidP="008A3563">
      <w:pPr>
        <w:pStyle w:val="a3"/>
        <w:numPr>
          <w:ilvl w:val="1"/>
          <w:numId w:val="1"/>
        </w:numPr>
        <w:tabs>
          <w:tab w:val="left" w:pos="851"/>
          <w:tab w:val="center" w:pos="1843"/>
        </w:tabs>
        <w:spacing w:after="120" w:line="360" w:lineRule="auto"/>
        <w:ind w:left="1843" w:hanging="567"/>
        <w:jc w:val="left"/>
        <w:outlineLvl w:val="0"/>
        <w:rPr>
          <w:color w:val="000000" w:themeColor="text1"/>
        </w:rPr>
      </w:pPr>
      <w:bookmarkStart w:id="1231" w:name="_Toc510282300"/>
      <w:bookmarkStart w:id="1232" w:name="_Toc510968737"/>
      <w:bookmarkStart w:id="1233" w:name="_Toc510968918"/>
      <w:bookmarkStart w:id="1234" w:name="_Toc510985903"/>
      <w:bookmarkStart w:id="1235" w:name="_Toc512327526"/>
      <w:bookmarkStart w:id="1236" w:name="_Toc513031023"/>
      <w:bookmarkStart w:id="1237" w:name="_Toc513729676"/>
      <w:bookmarkStart w:id="1238" w:name="_Toc514515609"/>
      <w:bookmarkStart w:id="1239" w:name="_Toc514773844"/>
      <w:r w:rsidRPr="005F7A4D">
        <w:rPr>
          <w:color w:val="000000" w:themeColor="text1"/>
        </w:rPr>
        <w:t>оптимизации на абстрактном синтаксическом дереве,</w:t>
      </w:r>
      <w:bookmarkEnd w:id="1231"/>
      <w:bookmarkEnd w:id="1232"/>
      <w:bookmarkEnd w:id="1233"/>
      <w:bookmarkEnd w:id="1234"/>
      <w:bookmarkEnd w:id="1235"/>
      <w:bookmarkEnd w:id="1236"/>
      <w:bookmarkEnd w:id="1237"/>
      <w:bookmarkEnd w:id="1238"/>
      <w:bookmarkEnd w:id="1239"/>
    </w:p>
    <w:p w14:paraId="7C57B90F" w14:textId="47D2AE3F" w:rsidR="00883CC2" w:rsidRPr="005F7A4D" w:rsidRDefault="6FB58292" w:rsidP="008A3563">
      <w:pPr>
        <w:pStyle w:val="a3"/>
        <w:numPr>
          <w:ilvl w:val="1"/>
          <w:numId w:val="1"/>
        </w:numPr>
        <w:tabs>
          <w:tab w:val="left" w:pos="851"/>
          <w:tab w:val="center" w:pos="1843"/>
        </w:tabs>
        <w:spacing w:after="120" w:line="360" w:lineRule="auto"/>
        <w:ind w:left="1843" w:hanging="567"/>
        <w:jc w:val="left"/>
        <w:outlineLvl w:val="0"/>
        <w:rPr>
          <w:color w:val="000000" w:themeColor="text1"/>
        </w:rPr>
      </w:pPr>
      <w:bookmarkStart w:id="1240" w:name="_Toc510282301"/>
      <w:bookmarkStart w:id="1241" w:name="_Toc510968738"/>
      <w:bookmarkStart w:id="1242" w:name="_Toc510968919"/>
      <w:bookmarkStart w:id="1243" w:name="_Toc510985904"/>
      <w:bookmarkStart w:id="1244" w:name="_Toc512327527"/>
      <w:bookmarkStart w:id="1245" w:name="_Toc513031024"/>
      <w:bookmarkStart w:id="1246" w:name="_Toc513729677"/>
      <w:bookmarkStart w:id="1247" w:name="_Toc514515610"/>
      <w:bookmarkStart w:id="1248" w:name="_Toc514773845"/>
      <w:r w:rsidRPr="005F7A4D">
        <w:rPr>
          <w:color w:val="000000" w:themeColor="text1"/>
        </w:rPr>
        <w:t>трансляция в промежуточное представление,</w:t>
      </w:r>
      <w:bookmarkEnd w:id="1240"/>
      <w:bookmarkEnd w:id="1241"/>
      <w:bookmarkEnd w:id="1242"/>
      <w:bookmarkEnd w:id="1243"/>
      <w:bookmarkEnd w:id="1244"/>
      <w:bookmarkEnd w:id="1245"/>
      <w:bookmarkEnd w:id="1246"/>
      <w:bookmarkEnd w:id="1247"/>
      <w:bookmarkEnd w:id="1248"/>
    </w:p>
    <w:p w14:paraId="4C636F68" w14:textId="530686C6" w:rsidR="00883CC2" w:rsidRPr="005F7A4D" w:rsidRDefault="6FB58292" w:rsidP="008A3563">
      <w:pPr>
        <w:pStyle w:val="a3"/>
        <w:numPr>
          <w:ilvl w:val="1"/>
          <w:numId w:val="1"/>
        </w:numPr>
        <w:tabs>
          <w:tab w:val="left" w:pos="851"/>
          <w:tab w:val="center" w:pos="1843"/>
        </w:tabs>
        <w:spacing w:after="120" w:line="360" w:lineRule="auto"/>
        <w:ind w:left="1843" w:hanging="567"/>
        <w:jc w:val="left"/>
        <w:outlineLvl w:val="0"/>
        <w:rPr>
          <w:color w:val="000000" w:themeColor="text1"/>
        </w:rPr>
      </w:pPr>
      <w:bookmarkStart w:id="1249" w:name="_Toc510282302"/>
      <w:bookmarkStart w:id="1250" w:name="_Toc510968739"/>
      <w:bookmarkStart w:id="1251" w:name="_Toc510968920"/>
      <w:bookmarkStart w:id="1252" w:name="_Toc510985905"/>
      <w:bookmarkStart w:id="1253" w:name="_Toc512327528"/>
      <w:bookmarkStart w:id="1254" w:name="_Toc513031025"/>
      <w:bookmarkStart w:id="1255" w:name="_Toc513729678"/>
      <w:bookmarkStart w:id="1256" w:name="_Toc514515611"/>
      <w:bookmarkStart w:id="1257" w:name="_Toc514773846"/>
      <w:r w:rsidRPr="005F7A4D">
        <w:rPr>
          <w:color w:val="000000" w:themeColor="text1"/>
        </w:rPr>
        <w:t>машинно-независимые оптимизации,</w:t>
      </w:r>
      <w:bookmarkEnd w:id="1249"/>
      <w:bookmarkEnd w:id="1250"/>
      <w:bookmarkEnd w:id="1251"/>
      <w:bookmarkEnd w:id="1252"/>
      <w:bookmarkEnd w:id="1253"/>
      <w:bookmarkEnd w:id="1254"/>
      <w:bookmarkEnd w:id="1255"/>
      <w:bookmarkEnd w:id="1256"/>
      <w:bookmarkEnd w:id="1257"/>
    </w:p>
    <w:p w14:paraId="1DB5C578" w14:textId="791906A1" w:rsidR="00883CC2" w:rsidRPr="005F7A4D" w:rsidRDefault="6FB58292" w:rsidP="008A3563">
      <w:pPr>
        <w:pStyle w:val="a3"/>
        <w:numPr>
          <w:ilvl w:val="1"/>
          <w:numId w:val="1"/>
        </w:numPr>
        <w:tabs>
          <w:tab w:val="left" w:pos="851"/>
          <w:tab w:val="center" w:pos="1843"/>
        </w:tabs>
        <w:spacing w:after="120" w:line="360" w:lineRule="auto"/>
        <w:ind w:left="1843" w:hanging="567"/>
        <w:jc w:val="left"/>
        <w:outlineLvl w:val="0"/>
        <w:rPr>
          <w:color w:val="000000" w:themeColor="text1"/>
        </w:rPr>
      </w:pPr>
      <w:bookmarkStart w:id="1258" w:name="_Toc510282303"/>
      <w:bookmarkStart w:id="1259" w:name="_Toc510968740"/>
      <w:bookmarkStart w:id="1260" w:name="_Toc510968921"/>
      <w:bookmarkStart w:id="1261" w:name="_Toc510985906"/>
      <w:bookmarkStart w:id="1262" w:name="_Toc512327529"/>
      <w:bookmarkStart w:id="1263" w:name="_Toc513031026"/>
      <w:bookmarkStart w:id="1264" w:name="_Toc513729679"/>
      <w:bookmarkStart w:id="1265" w:name="_Toc514515612"/>
      <w:bookmarkStart w:id="1266" w:name="_Toc514773847"/>
      <w:r w:rsidRPr="005F7A4D">
        <w:rPr>
          <w:color w:val="000000" w:themeColor="text1"/>
        </w:rPr>
        <w:t>трансляция в конечное представление (машинный код),</w:t>
      </w:r>
      <w:bookmarkEnd w:id="1258"/>
      <w:bookmarkEnd w:id="1259"/>
      <w:bookmarkEnd w:id="1260"/>
      <w:bookmarkEnd w:id="1261"/>
      <w:bookmarkEnd w:id="1262"/>
      <w:bookmarkEnd w:id="1263"/>
      <w:bookmarkEnd w:id="1264"/>
      <w:bookmarkEnd w:id="1265"/>
      <w:bookmarkEnd w:id="1266"/>
    </w:p>
    <w:p w14:paraId="61655A84" w14:textId="429F1940" w:rsidR="00883CC2" w:rsidRPr="005F7A4D" w:rsidRDefault="6FB58292" w:rsidP="008A3563">
      <w:pPr>
        <w:pStyle w:val="a3"/>
        <w:numPr>
          <w:ilvl w:val="1"/>
          <w:numId w:val="1"/>
        </w:numPr>
        <w:tabs>
          <w:tab w:val="left" w:pos="851"/>
          <w:tab w:val="center" w:pos="1843"/>
        </w:tabs>
        <w:spacing w:after="120" w:line="360" w:lineRule="auto"/>
        <w:ind w:left="1843" w:hanging="567"/>
        <w:jc w:val="left"/>
        <w:outlineLvl w:val="0"/>
        <w:rPr>
          <w:color w:val="000000" w:themeColor="text1"/>
        </w:rPr>
      </w:pPr>
      <w:bookmarkStart w:id="1267" w:name="_Toc510282304"/>
      <w:bookmarkStart w:id="1268" w:name="_Toc510968741"/>
      <w:bookmarkStart w:id="1269" w:name="_Toc510968922"/>
      <w:bookmarkStart w:id="1270" w:name="_Toc510985907"/>
      <w:bookmarkStart w:id="1271" w:name="_Toc512327530"/>
      <w:bookmarkStart w:id="1272" w:name="_Toc513031027"/>
      <w:bookmarkStart w:id="1273" w:name="_Toc513729680"/>
      <w:bookmarkStart w:id="1274" w:name="_Toc514515613"/>
      <w:bookmarkStart w:id="1275" w:name="_Toc514773848"/>
      <w:r w:rsidRPr="005F7A4D">
        <w:rPr>
          <w:color w:val="000000" w:themeColor="text1"/>
        </w:rPr>
        <w:t>машинно-зависимые оптимизации</w:t>
      </w:r>
      <w:ins w:id="1276" w:author="Microsoft Office User" w:date="2018-05-20T23:44:00Z">
        <w:r w:rsidR="007727DA">
          <w:rPr>
            <w:color w:val="000000" w:themeColor="text1"/>
            <w:lang w:val="en-GB"/>
          </w:rPr>
          <w:t>;</w:t>
        </w:r>
      </w:ins>
      <w:bookmarkEnd w:id="1275"/>
      <w:del w:id="1277" w:author="Microsoft Office User" w:date="2018-05-20T23:44:00Z">
        <w:r w:rsidRPr="005F7A4D" w:rsidDel="007727DA">
          <w:rPr>
            <w:color w:val="000000" w:themeColor="text1"/>
          </w:rPr>
          <w:delText>.</w:delText>
        </w:r>
      </w:del>
      <w:bookmarkEnd w:id="1267"/>
      <w:bookmarkEnd w:id="1268"/>
      <w:bookmarkEnd w:id="1269"/>
      <w:bookmarkEnd w:id="1270"/>
      <w:bookmarkEnd w:id="1271"/>
      <w:bookmarkEnd w:id="1272"/>
      <w:bookmarkEnd w:id="1273"/>
      <w:bookmarkEnd w:id="1274"/>
    </w:p>
    <w:p w14:paraId="084E7690" w14:textId="783B549D" w:rsidR="00883CC2" w:rsidRPr="005F7A4D" w:rsidRDefault="6FB58292" w:rsidP="008A3563">
      <w:pPr>
        <w:pStyle w:val="a3"/>
        <w:numPr>
          <w:ilvl w:val="0"/>
          <w:numId w:val="1"/>
        </w:numPr>
        <w:tabs>
          <w:tab w:val="left" w:pos="993"/>
          <w:tab w:val="center" w:pos="4677"/>
        </w:tabs>
        <w:spacing w:after="120" w:line="360" w:lineRule="auto"/>
        <w:ind w:left="993" w:hanging="426"/>
        <w:outlineLvl w:val="0"/>
        <w:rPr>
          <w:color w:val="000000" w:themeColor="text1"/>
        </w:rPr>
      </w:pPr>
      <w:bookmarkStart w:id="1278" w:name="_Toc510282305"/>
      <w:bookmarkStart w:id="1279" w:name="_Toc510968742"/>
      <w:bookmarkStart w:id="1280" w:name="_Toc510968923"/>
      <w:bookmarkStart w:id="1281" w:name="_Toc510985908"/>
      <w:bookmarkStart w:id="1282" w:name="_Toc512327531"/>
      <w:bookmarkStart w:id="1283" w:name="_Toc513031028"/>
      <w:bookmarkStart w:id="1284" w:name="_Toc513729681"/>
      <w:bookmarkStart w:id="1285" w:name="_Toc514515614"/>
      <w:bookmarkStart w:id="1286" w:name="_Toc514773849"/>
      <w:r w:rsidRPr="005F7A4D">
        <w:rPr>
          <w:color w:val="000000" w:themeColor="text1"/>
        </w:rPr>
        <w:t>интерпретация или компиляция «на лету» промежуточного кода виртуальной машиной (при трансляции кода компилятором не в машинный код, а в код некоторой виртуальной машины)</w:t>
      </w:r>
      <w:ins w:id="1287" w:author="Microsoft Office User" w:date="2018-05-20T23:43:00Z">
        <w:r w:rsidR="007727DA" w:rsidRPr="007727DA">
          <w:rPr>
            <w:color w:val="000000" w:themeColor="text1"/>
            <w:rPrChange w:id="1288" w:author="Microsoft Office User" w:date="2018-05-20T23:43:00Z">
              <w:rPr>
                <w:color w:val="000000" w:themeColor="text1"/>
                <w:lang w:val="en-GB"/>
              </w:rPr>
            </w:rPrChange>
          </w:rPr>
          <w:t>;</w:t>
        </w:r>
      </w:ins>
      <w:bookmarkEnd w:id="1286"/>
      <w:del w:id="1289" w:author="Microsoft Office User" w:date="2018-05-20T23:43:00Z">
        <w:r w:rsidRPr="005F7A4D" w:rsidDel="007727DA">
          <w:rPr>
            <w:color w:val="000000" w:themeColor="text1"/>
          </w:rPr>
          <w:delText>,</w:delText>
        </w:r>
      </w:del>
      <w:bookmarkEnd w:id="1278"/>
      <w:bookmarkEnd w:id="1279"/>
      <w:bookmarkEnd w:id="1280"/>
      <w:bookmarkEnd w:id="1281"/>
      <w:bookmarkEnd w:id="1282"/>
      <w:bookmarkEnd w:id="1283"/>
      <w:bookmarkEnd w:id="1284"/>
      <w:bookmarkEnd w:id="1285"/>
    </w:p>
    <w:p w14:paraId="45272869" w14:textId="172A08C5" w:rsidR="00883CC2" w:rsidRPr="005F7A4D" w:rsidRDefault="6FB58292" w:rsidP="00AE397C">
      <w:pPr>
        <w:pStyle w:val="a3"/>
        <w:numPr>
          <w:ilvl w:val="0"/>
          <w:numId w:val="1"/>
        </w:numPr>
        <w:tabs>
          <w:tab w:val="left" w:pos="993"/>
          <w:tab w:val="center" w:pos="4677"/>
        </w:tabs>
        <w:spacing w:after="120" w:line="360" w:lineRule="auto"/>
        <w:ind w:left="0" w:firstLine="567"/>
        <w:outlineLvl w:val="0"/>
        <w:rPr>
          <w:color w:val="000000" w:themeColor="text1"/>
        </w:rPr>
      </w:pPr>
      <w:bookmarkStart w:id="1290" w:name="_Toc510282306"/>
      <w:bookmarkStart w:id="1291" w:name="_Toc510968743"/>
      <w:bookmarkStart w:id="1292" w:name="_Toc510968924"/>
      <w:bookmarkStart w:id="1293" w:name="_Toc510985909"/>
      <w:bookmarkStart w:id="1294" w:name="_Toc512327532"/>
      <w:bookmarkStart w:id="1295" w:name="_Toc513031029"/>
      <w:bookmarkStart w:id="1296" w:name="_Toc513729682"/>
      <w:bookmarkStart w:id="1297" w:name="_Toc514515615"/>
      <w:bookmarkStart w:id="1298" w:name="_Toc514773850"/>
      <w:r w:rsidRPr="005F7A4D">
        <w:rPr>
          <w:color w:val="000000" w:themeColor="text1"/>
        </w:rPr>
        <w:t>планирование исполнения машинного кода ядром операционной системы</w:t>
      </w:r>
      <w:ins w:id="1299" w:author="Microsoft Office User" w:date="2018-05-20T23:43:00Z">
        <w:r w:rsidR="007727DA" w:rsidRPr="007727DA">
          <w:rPr>
            <w:color w:val="000000" w:themeColor="text1"/>
            <w:rPrChange w:id="1300" w:author="Microsoft Office User" w:date="2018-05-20T23:44:00Z">
              <w:rPr>
                <w:color w:val="000000" w:themeColor="text1"/>
                <w:lang w:val="en-GB"/>
              </w:rPr>
            </w:rPrChange>
          </w:rPr>
          <w:t>;</w:t>
        </w:r>
      </w:ins>
      <w:bookmarkEnd w:id="1298"/>
      <w:del w:id="1301" w:author="Microsoft Office User" w:date="2018-05-20T23:43:00Z">
        <w:r w:rsidRPr="005F7A4D" w:rsidDel="007727DA">
          <w:rPr>
            <w:color w:val="000000" w:themeColor="text1"/>
          </w:rPr>
          <w:delText>,</w:delText>
        </w:r>
      </w:del>
      <w:bookmarkEnd w:id="1290"/>
      <w:bookmarkEnd w:id="1291"/>
      <w:bookmarkEnd w:id="1292"/>
      <w:bookmarkEnd w:id="1293"/>
      <w:bookmarkEnd w:id="1294"/>
      <w:bookmarkEnd w:id="1295"/>
      <w:bookmarkEnd w:id="1296"/>
      <w:bookmarkEnd w:id="1297"/>
    </w:p>
    <w:p w14:paraId="0A462388" w14:textId="6C98821E" w:rsidR="00883CC2" w:rsidRPr="005F7A4D" w:rsidRDefault="6FB58292" w:rsidP="00AE397C">
      <w:pPr>
        <w:pStyle w:val="a3"/>
        <w:numPr>
          <w:ilvl w:val="0"/>
          <w:numId w:val="1"/>
        </w:numPr>
        <w:tabs>
          <w:tab w:val="left" w:pos="993"/>
          <w:tab w:val="center" w:pos="4677"/>
        </w:tabs>
        <w:spacing w:after="120" w:line="360" w:lineRule="auto"/>
        <w:ind w:left="0" w:firstLine="567"/>
        <w:outlineLvl w:val="0"/>
        <w:rPr>
          <w:color w:val="000000" w:themeColor="text1"/>
        </w:rPr>
      </w:pPr>
      <w:bookmarkStart w:id="1302" w:name="_Toc510282307"/>
      <w:bookmarkStart w:id="1303" w:name="_Toc510968744"/>
      <w:bookmarkStart w:id="1304" w:name="_Toc510968925"/>
      <w:bookmarkStart w:id="1305" w:name="_Toc510985910"/>
      <w:bookmarkStart w:id="1306" w:name="_Toc512327533"/>
      <w:bookmarkStart w:id="1307" w:name="_Toc513031030"/>
      <w:bookmarkStart w:id="1308" w:name="_Toc513729683"/>
      <w:bookmarkStart w:id="1309" w:name="_Toc514515616"/>
      <w:bookmarkStart w:id="1310" w:name="_Toc514773851"/>
      <w:r w:rsidRPr="005F7A4D">
        <w:rPr>
          <w:color w:val="000000" w:themeColor="text1"/>
        </w:rPr>
        <w:lastRenderedPageBreak/>
        <w:t>исполнение кода программы на процессоре</w:t>
      </w:r>
      <w:ins w:id="1311" w:author="Microsoft Office User" w:date="2018-05-20T23:44:00Z">
        <w:r w:rsidR="007727DA" w:rsidRPr="007727DA">
          <w:rPr>
            <w:color w:val="000000" w:themeColor="text1"/>
            <w:rPrChange w:id="1312" w:author="Microsoft Office User" w:date="2018-05-20T23:44:00Z">
              <w:rPr>
                <w:color w:val="000000" w:themeColor="text1"/>
                <w:lang w:val="en-GB"/>
              </w:rPr>
            </w:rPrChange>
          </w:rPr>
          <w:t>;</w:t>
        </w:r>
      </w:ins>
      <w:bookmarkEnd w:id="1310"/>
      <w:del w:id="1313" w:author="Microsoft Office User" w:date="2018-05-20T23:44:00Z">
        <w:r w:rsidRPr="005F7A4D" w:rsidDel="007727DA">
          <w:rPr>
            <w:color w:val="000000" w:themeColor="text1"/>
          </w:rPr>
          <w:delText>,</w:delText>
        </w:r>
      </w:del>
      <w:bookmarkEnd w:id="1302"/>
      <w:bookmarkEnd w:id="1303"/>
      <w:bookmarkEnd w:id="1304"/>
      <w:bookmarkEnd w:id="1305"/>
      <w:bookmarkEnd w:id="1306"/>
      <w:bookmarkEnd w:id="1307"/>
      <w:bookmarkEnd w:id="1308"/>
      <w:bookmarkEnd w:id="1309"/>
    </w:p>
    <w:p w14:paraId="23D4B8DD" w14:textId="31C498E2" w:rsidR="00020F11" w:rsidRPr="005F7A4D" w:rsidRDefault="6FB58292" w:rsidP="00AE397C">
      <w:pPr>
        <w:pStyle w:val="a3"/>
        <w:numPr>
          <w:ilvl w:val="0"/>
          <w:numId w:val="1"/>
        </w:numPr>
        <w:tabs>
          <w:tab w:val="left" w:pos="993"/>
          <w:tab w:val="center" w:pos="4677"/>
        </w:tabs>
        <w:spacing w:after="120" w:line="360" w:lineRule="auto"/>
        <w:ind w:left="993" w:hanging="426"/>
        <w:outlineLvl w:val="0"/>
        <w:rPr>
          <w:color w:val="000000" w:themeColor="text1"/>
        </w:rPr>
      </w:pPr>
      <w:bookmarkStart w:id="1314" w:name="_Toc510282308"/>
      <w:bookmarkStart w:id="1315" w:name="_Toc510968745"/>
      <w:bookmarkStart w:id="1316" w:name="_Toc510968926"/>
      <w:bookmarkStart w:id="1317" w:name="_Toc510985911"/>
      <w:bookmarkStart w:id="1318" w:name="_Toc512327534"/>
      <w:bookmarkStart w:id="1319" w:name="_Toc513031031"/>
      <w:bookmarkStart w:id="1320" w:name="_Toc513729684"/>
      <w:bookmarkStart w:id="1321" w:name="_Toc514515617"/>
      <w:bookmarkStart w:id="1322" w:name="_Toc514773852"/>
      <w:r w:rsidRPr="005F7A4D">
        <w:rPr>
          <w:color w:val="000000" w:themeColor="text1"/>
        </w:rPr>
        <w:t>исполнение кода функций библиотек поддержки времени исполнения, используемых в программе</w:t>
      </w:r>
      <w:ins w:id="1323" w:author="Microsoft Office User" w:date="2018-05-20T23:44:00Z">
        <w:r w:rsidR="007727DA" w:rsidRPr="00736E2E">
          <w:rPr>
            <w:color w:val="000000" w:themeColor="text1"/>
            <w:rPrChange w:id="1324" w:author="Microsoft Office User" w:date="2018-05-20T23:44:00Z">
              <w:rPr>
                <w:color w:val="000000" w:themeColor="text1"/>
                <w:lang w:val="en-GB"/>
              </w:rPr>
            </w:rPrChange>
          </w:rPr>
          <w:t>;</w:t>
        </w:r>
      </w:ins>
      <w:bookmarkEnd w:id="1322"/>
      <w:del w:id="1325" w:author="Microsoft Office User" w:date="2018-05-20T23:44:00Z">
        <w:r w:rsidRPr="005F7A4D" w:rsidDel="007727DA">
          <w:rPr>
            <w:color w:val="000000" w:themeColor="text1"/>
          </w:rPr>
          <w:delText>,</w:delText>
        </w:r>
      </w:del>
      <w:bookmarkEnd w:id="1314"/>
      <w:bookmarkEnd w:id="1315"/>
      <w:bookmarkEnd w:id="1316"/>
      <w:bookmarkEnd w:id="1317"/>
      <w:bookmarkEnd w:id="1318"/>
      <w:bookmarkEnd w:id="1319"/>
      <w:bookmarkEnd w:id="1320"/>
      <w:bookmarkEnd w:id="1321"/>
    </w:p>
    <w:p w14:paraId="3DA0304A" w14:textId="383EFEC7" w:rsidR="00020F11" w:rsidRPr="005F7A4D" w:rsidRDefault="6FB58292" w:rsidP="00AE397C">
      <w:pPr>
        <w:pStyle w:val="a3"/>
        <w:numPr>
          <w:ilvl w:val="0"/>
          <w:numId w:val="1"/>
        </w:numPr>
        <w:tabs>
          <w:tab w:val="left" w:pos="993"/>
          <w:tab w:val="center" w:pos="4677"/>
        </w:tabs>
        <w:spacing w:after="120" w:line="360" w:lineRule="auto"/>
        <w:ind w:left="0" w:firstLine="567"/>
        <w:outlineLvl w:val="0"/>
        <w:rPr>
          <w:color w:val="000000" w:themeColor="text1"/>
        </w:rPr>
      </w:pPr>
      <w:bookmarkStart w:id="1326" w:name="_Toc510282309"/>
      <w:bookmarkStart w:id="1327" w:name="_Toc510968746"/>
      <w:bookmarkStart w:id="1328" w:name="_Toc510968927"/>
      <w:bookmarkStart w:id="1329" w:name="_Toc510985912"/>
      <w:bookmarkStart w:id="1330" w:name="_Toc512327535"/>
      <w:bookmarkStart w:id="1331" w:name="_Toc513031032"/>
      <w:bookmarkStart w:id="1332" w:name="_Toc513729685"/>
      <w:bookmarkStart w:id="1333" w:name="_Toc514515618"/>
      <w:bookmarkStart w:id="1334" w:name="_Toc514773853"/>
      <w:r w:rsidRPr="005F7A4D">
        <w:rPr>
          <w:color w:val="000000" w:themeColor="text1"/>
        </w:rPr>
        <w:t>исполнение кода системных вызовов, используемых в программе.</w:t>
      </w:r>
      <w:bookmarkEnd w:id="1326"/>
      <w:bookmarkEnd w:id="1327"/>
      <w:bookmarkEnd w:id="1328"/>
      <w:bookmarkEnd w:id="1329"/>
      <w:bookmarkEnd w:id="1330"/>
      <w:bookmarkEnd w:id="1331"/>
      <w:bookmarkEnd w:id="1332"/>
      <w:bookmarkEnd w:id="1333"/>
      <w:bookmarkEnd w:id="1334"/>
    </w:p>
    <w:p w14:paraId="33BE3229" w14:textId="15CE696F" w:rsidR="00883CC2" w:rsidRPr="005F7A4D" w:rsidRDefault="00883CC2" w:rsidP="00883CC2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335" w:name="_Toc510282310"/>
      <w:bookmarkStart w:id="1336" w:name="_Toc510968747"/>
      <w:bookmarkStart w:id="1337" w:name="_Toc510968928"/>
      <w:bookmarkStart w:id="1338" w:name="_Toc510985913"/>
      <w:bookmarkStart w:id="1339" w:name="_Toc512327536"/>
      <w:bookmarkStart w:id="1340" w:name="_Toc513031033"/>
      <w:bookmarkStart w:id="1341" w:name="_Toc513729686"/>
      <w:bookmarkStart w:id="1342" w:name="_Toc514515619"/>
      <w:bookmarkStart w:id="1343" w:name="_Toc514773854"/>
      <w:r w:rsidRPr="005F7A4D">
        <w:rPr>
          <w:color w:val="000000" w:themeColor="text1"/>
        </w:rPr>
        <w:t xml:space="preserve">На каждой из перечисленных стадий существует множество факторов, способных в конечном счете повлиять на производительность программы. Под контролем программиста непосредственно </w:t>
      </w:r>
      <w:commentRangeStart w:id="1344"/>
      <w:del w:id="1345" w:author="Microsoft Office User" w:date="2018-05-20T23:45:00Z">
        <w:r w:rsidRPr="005F7A4D" w:rsidDel="00736E2E">
          <w:rPr>
            <w:color w:val="000000" w:themeColor="text1"/>
          </w:rPr>
          <w:delText>целевой программы</w:delText>
        </w:r>
      </w:del>
      <w:ins w:id="1346" w:author="Microsoft Office User" w:date="2018-05-20T23:45:00Z">
        <w:r w:rsidR="00736E2E">
          <w:rPr>
            <w:color w:val="000000" w:themeColor="text1"/>
          </w:rPr>
          <w:t>исходной программы</w:t>
        </w:r>
      </w:ins>
      <w:r w:rsidRPr="005F7A4D">
        <w:rPr>
          <w:color w:val="000000" w:themeColor="text1"/>
        </w:rPr>
        <w:t xml:space="preserve"> </w:t>
      </w:r>
      <w:commentRangeEnd w:id="1344"/>
      <w:r w:rsidR="00CC0463">
        <w:rPr>
          <w:rStyle w:val="af3"/>
          <w:rFonts w:asciiTheme="minorHAnsi" w:eastAsiaTheme="minorHAnsi" w:hAnsiTheme="minorHAnsi" w:cstheme="minorBidi"/>
          <w:lang w:eastAsia="en-US"/>
        </w:rPr>
        <w:commentReference w:id="1344"/>
      </w:r>
      <w:r w:rsidRPr="005F7A4D">
        <w:rPr>
          <w:color w:val="000000" w:themeColor="text1"/>
        </w:rPr>
        <w:t xml:space="preserve">находится </w:t>
      </w:r>
      <w:commentRangeStart w:id="1347"/>
      <w:r w:rsidRPr="005F7A4D">
        <w:rPr>
          <w:color w:val="000000" w:themeColor="text1"/>
        </w:rPr>
        <w:t xml:space="preserve">лишь </w:t>
      </w:r>
      <w:del w:id="1348" w:author="Microsoft Office User" w:date="2018-05-20T23:46:00Z">
        <w:r w:rsidRPr="005F7A4D" w:rsidDel="001069AB">
          <w:rPr>
            <w:color w:val="000000" w:themeColor="text1"/>
          </w:rPr>
          <w:delText xml:space="preserve">одна </w:delText>
        </w:r>
      </w:del>
      <w:ins w:id="1349" w:author="Microsoft Office User" w:date="2018-05-20T23:46:00Z">
        <w:r w:rsidR="001069AB">
          <w:rPr>
            <w:color w:val="000000" w:themeColor="text1"/>
          </w:rPr>
          <w:t>первая</w:t>
        </w:r>
        <w:r w:rsidR="001069AB" w:rsidRPr="005F7A4D">
          <w:rPr>
            <w:color w:val="000000" w:themeColor="text1"/>
          </w:rPr>
          <w:t xml:space="preserve"> </w:t>
        </w:r>
      </w:ins>
      <w:r w:rsidRPr="005F7A4D">
        <w:rPr>
          <w:color w:val="000000" w:themeColor="text1"/>
        </w:rPr>
        <w:t>группа факторов</w:t>
      </w:r>
      <w:commentRangeEnd w:id="1347"/>
      <w:r w:rsidR="00CC0463">
        <w:rPr>
          <w:rStyle w:val="af3"/>
          <w:rFonts w:asciiTheme="minorHAnsi" w:eastAsiaTheme="minorHAnsi" w:hAnsiTheme="minorHAnsi" w:cstheme="minorBidi"/>
          <w:lang w:eastAsia="en-US"/>
        </w:rPr>
        <w:commentReference w:id="1347"/>
      </w:r>
      <w:r w:rsidRPr="005F7A4D">
        <w:rPr>
          <w:color w:val="000000" w:themeColor="text1"/>
        </w:rPr>
        <w:t>. За остальные группы факторов ответственны разработчики соответствующих инструментов и вспомогательных программ или их частей: виртуальных машин, библиотек поддержки времени исполнения, ядер операционных систем и непосредственно самих процессоров и других физических компонентов, способных влиять на производительность исполняемой программы.</w:t>
      </w:r>
      <w:bookmarkEnd w:id="1335"/>
      <w:bookmarkEnd w:id="1336"/>
      <w:bookmarkEnd w:id="1337"/>
      <w:bookmarkEnd w:id="1338"/>
      <w:bookmarkEnd w:id="1339"/>
      <w:bookmarkEnd w:id="1340"/>
      <w:bookmarkEnd w:id="1341"/>
      <w:bookmarkEnd w:id="1342"/>
      <w:bookmarkEnd w:id="1343"/>
    </w:p>
    <w:p w14:paraId="22970CB6" w14:textId="5A001423" w:rsidR="00883CC2" w:rsidRPr="005F7A4D" w:rsidDel="001F4B7F" w:rsidRDefault="00883CC2" w:rsidP="00883CC2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del w:id="1350" w:author="Microsoft Office User" w:date="2018-05-21T00:24:00Z"/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351" w:name="_Toc510282311"/>
      <w:bookmarkStart w:id="1352" w:name="_Toc510968748"/>
      <w:bookmarkStart w:id="1353" w:name="_Toc510968929"/>
      <w:bookmarkStart w:id="1354" w:name="_Toc510985914"/>
      <w:bookmarkStart w:id="1355" w:name="_Toc512327537"/>
      <w:bookmarkStart w:id="1356" w:name="_Toc513031034"/>
      <w:bookmarkStart w:id="1357" w:name="_Toc513729687"/>
      <w:bookmarkStart w:id="1358" w:name="_Toc514515620"/>
      <w:bookmarkStart w:id="1359" w:name="_Toc514773855"/>
      <w:r w:rsidRPr="005F7A4D">
        <w:rPr>
          <w:color w:val="000000" w:themeColor="text1"/>
        </w:rPr>
        <w:t>В данной работе предлагается провести исследование,</w:t>
      </w:r>
      <w:ins w:id="1360" w:author="Microsoft Office User" w:date="2018-05-20T23:52:00Z">
        <w:r w:rsidR="00A6658F">
          <w:rPr>
            <w:color w:val="000000" w:themeColor="text1"/>
          </w:rPr>
          <w:t xml:space="preserve"> </w:t>
        </w:r>
      </w:ins>
      <w:ins w:id="1361" w:author="Microsoft Office User" w:date="2018-05-21T00:08:00Z">
        <w:r w:rsidR="00473F77">
          <w:rPr>
            <w:color w:val="000000" w:themeColor="text1"/>
          </w:rPr>
          <w:t>связанно</w:t>
        </w:r>
      </w:ins>
      <w:ins w:id="1362" w:author="Microsoft Office User" w:date="2018-05-21T00:09:00Z">
        <w:r w:rsidR="00473F77">
          <w:rPr>
            <w:color w:val="000000" w:themeColor="text1"/>
          </w:rPr>
          <w:t xml:space="preserve">е с анализом </w:t>
        </w:r>
      </w:ins>
      <w:ins w:id="1363" w:author="Microsoft Office User" w:date="2018-05-21T00:10:00Z">
        <w:r w:rsidR="00473F77">
          <w:rPr>
            <w:color w:val="000000" w:themeColor="text1"/>
          </w:rPr>
          <w:t>стадии компиляции кода</w:t>
        </w:r>
      </w:ins>
      <w:ins w:id="1364" w:author="Microsoft Office User" w:date="2018-05-21T00:12:00Z">
        <w:r w:rsidR="00CC3839">
          <w:rPr>
            <w:color w:val="000000" w:themeColor="text1"/>
          </w:rPr>
          <w:t xml:space="preserve">. Предлагается осуществлять </w:t>
        </w:r>
        <w:proofErr w:type="gramStart"/>
        <w:r w:rsidR="00CC3839">
          <w:rPr>
            <w:color w:val="000000" w:themeColor="text1"/>
          </w:rPr>
          <w:t xml:space="preserve">поиск </w:t>
        </w:r>
      </w:ins>
      <w:ins w:id="1365" w:author="Microsoft Office User" w:date="2018-05-20T23:52:00Z">
        <w:r w:rsidR="00A6658F">
          <w:rPr>
            <w:color w:val="000000" w:themeColor="text1"/>
          </w:rPr>
          <w:t xml:space="preserve"> кодовых</w:t>
        </w:r>
        <w:proofErr w:type="gramEnd"/>
        <w:r w:rsidR="00A6658F">
          <w:rPr>
            <w:color w:val="000000" w:themeColor="text1"/>
          </w:rPr>
          <w:t xml:space="preserve"> аномалий, которы</w:t>
        </w:r>
      </w:ins>
      <w:ins w:id="1366" w:author="Microsoft Office User" w:date="2018-05-20T23:54:00Z">
        <w:r w:rsidR="00A6658F">
          <w:rPr>
            <w:color w:val="000000" w:themeColor="text1"/>
          </w:rPr>
          <w:t>е</w:t>
        </w:r>
      </w:ins>
      <w:ins w:id="1367" w:author="Microsoft Office User" w:date="2018-05-20T23:52:00Z">
        <w:r w:rsidR="00A6658F">
          <w:rPr>
            <w:color w:val="000000" w:themeColor="text1"/>
          </w:rPr>
          <w:t xml:space="preserve"> </w:t>
        </w:r>
      </w:ins>
      <w:ins w:id="1368" w:author="Microsoft Office User" w:date="2018-05-20T23:54:00Z">
        <w:r w:rsidR="00A6658F">
          <w:rPr>
            <w:color w:val="000000" w:themeColor="text1"/>
          </w:rPr>
          <w:t xml:space="preserve">потенциально </w:t>
        </w:r>
      </w:ins>
      <w:ins w:id="1369" w:author="Microsoft Office User" w:date="2018-05-20T23:52:00Z">
        <w:r w:rsidR="00A6658F">
          <w:rPr>
            <w:color w:val="000000" w:themeColor="text1"/>
          </w:rPr>
          <w:t>могут способствовать нахождению проблем производительности</w:t>
        </w:r>
      </w:ins>
      <w:ins w:id="1370" w:author="Microsoft Office User" w:date="2018-05-20T23:54:00Z">
        <w:r w:rsidR="00A6658F">
          <w:rPr>
            <w:color w:val="000000" w:themeColor="text1"/>
          </w:rPr>
          <w:t xml:space="preserve"> в компиляторе.</w:t>
        </w:r>
      </w:ins>
      <w:ins w:id="1371" w:author="Microsoft Office User" w:date="2018-05-21T00:15:00Z">
        <w:r w:rsidR="008C756E">
          <w:rPr>
            <w:color w:val="000000" w:themeColor="text1"/>
          </w:rPr>
          <w:t xml:space="preserve"> </w:t>
        </w:r>
        <w:r w:rsidR="008C756E">
          <w:rPr>
            <w:color w:val="000000" w:themeColor="text1"/>
            <w:szCs w:val="28"/>
          </w:rPr>
          <w:t>Под кодовой аномалией</w:t>
        </w:r>
        <w:r w:rsidR="008C756E" w:rsidRPr="005F7A4D">
          <w:rPr>
            <w:color w:val="000000" w:themeColor="text1"/>
            <w:szCs w:val="28"/>
          </w:rPr>
          <w:t xml:space="preserve"> </w:t>
        </w:r>
        <w:r w:rsidR="008C756E">
          <w:rPr>
            <w:color w:val="000000" w:themeColor="text1"/>
            <w:szCs w:val="28"/>
          </w:rPr>
          <w:t>понимается</w:t>
        </w:r>
        <w:r w:rsidR="008C756E" w:rsidRPr="005F7A4D">
          <w:rPr>
            <w:color w:val="000000" w:themeColor="text1"/>
            <w:szCs w:val="28"/>
          </w:rPr>
          <w:t xml:space="preserve"> </w:t>
        </w:r>
        <w:r w:rsidR="00565207">
          <w:rPr>
            <w:color w:val="000000" w:themeColor="text1"/>
            <w:szCs w:val="28"/>
          </w:rPr>
          <w:t>нетипичн</w:t>
        </w:r>
      </w:ins>
      <w:ins w:id="1372" w:author="Microsoft Office User" w:date="2018-05-21T00:16:00Z">
        <w:r w:rsidR="00565207">
          <w:rPr>
            <w:color w:val="000000" w:themeColor="text1"/>
            <w:szCs w:val="28"/>
          </w:rPr>
          <w:t xml:space="preserve">ый </w:t>
        </w:r>
        <w:r w:rsidR="00565207" w:rsidRPr="005F7A4D">
          <w:rPr>
            <w:color w:val="000000" w:themeColor="text1"/>
            <w:szCs w:val="28"/>
          </w:rPr>
          <w:t>по меркам анализируемого набора данных</w:t>
        </w:r>
      </w:ins>
      <w:ins w:id="1373" w:author="Microsoft Office User" w:date="2018-05-21T00:15:00Z">
        <w:r w:rsidR="00565207">
          <w:rPr>
            <w:color w:val="000000" w:themeColor="text1"/>
            <w:szCs w:val="28"/>
          </w:rPr>
          <w:t xml:space="preserve"> код</w:t>
        </w:r>
        <w:r w:rsidR="008C756E" w:rsidRPr="005F7A4D">
          <w:rPr>
            <w:color w:val="000000" w:themeColor="text1"/>
            <w:szCs w:val="28"/>
          </w:rPr>
          <w:t>.</w:t>
        </w:r>
      </w:ins>
      <w:ins w:id="1374" w:author="Microsoft Office User" w:date="2018-05-21T00:19:00Z">
        <w:r w:rsidR="00900E86">
          <w:rPr>
            <w:color w:val="000000" w:themeColor="text1"/>
            <w:szCs w:val="28"/>
          </w:rPr>
          <w:t xml:space="preserve"> На таком коде работа компилятора либо не изучена разработчиками языка, либо малоизучена</w:t>
        </w:r>
      </w:ins>
      <w:ins w:id="1375" w:author="Microsoft Office User" w:date="2018-05-21T00:22:00Z">
        <w:r w:rsidR="00611D25">
          <w:rPr>
            <w:color w:val="000000" w:themeColor="text1"/>
            <w:szCs w:val="28"/>
          </w:rPr>
          <w:t xml:space="preserve">, из-за чего </w:t>
        </w:r>
        <w:r w:rsidR="00FD4AFF">
          <w:rPr>
            <w:color w:val="000000" w:themeColor="text1"/>
            <w:szCs w:val="28"/>
          </w:rPr>
          <w:t xml:space="preserve">на подобных примерах </w:t>
        </w:r>
      </w:ins>
      <w:ins w:id="1376" w:author="Microsoft Office User" w:date="2018-05-21T00:27:00Z">
        <w:r w:rsidR="00611D25">
          <w:rPr>
            <w:color w:val="000000" w:themeColor="text1"/>
            <w:szCs w:val="28"/>
          </w:rPr>
          <w:t xml:space="preserve">и </w:t>
        </w:r>
      </w:ins>
      <w:ins w:id="1377" w:author="Microsoft Office User" w:date="2018-05-21T00:22:00Z">
        <w:r w:rsidR="00FD4AFF">
          <w:rPr>
            <w:color w:val="000000" w:themeColor="text1"/>
            <w:szCs w:val="28"/>
          </w:rPr>
          <w:t>могут быть обнаружены проблемы в производительности.</w:t>
        </w:r>
      </w:ins>
      <w:bookmarkEnd w:id="1359"/>
      <w:ins w:id="1378" w:author="Microsoft Office User" w:date="2018-05-21T00:30:00Z">
        <w:r w:rsidR="00555FAC">
          <w:rPr>
            <w:color w:val="000000" w:themeColor="text1"/>
          </w:rPr>
          <w:t xml:space="preserve"> </w:t>
        </w:r>
      </w:ins>
      <w:del w:id="1379" w:author="Microsoft Office User" w:date="2018-05-21T00:24:00Z">
        <w:r w:rsidRPr="005F7A4D" w:rsidDel="001F4B7F">
          <w:rPr>
            <w:color w:val="000000" w:themeColor="text1"/>
          </w:rPr>
          <w:delText xml:space="preserve"> </w:delText>
        </w:r>
        <w:r w:rsidR="00E42DF1" w:rsidRPr="005F7A4D" w:rsidDel="001F4B7F">
          <w:rPr>
            <w:color w:val="000000" w:themeColor="text1"/>
          </w:rPr>
          <w:delText>призванное помочь в контроле и улучшении</w:delText>
        </w:r>
        <w:r w:rsidRPr="005F7A4D" w:rsidDel="001F4B7F">
          <w:rPr>
            <w:color w:val="000000" w:themeColor="text1"/>
          </w:rPr>
          <w:delText xml:space="preserve"> производитель</w:delText>
        </w:r>
        <w:r w:rsidR="005C4FA4" w:rsidRPr="005F7A4D" w:rsidDel="001F4B7F">
          <w:rPr>
            <w:color w:val="000000" w:themeColor="text1"/>
          </w:rPr>
          <w:delText>но</w:delText>
        </w:r>
        <w:r w:rsidR="00E42DF1" w:rsidRPr="005F7A4D" w:rsidDel="001F4B7F">
          <w:rPr>
            <w:color w:val="000000" w:themeColor="text1"/>
          </w:rPr>
          <w:delText>сти</w:delText>
        </w:r>
        <w:r w:rsidRPr="005F7A4D" w:rsidDel="001F4B7F">
          <w:rPr>
            <w:color w:val="000000" w:themeColor="text1"/>
          </w:rPr>
          <w:delText xml:space="preserve"> программ в рамках стадий написания кода и его компиляции</w:delText>
        </w:r>
        <w:bookmarkEnd w:id="1351"/>
        <w:r w:rsidR="00E927FE" w:rsidRPr="005F7A4D" w:rsidDel="001F4B7F">
          <w:rPr>
            <w:color w:val="000000" w:themeColor="text1"/>
          </w:rPr>
          <w:delText>.</w:delText>
        </w:r>
        <w:bookmarkEnd w:id="1352"/>
        <w:bookmarkEnd w:id="1353"/>
        <w:bookmarkEnd w:id="1354"/>
        <w:bookmarkEnd w:id="1355"/>
        <w:bookmarkEnd w:id="1356"/>
        <w:bookmarkEnd w:id="1357"/>
        <w:bookmarkEnd w:id="1358"/>
      </w:del>
    </w:p>
    <w:p w14:paraId="17CF7657" w14:textId="2FA05685" w:rsidR="00883CC2" w:rsidRPr="00EA0B40" w:rsidRDefault="00883CC2" w:rsidP="00883CC2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del w:id="1380" w:author="Microsoft Office User" w:date="2018-05-21T00:30:00Z">
        <w:r w:rsidRPr="005F7A4D" w:rsidDel="00555FAC">
          <w:rPr>
            <w:color w:val="000000" w:themeColor="text1"/>
            <w:szCs w:val="28"/>
          </w:rPr>
          <w:tab/>
        </w:r>
      </w:del>
      <w:bookmarkStart w:id="1381" w:name="_Toc510282312"/>
      <w:bookmarkStart w:id="1382" w:name="_Toc510968749"/>
      <w:bookmarkStart w:id="1383" w:name="_Toc510968930"/>
      <w:bookmarkStart w:id="1384" w:name="_Toc510985915"/>
      <w:bookmarkStart w:id="1385" w:name="_Toc512327538"/>
      <w:bookmarkStart w:id="1386" w:name="_Toc513031035"/>
      <w:bookmarkStart w:id="1387" w:name="_Toc513729688"/>
      <w:bookmarkStart w:id="1388" w:name="_Toc514515621"/>
      <w:bookmarkStart w:id="1389" w:name="_Toc514773856"/>
      <w:ins w:id="1390" w:author="Microsoft Office User" w:date="2018-05-21T00:30:00Z">
        <w:r w:rsidR="00555FAC">
          <w:rPr>
            <w:color w:val="000000" w:themeColor="text1"/>
          </w:rPr>
          <w:t>Соответственно, п</w:t>
        </w:r>
      </w:ins>
      <w:ins w:id="1391" w:author="Microsoft Office User" w:date="2018-05-21T00:28:00Z">
        <w:r w:rsidR="00555FAC">
          <w:rPr>
            <w:color w:val="000000" w:themeColor="text1"/>
          </w:rPr>
          <w:t>редполагается, что р</w:t>
        </w:r>
      </w:ins>
      <w:del w:id="1392" w:author="Microsoft Office User" w:date="2018-05-21T00:28:00Z">
        <w:r w:rsidR="0067568D" w:rsidRPr="005F7A4D" w:rsidDel="00555FAC">
          <w:rPr>
            <w:color w:val="000000" w:themeColor="text1"/>
          </w:rPr>
          <w:delText>Р</w:delText>
        </w:r>
      </w:del>
      <w:r w:rsidRPr="005F7A4D">
        <w:rPr>
          <w:color w:val="000000" w:themeColor="text1"/>
        </w:rPr>
        <w:t xml:space="preserve">езультаты </w:t>
      </w:r>
      <w:ins w:id="1393" w:author="Microsoft Office User" w:date="2018-05-21T00:29:00Z">
        <w:r w:rsidR="00555FAC">
          <w:rPr>
            <w:color w:val="000000" w:themeColor="text1"/>
          </w:rPr>
          <w:t xml:space="preserve">такого </w:t>
        </w:r>
      </w:ins>
      <w:del w:id="1394" w:author="Microsoft Office User" w:date="2018-05-21T00:28:00Z">
        <w:r w:rsidRPr="005F7A4D" w:rsidDel="00555FAC">
          <w:rPr>
            <w:color w:val="000000" w:themeColor="text1"/>
          </w:rPr>
          <w:delText xml:space="preserve">такого </w:delText>
        </w:r>
      </w:del>
      <w:r w:rsidR="006F36A6" w:rsidRPr="005F7A4D">
        <w:rPr>
          <w:color w:val="000000" w:themeColor="text1"/>
        </w:rPr>
        <w:t>исследования</w:t>
      </w:r>
      <w:r w:rsidRPr="005F7A4D">
        <w:rPr>
          <w:color w:val="000000" w:themeColor="text1"/>
        </w:rPr>
        <w:t xml:space="preserve"> </w:t>
      </w:r>
      <w:del w:id="1395" w:author="Microsoft Office User" w:date="2018-05-21T00:29:00Z">
        <w:r w:rsidRPr="005F7A4D" w:rsidDel="00555FAC">
          <w:rPr>
            <w:color w:val="000000" w:themeColor="text1"/>
          </w:rPr>
          <w:delText>могут быть</w:delText>
        </w:r>
      </w:del>
      <w:ins w:id="1396" w:author="Microsoft Office User" w:date="2018-05-21T00:29:00Z">
        <w:r w:rsidR="00555FAC">
          <w:rPr>
            <w:color w:val="000000" w:themeColor="text1"/>
          </w:rPr>
          <w:t>будут</w:t>
        </w:r>
      </w:ins>
      <w:r w:rsidRPr="005F7A4D">
        <w:rPr>
          <w:color w:val="000000" w:themeColor="text1"/>
        </w:rPr>
        <w:t xml:space="preserve"> использованы разработчиками языка</w:t>
      </w:r>
      <w:del w:id="1397" w:author="Microsoft Office User" w:date="2018-05-21T00:32:00Z">
        <w:r w:rsidRPr="005F7A4D" w:rsidDel="00E46F00">
          <w:rPr>
            <w:color w:val="000000" w:themeColor="text1"/>
          </w:rPr>
          <w:delText xml:space="preserve"> </w:delText>
        </w:r>
      </w:del>
      <w:del w:id="1398" w:author="Microsoft Office User" w:date="2018-05-21T00:29:00Z">
        <w:r w:rsidRPr="005F7A4D" w:rsidDel="00555FAC">
          <w:rPr>
            <w:color w:val="000000" w:themeColor="text1"/>
          </w:rPr>
          <w:delText>программирования</w:delText>
        </w:r>
      </w:del>
      <w:del w:id="1399" w:author="Microsoft Office User" w:date="2018-05-21T00:30:00Z">
        <w:r w:rsidRPr="005F7A4D" w:rsidDel="00555FAC">
          <w:rPr>
            <w:color w:val="000000" w:themeColor="text1"/>
          </w:rPr>
          <w:delText>, на котором эти программы составляются</w:delText>
        </w:r>
        <w:r w:rsidR="006F36A6" w:rsidRPr="005F7A4D" w:rsidDel="00555FAC">
          <w:rPr>
            <w:color w:val="000000" w:themeColor="text1"/>
          </w:rPr>
          <w:delText xml:space="preserve">, для </w:delText>
        </w:r>
        <w:r w:rsidR="004C57EC" w:rsidRPr="005F7A4D" w:rsidDel="00555FAC">
          <w:rPr>
            <w:color w:val="000000" w:themeColor="text1"/>
          </w:rPr>
          <w:delText>улучшений дизайна конструкций языка, возможной разработки новых конструкций, анализа</w:delText>
        </w:r>
        <w:r w:rsidR="00587A1D" w:rsidRPr="005F7A4D" w:rsidDel="00555FAC">
          <w:rPr>
            <w:color w:val="000000" w:themeColor="text1"/>
          </w:rPr>
          <w:delText xml:space="preserve"> и </w:delText>
        </w:r>
        <w:r w:rsidR="00D53267" w:rsidRPr="005F7A4D" w:rsidDel="00555FAC">
          <w:rPr>
            <w:color w:val="000000" w:themeColor="text1"/>
          </w:rPr>
          <w:delText>выявления проблем в</w:delText>
        </w:r>
        <w:r w:rsidR="004C57EC" w:rsidRPr="005F7A4D" w:rsidDel="00555FAC">
          <w:rPr>
            <w:color w:val="000000" w:themeColor="text1"/>
          </w:rPr>
          <w:delText xml:space="preserve"> </w:delText>
        </w:r>
        <w:r w:rsidR="00D53267" w:rsidRPr="005F7A4D" w:rsidDel="00555FAC">
          <w:rPr>
            <w:color w:val="000000" w:themeColor="text1"/>
          </w:rPr>
          <w:delText xml:space="preserve">работе </w:delText>
        </w:r>
        <w:r w:rsidR="00587A1D" w:rsidRPr="005F7A4D" w:rsidDel="00555FAC">
          <w:rPr>
            <w:color w:val="000000" w:themeColor="text1"/>
          </w:rPr>
          <w:delText>механизмов генерации кода и оптимизаций</w:delText>
        </w:r>
      </w:del>
      <w:r w:rsidRPr="005F7A4D">
        <w:rPr>
          <w:color w:val="000000" w:themeColor="text1"/>
        </w:rPr>
        <w:t>.</w:t>
      </w:r>
      <w:bookmarkEnd w:id="1381"/>
      <w:bookmarkEnd w:id="1382"/>
      <w:bookmarkEnd w:id="1383"/>
      <w:bookmarkEnd w:id="1384"/>
      <w:bookmarkEnd w:id="1385"/>
      <w:bookmarkEnd w:id="1386"/>
      <w:bookmarkEnd w:id="1387"/>
      <w:bookmarkEnd w:id="1388"/>
      <w:bookmarkEnd w:id="1389"/>
    </w:p>
    <w:p w14:paraId="25C59410" w14:textId="015F6F3F" w:rsidR="005A16C3" w:rsidRPr="005F7A4D" w:rsidRDefault="00883CC2" w:rsidP="00883CC2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  <w:szCs w:val="28"/>
        </w:rPr>
        <w:tab/>
      </w:r>
      <w:bookmarkStart w:id="1400" w:name="_Toc510282313"/>
      <w:bookmarkStart w:id="1401" w:name="_Toc510968750"/>
      <w:bookmarkStart w:id="1402" w:name="_Toc510968931"/>
      <w:bookmarkStart w:id="1403" w:name="_Toc510985916"/>
      <w:bookmarkStart w:id="1404" w:name="_Toc512327539"/>
      <w:bookmarkStart w:id="1405" w:name="_Toc513031036"/>
      <w:bookmarkStart w:id="1406" w:name="_Toc513729689"/>
      <w:bookmarkStart w:id="1407" w:name="_Toc514515622"/>
      <w:bookmarkStart w:id="1408" w:name="_Toc514773857"/>
      <w:r w:rsidRPr="005F7A4D">
        <w:rPr>
          <w:color w:val="000000" w:themeColor="text1"/>
        </w:rPr>
        <w:t>В качестве языка программирования, программы на котором и компилятор которого будут исследоваться, был выбра</w:t>
      </w:r>
      <w:r w:rsidR="00EA0B86" w:rsidRPr="005F7A4D">
        <w:rPr>
          <w:color w:val="000000" w:themeColor="text1"/>
        </w:rPr>
        <w:t>н</w:t>
      </w:r>
      <w:r w:rsidRPr="005F7A4D">
        <w:rPr>
          <w:color w:val="000000" w:themeColor="text1"/>
        </w:rPr>
        <w:t xml:space="preserve"> </w:t>
      </w:r>
      <w:del w:id="1409" w:author="Microsoft Office User" w:date="2018-05-21T00:33:00Z">
        <w:r w:rsidR="00FE0FD0" w:rsidRPr="005F7A4D" w:rsidDel="00574F68">
          <w:rPr>
            <w:color w:val="000000" w:themeColor="text1"/>
          </w:rPr>
          <w:delText xml:space="preserve">ЯП </w:delText>
        </w:r>
      </w:del>
      <w:commentRangeStart w:id="1410"/>
      <w:proofErr w:type="spellStart"/>
      <w:r w:rsidRPr="005F7A4D">
        <w:rPr>
          <w:color w:val="000000" w:themeColor="text1"/>
        </w:rPr>
        <w:t>Kotlin</w:t>
      </w:r>
      <w:commentRangeEnd w:id="1410"/>
      <w:proofErr w:type="spellEnd"/>
      <w:r w:rsidR="00CC0463">
        <w:rPr>
          <w:rStyle w:val="af3"/>
          <w:rFonts w:asciiTheme="minorHAnsi" w:eastAsiaTheme="minorHAnsi" w:hAnsiTheme="minorHAnsi" w:cstheme="minorBidi"/>
          <w:lang w:eastAsia="en-US"/>
        </w:rPr>
        <w:commentReference w:id="1410"/>
      </w:r>
      <w:ins w:id="1411" w:author="Microsoft Office User" w:date="2018-05-21T00:33:00Z">
        <w:r w:rsidR="00DA50C5">
          <w:rPr>
            <w:rStyle w:val="af2"/>
            <w:color w:val="000000" w:themeColor="text1"/>
          </w:rPr>
          <w:footnoteReference w:id="1"/>
        </w:r>
      </w:ins>
      <w:r w:rsidR="00F03BC2" w:rsidRPr="005F7A4D">
        <w:rPr>
          <w:color w:val="000000" w:themeColor="text1"/>
        </w:rPr>
        <w:t xml:space="preserve">, разработанный компанией </w:t>
      </w:r>
      <w:proofErr w:type="spellStart"/>
      <w:r w:rsidR="00F03BC2" w:rsidRPr="005F7A4D">
        <w:rPr>
          <w:color w:val="000000" w:themeColor="text1"/>
          <w:lang w:val="en-GB"/>
        </w:rPr>
        <w:t>JetBrains</w:t>
      </w:r>
      <w:proofErr w:type="spellEnd"/>
      <w:r w:rsidRPr="005F7A4D">
        <w:rPr>
          <w:color w:val="000000" w:themeColor="text1"/>
        </w:rPr>
        <w:t xml:space="preserve">, как один из наиболее </w:t>
      </w:r>
      <w:r w:rsidR="00840F02" w:rsidRPr="005F7A4D">
        <w:rPr>
          <w:color w:val="000000" w:themeColor="text1"/>
        </w:rPr>
        <w:t>молодых</w:t>
      </w:r>
      <w:r w:rsidR="009347A4" w:rsidRPr="005F7A4D">
        <w:rPr>
          <w:color w:val="000000" w:themeColor="text1"/>
        </w:rPr>
        <w:t>, быстро развивающихся</w:t>
      </w:r>
      <w:r w:rsidR="00840F02" w:rsidRPr="005F7A4D">
        <w:rPr>
          <w:color w:val="000000" w:themeColor="text1"/>
        </w:rPr>
        <w:t xml:space="preserve"> </w:t>
      </w:r>
      <w:r w:rsidR="00EA0B86" w:rsidRPr="005F7A4D">
        <w:rPr>
          <w:color w:val="000000" w:themeColor="text1"/>
        </w:rPr>
        <w:t>и ещё не</w:t>
      </w:r>
      <w:r w:rsidR="005B04A0" w:rsidRPr="005F7A4D">
        <w:rPr>
          <w:color w:val="000000" w:themeColor="text1"/>
        </w:rPr>
        <w:t>достаточно исследованных языков</w:t>
      </w:r>
      <w:r w:rsidRPr="005F7A4D">
        <w:rPr>
          <w:color w:val="000000" w:themeColor="text1"/>
        </w:rPr>
        <w:t>.</w:t>
      </w:r>
      <w:bookmarkEnd w:id="1400"/>
      <w:bookmarkEnd w:id="1401"/>
      <w:bookmarkEnd w:id="1402"/>
      <w:bookmarkEnd w:id="1403"/>
      <w:bookmarkEnd w:id="1404"/>
      <w:bookmarkEnd w:id="1405"/>
      <w:bookmarkEnd w:id="1406"/>
      <w:r w:rsidR="007E5C64" w:rsidRPr="005F7A4D">
        <w:rPr>
          <w:color w:val="000000" w:themeColor="text1"/>
        </w:rPr>
        <w:t xml:space="preserve"> </w:t>
      </w:r>
      <w:proofErr w:type="spellStart"/>
      <w:r w:rsidR="007E5C64" w:rsidRPr="005F7A4D">
        <w:rPr>
          <w:color w:val="000000" w:themeColor="text1"/>
          <w:lang w:val="en-GB"/>
        </w:rPr>
        <w:t>Kotlin</w:t>
      </w:r>
      <w:proofErr w:type="spellEnd"/>
      <w:r w:rsidR="007E5C64" w:rsidRPr="005F7A4D">
        <w:rPr>
          <w:color w:val="000000" w:themeColor="text1"/>
        </w:rPr>
        <w:t xml:space="preserve"> — это высокоуровневый язык программирования общего назначения</w:t>
      </w:r>
      <w:r w:rsidR="00FF5D38" w:rsidRPr="005F7A4D">
        <w:rPr>
          <w:color w:val="000000" w:themeColor="text1"/>
        </w:rPr>
        <w:t xml:space="preserve">, работающий </w:t>
      </w:r>
      <w:r w:rsidR="00FF5D38" w:rsidRPr="005F7A4D">
        <w:rPr>
          <w:color w:val="000000" w:themeColor="text1"/>
        </w:rPr>
        <w:lastRenderedPageBreak/>
        <w:t xml:space="preserve">поверх </w:t>
      </w:r>
      <w:r w:rsidR="00FF5D38" w:rsidRPr="005F7A4D">
        <w:rPr>
          <w:color w:val="000000" w:themeColor="text1"/>
          <w:lang w:val="en-GB"/>
        </w:rPr>
        <w:t>JVM</w:t>
      </w:r>
      <w:r w:rsidR="005D48F4" w:rsidRPr="005F7A4D">
        <w:rPr>
          <w:color w:val="000000" w:themeColor="text1"/>
        </w:rPr>
        <w:t xml:space="preserve"> (также есть компиляция в </w:t>
      </w:r>
      <w:proofErr w:type="spellStart"/>
      <w:r w:rsidR="005D48F4" w:rsidRPr="005F7A4D">
        <w:rPr>
          <w:color w:val="000000" w:themeColor="text1"/>
          <w:lang w:val="en-GB"/>
        </w:rPr>
        <w:t>Javascript</w:t>
      </w:r>
      <w:proofErr w:type="spellEnd"/>
      <w:r w:rsidR="005D48F4" w:rsidRPr="005F7A4D">
        <w:rPr>
          <w:color w:val="000000" w:themeColor="text1"/>
        </w:rPr>
        <w:t xml:space="preserve"> и в код других платформ с использованием инфраструктуры </w:t>
      </w:r>
      <w:r w:rsidR="005D48F4" w:rsidRPr="005F7A4D">
        <w:rPr>
          <w:color w:val="000000" w:themeColor="text1"/>
          <w:lang w:val="en-GB"/>
        </w:rPr>
        <w:t>LLVM</w:t>
      </w:r>
      <w:r w:rsidR="005D48F4" w:rsidRPr="005F7A4D">
        <w:rPr>
          <w:color w:val="000000" w:themeColor="text1"/>
        </w:rPr>
        <w:t>)</w:t>
      </w:r>
      <w:r w:rsidR="00FF5D38" w:rsidRPr="005F7A4D">
        <w:rPr>
          <w:color w:val="000000" w:themeColor="text1"/>
        </w:rPr>
        <w:t>.</w:t>
      </w:r>
      <w:r w:rsidR="005A16C3" w:rsidRPr="005F7A4D">
        <w:rPr>
          <w:color w:val="000000" w:themeColor="text1"/>
        </w:rPr>
        <w:t xml:space="preserve"> В мае 2017 года язык </w:t>
      </w:r>
      <w:proofErr w:type="spellStart"/>
      <w:r w:rsidR="005A16C3" w:rsidRPr="005F7A4D">
        <w:rPr>
          <w:color w:val="000000" w:themeColor="text1"/>
          <w:lang w:val="en-GB"/>
        </w:rPr>
        <w:t>Kotlin</w:t>
      </w:r>
      <w:proofErr w:type="spellEnd"/>
      <w:r w:rsidR="005A16C3" w:rsidRPr="005F7A4D">
        <w:rPr>
          <w:color w:val="000000" w:themeColor="text1"/>
        </w:rPr>
        <w:t xml:space="preserve"> был включен в </w:t>
      </w:r>
      <w:r w:rsidR="005A16C3" w:rsidRPr="005F7A4D">
        <w:rPr>
          <w:color w:val="000000" w:themeColor="text1"/>
          <w:lang w:val="en-GB"/>
        </w:rPr>
        <w:t>Android</w:t>
      </w:r>
      <w:r w:rsidR="005A16C3" w:rsidRPr="005F7A4D">
        <w:rPr>
          <w:color w:val="000000" w:themeColor="text1"/>
        </w:rPr>
        <w:t xml:space="preserve"> </w:t>
      </w:r>
      <w:r w:rsidR="005A16C3" w:rsidRPr="005F7A4D">
        <w:rPr>
          <w:color w:val="000000" w:themeColor="text1"/>
          <w:lang w:val="en-GB"/>
        </w:rPr>
        <w:t>Studio</w:t>
      </w:r>
      <w:r w:rsidR="005A16C3" w:rsidRPr="005F7A4D">
        <w:rPr>
          <w:color w:val="000000" w:themeColor="text1"/>
        </w:rPr>
        <w:t xml:space="preserve"> 3.0</w:t>
      </w:r>
      <w:ins w:id="1416" w:author="пользователь Microsoft Office" w:date="2018-05-22T17:06:00Z">
        <w:r w:rsidR="000F74BB">
          <w:rPr>
            <w:color w:val="000000" w:themeColor="text1"/>
          </w:rPr>
          <w:t xml:space="preserve"> </w:t>
        </w:r>
      </w:ins>
      <w:ins w:id="1417" w:author="пользователь Microsoft Office" w:date="2018-05-22T17:07:00Z">
        <w:r w:rsidR="000F74BB">
          <w:rPr>
            <w:color w:val="000000" w:themeColor="text1"/>
          </w:rPr>
          <w:fldChar w:fldCharType="begin"/>
        </w:r>
        <w:r w:rsidR="000F74BB">
          <w:rPr>
            <w:color w:val="000000" w:themeColor="text1"/>
          </w:rPr>
          <w:instrText xml:space="preserve"> HYPERLINK  \l "S24" </w:instrText>
        </w:r>
        <w:r w:rsidR="000F74BB">
          <w:rPr>
            <w:color w:val="000000" w:themeColor="text1"/>
          </w:rPr>
        </w:r>
        <w:r w:rsidR="000F74BB">
          <w:rPr>
            <w:color w:val="000000" w:themeColor="text1"/>
          </w:rPr>
          <w:fldChar w:fldCharType="separate"/>
        </w:r>
        <w:r w:rsidR="000F74BB" w:rsidRPr="000F74BB">
          <w:rPr>
            <w:rStyle w:val="aa"/>
            <w:rPrChange w:id="1418" w:author="пользователь Microsoft Office" w:date="2018-05-22T17:06:00Z">
              <w:rPr>
                <w:color w:val="000000" w:themeColor="text1"/>
                <w:lang w:val="en-US"/>
              </w:rPr>
            </w:rPrChange>
          </w:rPr>
          <w:t>[24]</w:t>
        </w:r>
        <w:r w:rsidR="000F74BB">
          <w:rPr>
            <w:color w:val="000000" w:themeColor="text1"/>
          </w:rPr>
          <w:fldChar w:fldCharType="end"/>
        </w:r>
      </w:ins>
      <w:r w:rsidR="005A16C3" w:rsidRPr="005F7A4D">
        <w:rPr>
          <w:color w:val="000000" w:themeColor="text1"/>
        </w:rPr>
        <w:t xml:space="preserve">, как официальный язык для разработки приложений под ОС </w:t>
      </w:r>
      <w:r w:rsidR="005A16C3" w:rsidRPr="005F7A4D">
        <w:rPr>
          <w:color w:val="000000" w:themeColor="text1"/>
          <w:lang w:val="en-GB"/>
        </w:rPr>
        <w:t>Android</w:t>
      </w:r>
      <w:r w:rsidR="005C7F2F" w:rsidRPr="005F7A4D">
        <w:rPr>
          <w:color w:val="000000" w:themeColor="text1"/>
        </w:rPr>
        <w:t>, что стало причиной для увеличения его аудитории.</w:t>
      </w:r>
      <w:bookmarkEnd w:id="1407"/>
      <w:bookmarkEnd w:id="1408"/>
    </w:p>
    <w:p w14:paraId="13F98247" w14:textId="2DF5F146" w:rsidR="00000F17" w:rsidRPr="00C330AD" w:rsidRDefault="00883CC2" w:rsidP="003644A2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  <w:szCs w:val="28"/>
        </w:rPr>
        <w:tab/>
      </w:r>
      <w:bookmarkStart w:id="1419" w:name="_Toc510282314"/>
      <w:bookmarkStart w:id="1420" w:name="_Toc510968751"/>
      <w:bookmarkStart w:id="1421" w:name="_Toc510968932"/>
      <w:bookmarkStart w:id="1422" w:name="_Toc510985917"/>
      <w:bookmarkStart w:id="1423" w:name="_Toc512327540"/>
      <w:bookmarkStart w:id="1424" w:name="_Toc513031037"/>
      <w:bookmarkStart w:id="1425" w:name="_Toc513729690"/>
      <w:bookmarkStart w:id="1426" w:name="_Toc514515623"/>
      <w:bookmarkStart w:id="1427" w:name="_Toc514773858"/>
      <w:r w:rsidRPr="005F7A4D">
        <w:rPr>
          <w:color w:val="000000" w:themeColor="text1"/>
        </w:rPr>
        <w:t xml:space="preserve">Таким образом, целью данной магистерской диссертации является разработка набора инструментов для анализа исходного кода программ на </w:t>
      </w:r>
      <w:proofErr w:type="spellStart"/>
      <w:r w:rsidR="006D6280" w:rsidRPr="005F7A4D">
        <w:rPr>
          <w:color w:val="000000" w:themeColor="text1"/>
        </w:rPr>
        <w:t>Kotlin</w:t>
      </w:r>
      <w:proofErr w:type="spellEnd"/>
      <w:r w:rsidR="0059543A" w:rsidRPr="005F7A4D">
        <w:rPr>
          <w:color w:val="000000" w:themeColor="text1"/>
        </w:rPr>
        <w:t xml:space="preserve"> и проведение соответствующего исследования</w:t>
      </w:r>
      <w:ins w:id="1428" w:author="Microsoft Office User" w:date="2018-05-21T21:19:00Z">
        <w:r w:rsidR="0000443E" w:rsidRPr="0000443E">
          <w:rPr>
            <w:color w:val="000000" w:themeColor="text1"/>
            <w:szCs w:val="28"/>
          </w:rPr>
          <w:t xml:space="preserve"> </w:t>
        </w:r>
        <w:r w:rsidR="0000443E" w:rsidRPr="005F7A4D">
          <w:rPr>
            <w:color w:val="000000" w:themeColor="text1"/>
            <w:szCs w:val="28"/>
          </w:rPr>
          <w:t>на некотором наборе данных</w:t>
        </w:r>
      </w:ins>
      <w:r w:rsidR="006D6280" w:rsidRPr="005F7A4D">
        <w:rPr>
          <w:color w:val="000000" w:themeColor="text1"/>
        </w:rPr>
        <w:t xml:space="preserve"> с целью </w:t>
      </w:r>
      <w:ins w:id="1429" w:author="Microsoft Office User" w:date="2018-05-21T21:19:00Z">
        <w:r w:rsidR="0067082E">
          <w:rPr>
            <w:color w:val="000000" w:themeColor="text1"/>
          </w:rPr>
          <w:t xml:space="preserve">поиска аномалий и возможного </w:t>
        </w:r>
      </w:ins>
      <w:r w:rsidR="006D6280" w:rsidRPr="005F7A4D">
        <w:rPr>
          <w:color w:val="000000" w:themeColor="text1"/>
        </w:rPr>
        <w:t>дальнейшего</w:t>
      </w:r>
      <w:r w:rsidRPr="005F7A4D">
        <w:rPr>
          <w:color w:val="000000" w:themeColor="text1"/>
        </w:rPr>
        <w:t xml:space="preserve"> выявления </w:t>
      </w:r>
      <w:del w:id="1430" w:author="пользователь Microsoft Office" w:date="2018-05-22T17:09:00Z">
        <w:r w:rsidRPr="005F7A4D" w:rsidDel="00C90FDA">
          <w:rPr>
            <w:color w:val="000000" w:themeColor="text1"/>
          </w:rPr>
          <w:delText>потенциальн</w:delText>
        </w:r>
        <w:r w:rsidR="006D6280" w:rsidRPr="005F7A4D" w:rsidDel="00C90FDA">
          <w:rPr>
            <w:color w:val="000000" w:themeColor="text1"/>
          </w:rPr>
          <w:delText xml:space="preserve">ых </w:delText>
        </w:r>
      </w:del>
      <w:ins w:id="1431" w:author="пользователь Microsoft Office" w:date="2018-05-22T17:09:00Z">
        <w:r w:rsidR="00C90FDA" w:rsidRPr="005F7A4D">
          <w:rPr>
            <w:color w:val="000000" w:themeColor="text1"/>
          </w:rPr>
          <w:t xml:space="preserve"> </w:t>
        </w:r>
      </w:ins>
      <w:r w:rsidR="006D6280" w:rsidRPr="005F7A4D">
        <w:rPr>
          <w:color w:val="000000" w:themeColor="text1"/>
        </w:rPr>
        <w:t>проблем производительности</w:t>
      </w:r>
      <w:ins w:id="1432" w:author="пользователь Microsoft Office" w:date="2018-05-22T17:09:00Z">
        <w:r w:rsidR="0083270F">
          <w:rPr>
            <w:color w:val="000000" w:themeColor="text1"/>
          </w:rPr>
          <w:t xml:space="preserve"> в компиляторе</w:t>
        </w:r>
      </w:ins>
      <w:r w:rsidR="006D6280" w:rsidRPr="005F7A4D">
        <w:rPr>
          <w:color w:val="000000" w:themeColor="text1"/>
        </w:rPr>
        <w:t xml:space="preserve"> разработчиками </w:t>
      </w:r>
      <w:proofErr w:type="spellStart"/>
      <w:r w:rsidR="006D6280" w:rsidRPr="005F7A4D">
        <w:rPr>
          <w:color w:val="000000" w:themeColor="text1"/>
          <w:lang w:val="en-GB"/>
        </w:rPr>
        <w:t>Kotlin</w:t>
      </w:r>
      <w:proofErr w:type="spellEnd"/>
      <w:r w:rsidR="006D6280" w:rsidRPr="005F7A4D">
        <w:rPr>
          <w:color w:val="000000" w:themeColor="text1"/>
        </w:rPr>
        <w:t xml:space="preserve"> на основе </w:t>
      </w:r>
      <w:del w:id="1433" w:author="Microsoft Office User" w:date="2018-05-21T21:20:00Z">
        <w:r w:rsidR="006D6280" w:rsidRPr="005F7A4D" w:rsidDel="004732CE">
          <w:rPr>
            <w:color w:val="000000" w:themeColor="text1"/>
          </w:rPr>
          <w:delText>результатов проведенного исследования</w:delText>
        </w:r>
      </w:del>
      <w:ins w:id="1434" w:author="Microsoft Office User" w:date="2018-05-21T21:20:00Z">
        <w:r w:rsidR="004732CE">
          <w:rPr>
            <w:color w:val="000000" w:themeColor="text1"/>
          </w:rPr>
          <w:t>полученных аномалий</w:t>
        </w:r>
      </w:ins>
      <w:r w:rsidRPr="005F7A4D">
        <w:rPr>
          <w:color w:val="000000" w:themeColor="text1"/>
        </w:rPr>
        <w:t>.</w:t>
      </w:r>
      <w:bookmarkEnd w:id="1419"/>
      <w:bookmarkEnd w:id="1420"/>
      <w:bookmarkEnd w:id="1421"/>
      <w:bookmarkEnd w:id="1422"/>
      <w:bookmarkEnd w:id="1423"/>
      <w:bookmarkEnd w:id="1424"/>
      <w:bookmarkEnd w:id="1425"/>
      <w:bookmarkEnd w:id="1426"/>
      <w:ins w:id="1435" w:author="Microsoft Office User" w:date="2018-05-21T21:20:00Z">
        <w:r w:rsidR="00C330AD">
          <w:rPr>
            <w:color w:val="000000" w:themeColor="text1"/>
          </w:rPr>
          <w:t xml:space="preserve"> </w:t>
        </w:r>
      </w:ins>
      <w:ins w:id="1436" w:author="Microsoft Office User" w:date="2018-05-21T21:18:00Z">
        <w:r w:rsidR="00000F17">
          <w:rPr>
            <w:color w:val="000000" w:themeColor="text1"/>
            <w:szCs w:val="28"/>
          </w:rPr>
          <w:t>Анализ предлагается проводить в доступных представления</w:t>
        </w:r>
      </w:ins>
      <w:ins w:id="1437" w:author="Microsoft Office User" w:date="2018-05-21T21:19:00Z">
        <w:r w:rsidR="008879B1">
          <w:rPr>
            <w:color w:val="000000" w:themeColor="text1"/>
            <w:szCs w:val="28"/>
          </w:rPr>
          <w:t>х</w:t>
        </w:r>
      </w:ins>
      <w:ins w:id="1438" w:author="Microsoft Office User" w:date="2018-05-21T21:18:00Z">
        <w:r w:rsidR="00223279">
          <w:rPr>
            <w:color w:val="000000" w:themeColor="text1"/>
            <w:szCs w:val="28"/>
          </w:rPr>
          <w:t xml:space="preserve"> кода</w:t>
        </w:r>
        <w:r w:rsidR="00000F17">
          <w:rPr>
            <w:color w:val="000000" w:themeColor="text1"/>
            <w:szCs w:val="28"/>
          </w:rPr>
          <w:t>:</w:t>
        </w:r>
        <w:r w:rsidR="00000F17" w:rsidRPr="005F7A4D">
          <w:rPr>
            <w:color w:val="000000" w:themeColor="text1"/>
            <w:szCs w:val="28"/>
          </w:rPr>
          <w:t xml:space="preserve"> в виде дерева разбора </w:t>
        </w:r>
        <w:r w:rsidR="00000F17" w:rsidRPr="005F7A4D">
          <w:rPr>
            <w:color w:val="000000" w:themeColor="text1"/>
            <w:szCs w:val="28"/>
            <w:lang w:val="en-GB"/>
          </w:rPr>
          <w:t>PSI</w:t>
        </w:r>
        <w:r w:rsidR="00000F17" w:rsidRPr="005F7A4D">
          <w:rPr>
            <w:color w:val="000000" w:themeColor="text1"/>
            <w:szCs w:val="28"/>
          </w:rPr>
          <w:t xml:space="preserve">, а также сгенерированного по нему </w:t>
        </w:r>
        <w:r w:rsidR="00000F17" w:rsidRPr="005F7A4D">
          <w:rPr>
            <w:color w:val="000000" w:themeColor="text1"/>
            <w:szCs w:val="28"/>
            <w:lang w:val="en-GB"/>
          </w:rPr>
          <w:t>JVM</w:t>
        </w:r>
        <w:r w:rsidR="00000F17" w:rsidRPr="005F7A4D">
          <w:rPr>
            <w:color w:val="000000" w:themeColor="text1"/>
            <w:szCs w:val="28"/>
          </w:rPr>
          <w:t xml:space="preserve"> байт-кода</w:t>
        </w:r>
      </w:ins>
      <w:ins w:id="1439" w:author="Microsoft Office User" w:date="2018-05-21T21:19:00Z">
        <w:r w:rsidR="0000443E">
          <w:rPr>
            <w:color w:val="000000" w:themeColor="text1"/>
            <w:szCs w:val="28"/>
          </w:rPr>
          <w:t>.</w:t>
        </w:r>
      </w:ins>
      <w:bookmarkEnd w:id="1427"/>
    </w:p>
    <w:p w14:paraId="2F52DA9F" w14:textId="248A71E9" w:rsidR="00174653" w:rsidRPr="005F7A4D" w:rsidRDefault="00EA0985" w:rsidP="00317AAE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  <w:szCs w:val="28"/>
        </w:rPr>
        <w:tab/>
      </w:r>
      <w:bookmarkStart w:id="1440" w:name="_Toc510968752"/>
      <w:bookmarkStart w:id="1441" w:name="_Toc510968933"/>
      <w:bookmarkStart w:id="1442" w:name="_Toc510985918"/>
      <w:bookmarkStart w:id="1443" w:name="_Toc512327541"/>
      <w:bookmarkStart w:id="1444" w:name="_Toc513031038"/>
      <w:bookmarkStart w:id="1445" w:name="_Toc513729691"/>
      <w:bookmarkStart w:id="1446" w:name="_Toc514515624"/>
      <w:bookmarkStart w:id="1447" w:name="_Toc514773859"/>
      <w:r w:rsidRPr="005F7A4D">
        <w:rPr>
          <w:color w:val="000000" w:themeColor="text1"/>
        </w:rPr>
        <w:t xml:space="preserve">Практическая значимость работы заключается в </w:t>
      </w:r>
      <w:r w:rsidR="00151EFF" w:rsidRPr="005F7A4D">
        <w:rPr>
          <w:color w:val="000000" w:themeColor="text1"/>
        </w:rPr>
        <w:t>получении по результатам исследования и разраб</w:t>
      </w:r>
      <w:r w:rsidR="00B2180D" w:rsidRPr="005F7A4D">
        <w:rPr>
          <w:color w:val="000000" w:themeColor="text1"/>
        </w:rPr>
        <w:t>отки</w:t>
      </w:r>
      <w:bookmarkStart w:id="1448" w:name="_Toc510968753"/>
      <w:bookmarkStart w:id="1449" w:name="_Toc510968934"/>
      <w:bookmarkStart w:id="1450" w:name="_Toc510985919"/>
      <w:bookmarkStart w:id="1451" w:name="_Toc512327542"/>
      <w:bookmarkStart w:id="1452" w:name="_Toc513031039"/>
      <w:bookmarkStart w:id="1453" w:name="_Toc513729692"/>
      <w:bookmarkEnd w:id="1440"/>
      <w:bookmarkEnd w:id="1441"/>
      <w:bookmarkEnd w:id="1442"/>
      <w:bookmarkEnd w:id="1443"/>
      <w:bookmarkEnd w:id="1444"/>
      <w:bookmarkEnd w:id="1445"/>
      <w:r w:rsidR="00E765C5" w:rsidRPr="005F7A4D">
        <w:rPr>
          <w:color w:val="000000" w:themeColor="text1"/>
        </w:rPr>
        <w:t xml:space="preserve"> </w:t>
      </w:r>
      <w:del w:id="1454" w:author="Microsoft Office User" w:date="2018-05-21T00:34:00Z">
        <w:r w:rsidR="6FB58292" w:rsidRPr="005F7A4D" w:rsidDel="005D555A">
          <w:rPr>
            <w:color w:val="000000" w:themeColor="text1"/>
          </w:rPr>
          <w:delText xml:space="preserve">сгруппированного </w:delText>
        </w:r>
      </w:del>
      <w:r w:rsidR="6FB58292" w:rsidRPr="005F7A4D">
        <w:rPr>
          <w:color w:val="000000" w:themeColor="text1"/>
        </w:rPr>
        <w:t>списка файлов с исходным кодом</w:t>
      </w:r>
      <w:r w:rsidR="004E6DC7" w:rsidRPr="005F7A4D">
        <w:rPr>
          <w:color w:val="000000" w:themeColor="text1"/>
        </w:rPr>
        <w:t xml:space="preserve"> и байт-кодом</w:t>
      </w:r>
      <w:r w:rsidR="6FB58292" w:rsidRPr="005F7A4D">
        <w:rPr>
          <w:color w:val="000000" w:themeColor="text1"/>
        </w:rPr>
        <w:t xml:space="preserve"> из достаточно </w:t>
      </w:r>
      <w:r w:rsidR="00807E71" w:rsidRPr="005F7A4D">
        <w:rPr>
          <w:color w:val="000000" w:themeColor="text1"/>
        </w:rPr>
        <w:t>большого</w:t>
      </w:r>
      <w:r w:rsidR="6FB58292" w:rsidRPr="005F7A4D">
        <w:rPr>
          <w:color w:val="000000" w:themeColor="text1"/>
        </w:rPr>
        <w:t xml:space="preserve"> набора данных, являющихся с точки зрения тех или иных алгоритмов </w:t>
      </w:r>
      <w:commentRangeStart w:id="1455"/>
      <w:r w:rsidR="6FB58292" w:rsidRPr="005F7A4D">
        <w:rPr>
          <w:color w:val="000000" w:themeColor="text1"/>
        </w:rPr>
        <w:t>аномальным</w:t>
      </w:r>
      <w:bookmarkEnd w:id="1448"/>
      <w:bookmarkEnd w:id="1449"/>
      <w:bookmarkEnd w:id="1450"/>
      <w:bookmarkEnd w:id="1451"/>
      <w:bookmarkEnd w:id="1452"/>
      <w:bookmarkEnd w:id="1453"/>
      <w:commentRangeEnd w:id="1455"/>
      <w:r w:rsidR="00CC0463">
        <w:rPr>
          <w:rStyle w:val="af3"/>
          <w:rFonts w:asciiTheme="minorHAnsi" w:eastAsiaTheme="minorHAnsi" w:hAnsiTheme="minorHAnsi" w:cstheme="minorBidi"/>
          <w:lang w:eastAsia="en-US"/>
        </w:rPr>
        <w:commentReference w:id="1455"/>
      </w:r>
      <w:r w:rsidR="00F902C6" w:rsidRPr="005F7A4D">
        <w:rPr>
          <w:color w:val="000000" w:themeColor="text1"/>
        </w:rPr>
        <w:t>.</w:t>
      </w:r>
      <w:bookmarkEnd w:id="1446"/>
      <w:bookmarkEnd w:id="1447"/>
    </w:p>
    <w:p w14:paraId="61663127" w14:textId="77777777" w:rsidR="00174653" w:rsidRPr="005F7A4D" w:rsidRDefault="0017465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F7A4D">
        <w:rPr>
          <w:color w:val="000000" w:themeColor="text1"/>
          <w:szCs w:val="28"/>
        </w:rPr>
        <w:br w:type="page"/>
      </w:r>
    </w:p>
    <w:p w14:paraId="28788202" w14:textId="68D8164A" w:rsidR="00174653" w:rsidRPr="005F7A4D" w:rsidRDefault="00A57F93" w:rsidP="6FB58292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  <w:color w:val="000000" w:themeColor="text1"/>
        </w:rPr>
      </w:pPr>
      <w:bookmarkStart w:id="1456" w:name="_Toc441235453"/>
      <w:bookmarkStart w:id="1457" w:name="_Toc451127265"/>
      <w:bookmarkStart w:id="1458" w:name="_Toc514773860"/>
      <w:r w:rsidRPr="005F7A4D">
        <w:rPr>
          <w:b/>
          <w:bCs/>
          <w:caps/>
          <w:color w:val="000000" w:themeColor="text1"/>
        </w:rPr>
        <w:lastRenderedPageBreak/>
        <w:t xml:space="preserve">ГЛАВА </w:t>
      </w:r>
      <w:r w:rsidR="6FB58292" w:rsidRPr="005F7A4D">
        <w:rPr>
          <w:b/>
          <w:bCs/>
          <w:caps/>
          <w:color w:val="000000" w:themeColor="text1"/>
        </w:rPr>
        <w:t>1</w:t>
      </w:r>
      <w:r w:rsidR="00B840F0" w:rsidRPr="005F7A4D">
        <w:rPr>
          <w:b/>
          <w:bCs/>
          <w:caps/>
          <w:color w:val="000000" w:themeColor="text1"/>
        </w:rPr>
        <w:t>.</w:t>
      </w:r>
      <w:r w:rsidR="6FB58292" w:rsidRPr="005F7A4D">
        <w:rPr>
          <w:b/>
          <w:bCs/>
          <w:caps/>
          <w:color w:val="000000" w:themeColor="text1"/>
        </w:rPr>
        <w:t xml:space="preserve"> АНАЛИЗ прдеметной области и постановка задачи</w:t>
      </w:r>
      <w:bookmarkEnd w:id="1456"/>
      <w:bookmarkEnd w:id="1457"/>
      <w:bookmarkEnd w:id="1458"/>
    </w:p>
    <w:p w14:paraId="32203C3A" w14:textId="5C96244E" w:rsidR="00174653" w:rsidRPr="005F7A4D" w:rsidRDefault="6FB58292" w:rsidP="6FB58292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  <w:color w:val="000000" w:themeColor="text1"/>
        </w:rPr>
      </w:pPr>
      <w:bookmarkStart w:id="1459" w:name="_Toc441235454"/>
      <w:bookmarkStart w:id="1460" w:name="_Toc451127266"/>
      <w:bookmarkStart w:id="1461" w:name="_Toc514773861"/>
      <w:r w:rsidRPr="005F7A4D">
        <w:rPr>
          <w:b/>
          <w:bCs/>
          <w:caps/>
          <w:color w:val="000000" w:themeColor="text1"/>
        </w:rPr>
        <w:t xml:space="preserve">1.1 </w:t>
      </w:r>
      <w:r w:rsidRPr="005F7A4D">
        <w:rPr>
          <w:b/>
          <w:bCs/>
          <w:color w:val="000000" w:themeColor="text1"/>
        </w:rPr>
        <w:t>Анализ предметной области</w:t>
      </w:r>
      <w:bookmarkEnd w:id="1459"/>
      <w:bookmarkEnd w:id="1460"/>
      <w:bookmarkEnd w:id="1461"/>
    </w:p>
    <w:p w14:paraId="625A7D6D" w14:textId="1D3E0D1E" w:rsidR="00191297" w:rsidRPr="005F7A4D" w:rsidRDefault="00A67516" w:rsidP="00317AAE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462" w:name="_Toc510968758"/>
      <w:bookmarkStart w:id="1463" w:name="_Toc510968939"/>
      <w:bookmarkStart w:id="1464" w:name="_Toc510985924"/>
      <w:bookmarkStart w:id="1465" w:name="_Toc512327547"/>
      <w:bookmarkStart w:id="1466" w:name="_Toc513031044"/>
      <w:bookmarkStart w:id="1467" w:name="_Toc513729697"/>
      <w:bookmarkStart w:id="1468" w:name="_Toc514515627"/>
      <w:bookmarkStart w:id="1469" w:name="_Toc514773862"/>
      <w:r w:rsidR="00A45160" w:rsidRPr="005F7A4D">
        <w:rPr>
          <w:color w:val="000000" w:themeColor="text1"/>
        </w:rPr>
        <w:t>Предметной областью</w:t>
      </w:r>
      <w:del w:id="1470" w:author="Microsoft Office User" w:date="2018-05-21T20:56:00Z">
        <w:r w:rsidR="00A45160" w:rsidRPr="005F7A4D" w:rsidDel="005808DC">
          <w:rPr>
            <w:color w:val="000000" w:themeColor="text1"/>
          </w:rPr>
          <w:delText>,</w:delText>
        </w:r>
      </w:del>
      <w:r w:rsidR="00A45160" w:rsidRPr="005F7A4D">
        <w:rPr>
          <w:color w:val="000000" w:themeColor="text1"/>
        </w:rPr>
        <w:t xml:space="preserve"> </w:t>
      </w:r>
      <w:del w:id="1471" w:author="Microsoft Office User" w:date="2018-05-21T20:56:00Z">
        <w:r w:rsidR="00A45160" w:rsidRPr="005F7A4D" w:rsidDel="00426AB2">
          <w:rPr>
            <w:color w:val="000000" w:themeColor="text1"/>
          </w:rPr>
          <w:delText xml:space="preserve">как уже было сказано, </w:delText>
        </w:r>
      </w:del>
      <w:r w:rsidR="00A45160" w:rsidRPr="005F7A4D">
        <w:rPr>
          <w:color w:val="000000" w:themeColor="text1"/>
        </w:rPr>
        <w:t xml:space="preserve">является анализ исходного кода на языке программирования </w:t>
      </w:r>
      <w:proofErr w:type="spellStart"/>
      <w:r w:rsidR="00A45160" w:rsidRPr="005F7A4D">
        <w:rPr>
          <w:color w:val="000000" w:themeColor="text1"/>
          <w:lang w:val="en-GB"/>
        </w:rPr>
        <w:t>K</w:t>
      </w:r>
      <w:r w:rsidR="00407322" w:rsidRPr="005F7A4D">
        <w:rPr>
          <w:color w:val="000000" w:themeColor="text1"/>
          <w:lang w:val="en-GB"/>
        </w:rPr>
        <w:t>otlin</w:t>
      </w:r>
      <w:proofErr w:type="spellEnd"/>
      <w:r w:rsidR="00D0441C" w:rsidRPr="005F7A4D">
        <w:rPr>
          <w:color w:val="000000" w:themeColor="text1"/>
        </w:rPr>
        <w:t xml:space="preserve"> (</w:t>
      </w:r>
      <w:r w:rsidR="00F76741" w:rsidRPr="005F7A4D">
        <w:rPr>
          <w:color w:val="000000" w:themeColor="text1"/>
        </w:rPr>
        <w:t>и других представлений</w:t>
      </w:r>
      <w:r w:rsidR="00D0441C" w:rsidRPr="005F7A4D">
        <w:rPr>
          <w:color w:val="000000" w:themeColor="text1"/>
        </w:rPr>
        <w:t xml:space="preserve"> этого исходного кода)</w:t>
      </w:r>
      <w:r w:rsidR="00407322" w:rsidRPr="005F7A4D">
        <w:rPr>
          <w:color w:val="000000" w:themeColor="text1"/>
        </w:rPr>
        <w:t xml:space="preserve"> </w:t>
      </w:r>
      <w:commentRangeStart w:id="1472"/>
      <w:r w:rsidR="00407322" w:rsidRPr="005F7A4D">
        <w:rPr>
          <w:color w:val="000000" w:themeColor="text1"/>
        </w:rPr>
        <w:t>с целью</w:t>
      </w:r>
      <w:r w:rsidR="00BC7ED6" w:rsidRPr="005F7A4D">
        <w:rPr>
          <w:color w:val="000000" w:themeColor="text1"/>
        </w:rPr>
        <w:t xml:space="preserve"> </w:t>
      </w:r>
      <w:del w:id="1473" w:author="Microsoft Office User" w:date="2018-05-21T20:57:00Z">
        <w:r w:rsidR="00BC7ED6" w:rsidRPr="005F7A4D" w:rsidDel="00EA0B40">
          <w:rPr>
            <w:color w:val="000000" w:themeColor="text1"/>
          </w:rPr>
          <w:delText xml:space="preserve">обнаружения </w:delText>
        </w:r>
      </w:del>
      <w:ins w:id="1474" w:author="Microsoft Office User" w:date="2018-05-21T20:57:00Z">
        <w:r w:rsidR="00EA0B40">
          <w:rPr>
            <w:color w:val="000000" w:themeColor="text1"/>
          </w:rPr>
          <w:t>поиска</w:t>
        </w:r>
        <w:r w:rsidR="00EA0B40" w:rsidRPr="005F7A4D">
          <w:rPr>
            <w:color w:val="000000" w:themeColor="text1"/>
          </w:rPr>
          <w:t xml:space="preserve"> </w:t>
        </w:r>
      </w:ins>
      <w:r w:rsidR="00BC7ED6" w:rsidRPr="005F7A4D">
        <w:rPr>
          <w:color w:val="000000" w:themeColor="text1"/>
        </w:rPr>
        <w:t>аномалий</w:t>
      </w:r>
      <w:commentRangeEnd w:id="1472"/>
      <w:r w:rsidR="007656D7">
        <w:rPr>
          <w:rStyle w:val="af3"/>
          <w:rFonts w:asciiTheme="minorHAnsi" w:eastAsiaTheme="minorHAnsi" w:hAnsiTheme="minorHAnsi" w:cstheme="minorBidi"/>
          <w:lang w:eastAsia="en-US"/>
        </w:rPr>
        <w:commentReference w:id="1472"/>
      </w:r>
      <w:ins w:id="1475" w:author="Microsoft Office User" w:date="2018-05-21T21:05:00Z">
        <w:r w:rsidR="004A2C9C">
          <w:rPr>
            <w:color w:val="000000" w:themeColor="text1"/>
          </w:rPr>
          <w:t>, которые впоследствии</w:t>
        </w:r>
      </w:ins>
      <w:ins w:id="1476" w:author="Microsoft Office User" w:date="2018-05-21T21:14:00Z">
        <w:r w:rsidR="006D4B1D">
          <w:rPr>
            <w:color w:val="000000" w:themeColor="text1"/>
          </w:rPr>
          <w:t xml:space="preserve">, по мнению разработчиков </w:t>
        </w:r>
        <w:proofErr w:type="spellStart"/>
        <w:r w:rsidR="006D4B1D">
          <w:rPr>
            <w:color w:val="000000" w:themeColor="text1"/>
            <w:lang w:val="en-GB"/>
          </w:rPr>
          <w:t>Kotlin</w:t>
        </w:r>
        <w:proofErr w:type="spellEnd"/>
        <w:r w:rsidR="006D4B1D" w:rsidRPr="00E23D8D">
          <w:rPr>
            <w:color w:val="000000" w:themeColor="text1"/>
            <w:rPrChange w:id="1477" w:author="Microsoft Office User" w:date="2018-05-21T21:14:00Z">
              <w:rPr>
                <w:color w:val="000000" w:themeColor="text1"/>
                <w:lang w:val="en-GB"/>
              </w:rPr>
            </w:rPrChange>
          </w:rPr>
          <w:t>,</w:t>
        </w:r>
      </w:ins>
      <w:ins w:id="1478" w:author="Microsoft Office User" w:date="2018-05-21T21:05:00Z">
        <w:r w:rsidR="004A2C9C">
          <w:rPr>
            <w:color w:val="000000" w:themeColor="text1"/>
          </w:rPr>
          <w:t xml:space="preserve"> могут способствовать обнаруж</w:t>
        </w:r>
        <w:r w:rsidR="003A4E26">
          <w:rPr>
            <w:color w:val="000000" w:themeColor="text1"/>
          </w:rPr>
          <w:t>ению проблем производительности</w:t>
        </w:r>
      </w:ins>
      <w:del w:id="1479" w:author="Microsoft Office User" w:date="2018-05-21T21:05:00Z">
        <w:r w:rsidR="00BC7ED6" w:rsidRPr="005F7A4D" w:rsidDel="00091557">
          <w:rPr>
            <w:color w:val="000000" w:themeColor="text1"/>
          </w:rPr>
          <w:delText xml:space="preserve"> и</w:delText>
        </w:r>
        <w:r w:rsidR="00407322" w:rsidRPr="005F7A4D" w:rsidDel="00091557">
          <w:rPr>
            <w:color w:val="000000" w:themeColor="text1"/>
          </w:rPr>
          <w:delText xml:space="preserve"> </w:delText>
        </w:r>
        <w:r w:rsidR="00775533" w:rsidRPr="005F7A4D" w:rsidDel="00091557">
          <w:rPr>
            <w:color w:val="000000" w:themeColor="text1"/>
          </w:rPr>
          <w:delText xml:space="preserve">дальнейшего </w:delText>
        </w:r>
      </w:del>
      <w:del w:id="1480" w:author="Microsoft Office User" w:date="2018-05-21T21:04:00Z">
        <w:r w:rsidR="00226742" w:rsidRPr="005F7A4D" w:rsidDel="00EA0B40">
          <w:rPr>
            <w:color w:val="000000" w:themeColor="text1"/>
          </w:rPr>
          <w:delText>поиска</w:delText>
        </w:r>
        <w:r w:rsidR="00407322" w:rsidRPr="005F7A4D" w:rsidDel="00EA0B40">
          <w:rPr>
            <w:color w:val="000000" w:themeColor="text1"/>
          </w:rPr>
          <w:delText xml:space="preserve"> </w:delText>
        </w:r>
      </w:del>
      <w:del w:id="1481" w:author="Microsoft Office User" w:date="2018-05-21T21:05:00Z">
        <w:r w:rsidR="00407322" w:rsidRPr="005F7A4D" w:rsidDel="00091557">
          <w:rPr>
            <w:color w:val="000000" w:themeColor="text1"/>
          </w:rPr>
          <w:delText>проблем производительности в</w:delText>
        </w:r>
        <w:r w:rsidR="00BE6D0A" w:rsidRPr="005F7A4D" w:rsidDel="00091557">
          <w:rPr>
            <w:color w:val="000000" w:themeColor="text1"/>
          </w:rPr>
          <w:delText xml:space="preserve"> них</w:delText>
        </w:r>
      </w:del>
      <w:r w:rsidR="00407322" w:rsidRPr="005F7A4D">
        <w:rPr>
          <w:color w:val="000000" w:themeColor="text1"/>
        </w:rPr>
        <w:t>.</w:t>
      </w:r>
      <w:bookmarkEnd w:id="1462"/>
      <w:bookmarkEnd w:id="1463"/>
      <w:bookmarkEnd w:id="1464"/>
      <w:bookmarkEnd w:id="1465"/>
      <w:bookmarkEnd w:id="1466"/>
      <w:bookmarkEnd w:id="1467"/>
      <w:bookmarkEnd w:id="1468"/>
      <w:bookmarkEnd w:id="1469"/>
    </w:p>
    <w:p w14:paraId="4F306764" w14:textId="48D34E1B" w:rsidR="005F4683" w:rsidRPr="005F7A4D" w:rsidRDefault="00191297" w:rsidP="00317AAE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482" w:name="_Toc510968759"/>
      <w:bookmarkStart w:id="1483" w:name="_Toc510968940"/>
      <w:bookmarkStart w:id="1484" w:name="_Toc510985925"/>
      <w:bookmarkStart w:id="1485" w:name="_Toc512327548"/>
      <w:bookmarkStart w:id="1486" w:name="_Toc513031045"/>
      <w:bookmarkStart w:id="1487" w:name="_Toc513729698"/>
      <w:bookmarkStart w:id="1488" w:name="_Toc514515628"/>
      <w:bookmarkStart w:id="1489" w:name="_Toc514773863"/>
      <w:r w:rsidR="00151BE2" w:rsidRPr="005F7A4D">
        <w:rPr>
          <w:color w:val="000000" w:themeColor="text1"/>
        </w:rPr>
        <w:t xml:space="preserve">Компилятор </w:t>
      </w:r>
      <w:proofErr w:type="spellStart"/>
      <w:r w:rsidR="00151BE2" w:rsidRPr="005F7A4D">
        <w:rPr>
          <w:color w:val="000000" w:themeColor="text1"/>
          <w:lang w:val="en-GB"/>
        </w:rPr>
        <w:t>Kotlin</w:t>
      </w:r>
      <w:proofErr w:type="spellEnd"/>
      <w:r w:rsidR="00151BE2" w:rsidRPr="005F7A4D">
        <w:rPr>
          <w:color w:val="000000" w:themeColor="text1"/>
        </w:rPr>
        <w:t xml:space="preserve"> транслирует исходный код в промежуточный код</w:t>
      </w:r>
      <w:r w:rsidR="00735AE8" w:rsidRPr="005F7A4D">
        <w:rPr>
          <w:color w:val="000000" w:themeColor="text1"/>
        </w:rPr>
        <w:t xml:space="preserve"> (называемый также байт-кодом)</w:t>
      </w:r>
      <w:r w:rsidR="00151BE2" w:rsidRPr="005F7A4D">
        <w:rPr>
          <w:color w:val="000000" w:themeColor="text1"/>
        </w:rPr>
        <w:t xml:space="preserve"> — набор </w:t>
      </w:r>
      <w:r w:rsidR="007C64EF" w:rsidRPr="005F7A4D">
        <w:rPr>
          <w:color w:val="000000" w:themeColor="text1"/>
        </w:rPr>
        <w:t>инструкций</w:t>
      </w:r>
      <w:r w:rsidR="00151BE2" w:rsidRPr="005F7A4D">
        <w:rPr>
          <w:color w:val="000000" w:themeColor="text1"/>
        </w:rPr>
        <w:t xml:space="preserve"> для виртуальной машины </w:t>
      </w:r>
      <w:r w:rsidR="00C24532" w:rsidRPr="005F7A4D">
        <w:rPr>
          <w:color w:val="000000" w:themeColor="text1"/>
        </w:rPr>
        <w:t xml:space="preserve">ЯП </w:t>
      </w:r>
      <w:r w:rsidR="00151BE2" w:rsidRPr="005F7A4D">
        <w:rPr>
          <w:color w:val="000000" w:themeColor="text1"/>
          <w:lang w:val="en-GB"/>
        </w:rPr>
        <w:t>Java</w:t>
      </w:r>
      <w:r w:rsidR="00151BE2" w:rsidRPr="005F7A4D">
        <w:rPr>
          <w:color w:val="000000" w:themeColor="text1"/>
        </w:rPr>
        <w:t xml:space="preserve"> — </w:t>
      </w:r>
      <w:r w:rsidR="00151BE2" w:rsidRPr="005F7A4D">
        <w:rPr>
          <w:color w:val="000000" w:themeColor="text1"/>
          <w:lang w:val="en-GB"/>
        </w:rPr>
        <w:t>JVM</w:t>
      </w:r>
      <w:r w:rsidR="00151BE2" w:rsidRPr="005F7A4D">
        <w:rPr>
          <w:color w:val="000000" w:themeColor="text1"/>
        </w:rPr>
        <w:t>.</w:t>
      </w:r>
      <w:r w:rsidR="00436CDA" w:rsidRPr="005F7A4D">
        <w:rPr>
          <w:color w:val="000000" w:themeColor="text1"/>
        </w:rPr>
        <w:t xml:space="preserve"> Исследование предлагается </w:t>
      </w:r>
      <w:r w:rsidR="0076195E" w:rsidRPr="005F7A4D">
        <w:rPr>
          <w:color w:val="000000" w:themeColor="text1"/>
        </w:rPr>
        <w:t>проводить</w:t>
      </w:r>
      <w:r w:rsidR="00436CDA" w:rsidRPr="005F7A4D">
        <w:rPr>
          <w:color w:val="000000" w:themeColor="text1"/>
        </w:rPr>
        <w:t xml:space="preserve"> в рамках </w:t>
      </w:r>
      <w:r w:rsidR="00496381" w:rsidRPr="005F7A4D">
        <w:rPr>
          <w:color w:val="000000" w:themeColor="text1"/>
        </w:rPr>
        <w:t>представлений исходного кода</w:t>
      </w:r>
      <w:r w:rsidR="004977A0" w:rsidRPr="005F7A4D">
        <w:rPr>
          <w:color w:val="000000" w:themeColor="text1"/>
        </w:rPr>
        <w:t xml:space="preserve">, ответственность за которые лежит </w:t>
      </w:r>
      <w:r w:rsidR="002E4BB3" w:rsidRPr="005F7A4D">
        <w:rPr>
          <w:color w:val="000000" w:themeColor="text1"/>
        </w:rPr>
        <w:t xml:space="preserve">непосредственно </w:t>
      </w:r>
      <w:r w:rsidR="004977A0" w:rsidRPr="005F7A4D">
        <w:rPr>
          <w:color w:val="000000" w:themeColor="text1"/>
        </w:rPr>
        <w:t xml:space="preserve">на </w:t>
      </w:r>
      <w:r w:rsidR="00B13FDA" w:rsidRPr="005F7A4D">
        <w:rPr>
          <w:color w:val="000000" w:themeColor="text1"/>
        </w:rPr>
        <w:t>стороне компилятора</w:t>
      </w:r>
      <w:r w:rsidR="004977A0" w:rsidRPr="005F7A4D">
        <w:rPr>
          <w:color w:val="000000" w:themeColor="text1"/>
        </w:rPr>
        <w:t xml:space="preserve"> </w:t>
      </w:r>
      <w:proofErr w:type="spellStart"/>
      <w:r w:rsidR="004977A0" w:rsidRPr="005F7A4D">
        <w:rPr>
          <w:color w:val="000000" w:themeColor="text1"/>
          <w:lang w:val="en-GB"/>
        </w:rPr>
        <w:t>Kotlin</w:t>
      </w:r>
      <w:proofErr w:type="spellEnd"/>
      <w:r w:rsidR="00436CDA" w:rsidRPr="005F7A4D">
        <w:rPr>
          <w:color w:val="000000" w:themeColor="text1"/>
        </w:rPr>
        <w:t xml:space="preserve"> (дальнейшая </w:t>
      </w:r>
      <w:r w:rsidR="00220A20" w:rsidRPr="005F7A4D">
        <w:rPr>
          <w:color w:val="000000" w:themeColor="text1"/>
        </w:rPr>
        <w:t>интерпретация</w:t>
      </w:r>
      <w:r w:rsidR="00436CDA" w:rsidRPr="005F7A4D">
        <w:rPr>
          <w:color w:val="000000" w:themeColor="text1"/>
        </w:rPr>
        <w:t xml:space="preserve"> или компиляция</w:t>
      </w:r>
      <w:r w:rsidR="00563A70" w:rsidRPr="005F7A4D">
        <w:rPr>
          <w:color w:val="000000" w:themeColor="text1"/>
        </w:rPr>
        <w:t xml:space="preserve"> байт-кода </w:t>
      </w:r>
      <w:r w:rsidR="00563A70" w:rsidRPr="005F7A4D">
        <w:rPr>
          <w:color w:val="000000" w:themeColor="text1"/>
          <w:lang w:val="en-GB"/>
        </w:rPr>
        <w:t>JVM</w:t>
      </w:r>
      <w:r w:rsidR="00436CDA" w:rsidRPr="005F7A4D">
        <w:rPr>
          <w:color w:val="000000" w:themeColor="text1"/>
        </w:rPr>
        <w:t xml:space="preserve"> «на лету»</w:t>
      </w:r>
      <w:r w:rsidR="00387198" w:rsidRPr="005F7A4D">
        <w:rPr>
          <w:color w:val="000000" w:themeColor="text1"/>
        </w:rPr>
        <w:t xml:space="preserve"> в машинный</w:t>
      </w:r>
      <w:r w:rsidR="00563A70" w:rsidRPr="005F7A4D">
        <w:rPr>
          <w:color w:val="000000" w:themeColor="text1"/>
        </w:rPr>
        <w:t xml:space="preserve"> код</w:t>
      </w:r>
      <w:r w:rsidR="00387198" w:rsidRPr="005F7A4D">
        <w:rPr>
          <w:color w:val="000000" w:themeColor="text1"/>
        </w:rPr>
        <w:t xml:space="preserve"> </w:t>
      </w:r>
      <w:r w:rsidR="00214CCB" w:rsidRPr="005F7A4D">
        <w:rPr>
          <w:color w:val="000000" w:themeColor="text1"/>
        </w:rPr>
        <w:t xml:space="preserve">и </w:t>
      </w:r>
      <w:r w:rsidR="003E1F9A" w:rsidRPr="005F7A4D">
        <w:rPr>
          <w:color w:val="000000" w:themeColor="text1"/>
        </w:rPr>
        <w:t xml:space="preserve">его </w:t>
      </w:r>
      <w:r w:rsidR="00214CCB" w:rsidRPr="005F7A4D">
        <w:rPr>
          <w:color w:val="000000" w:themeColor="text1"/>
        </w:rPr>
        <w:t xml:space="preserve">исполнение </w:t>
      </w:r>
      <w:r w:rsidR="00522AC8" w:rsidRPr="005F7A4D">
        <w:rPr>
          <w:color w:val="000000" w:themeColor="text1"/>
        </w:rPr>
        <w:t>ра</w:t>
      </w:r>
      <w:r w:rsidR="00214CCB" w:rsidRPr="005F7A4D">
        <w:rPr>
          <w:color w:val="000000" w:themeColor="text1"/>
        </w:rPr>
        <w:t>ссматриваться не буду</w:t>
      </w:r>
      <w:r w:rsidR="00522AC8" w:rsidRPr="005F7A4D">
        <w:rPr>
          <w:color w:val="000000" w:themeColor="text1"/>
        </w:rPr>
        <w:t>т</w:t>
      </w:r>
      <w:r w:rsidR="00387198" w:rsidRPr="005F7A4D">
        <w:rPr>
          <w:color w:val="000000" w:themeColor="text1"/>
        </w:rPr>
        <w:t xml:space="preserve">, т. </w:t>
      </w:r>
      <w:r w:rsidR="002C434C" w:rsidRPr="005F7A4D">
        <w:rPr>
          <w:color w:val="000000" w:themeColor="text1"/>
        </w:rPr>
        <w:t>к</w:t>
      </w:r>
      <w:r w:rsidR="00387198" w:rsidRPr="005F7A4D">
        <w:rPr>
          <w:color w:val="000000" w:themeColor="text1"/>
        </w:rPr>
        <w:t>.</w:t>
      </w:r>
      <w:r w:rsidR="002C434C" w:rsidRPr="005F7A4D">
        <w:rPr>
          <w:color w:val="000000" w:themeColor="text1"/>
        </w:rPr>
        <w:t xml:space="preserve"> данные стадии лежат за </w:t>
      </w:r>
      <w:r w:rsidR="003131D1" w:rsidRPr="005F7A4D">
        <w:rPr>
          <w:color w:val="000000" w:themeColor="text1"/>
        </w:rPr>
        <w:t>рамками</w:t>
      </w:r>
      <w:r w:rsidR="00D4709A" w:rsidRPr="005F7A4D">
        <w:rPr>
          <w:color w:val="000000" w:themeColor="text1"/>
        </w:rPr>
        <w:t xml:space="preserve"> ответственности компи</w:t>
      </w:r>
      <w:r w:rsidR="002C434C" w:rsidRPr="005F7A4D">
        <w:rPr>
          <w:color w:val="000000" w:themeColor="text1"/>
        </w:rPr>
        <w:t>л</w:t>
      </w:r>
      <w:r w:rsidR="00D4709A" w:rsidRPr="005F7A4D">
        <w:rPr>
          <w:color w:val="000000" w:themeColor="text1"/>
        </w:rPr>
        <w:t>я</w:t>
      </w:r>
      <w:r w:rsidR="002C434C" w:rsidRPr="005F7A4D">
        <w:rPr>
          <w:color w:val="000000" w:themeColor="text1"/>
        </w:rPr>
        <w:t xml:space="preserve">тора </w:t>
      </w:r>
      <w:proofErr w:type="spellStart"/>
      <w:r w:rsidR="002C434C" w:rsidRPr="005F7A4D">
        <w:rPr>
          <w:color w:val="000000" w:themeColor="text1"/>
          <w:lang w:val="en-GB"/>
        </w:rPr>
        <w:t>Kotlin</w:t>
      </w:r>
      <w:proofErr w:type="spellEnd"/>
      <w:r w:rsidR="00436CDA" w:rsidRPr="005F7A4D">
        <w:rPr>
          <w:color w:val="000000" w:themeColor="text1"/>
        </w:rPr>
        <w:t>).</w:t>
      </w:r>
      <w:bookmarkEnd w:id="1482"/>
      <w:bookmarkEnd w:id="1483"/>
      <w:bookmarkEnd w:id="1484"/>
      <w:bookmarkEnd w:id="1485"/>
      <w:bookmarkEnd w:id="1486"/>
      <w:bookmarkEnd w:id="1487"/>
      <w:bookmarkEnd w:id="1488"/>
      <w:bookmarkEnd w:id="1489"/>
    </w:p>
    <w:p w14:paraId="1CDA1519" w14:textId="77777777" w:rsidR="005F4683" w:rsidRPr="005F7A4D" w:rsidRDefault="005F4683" w:rsidP="00317AAE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490" w:name="_Toc510968760"/>
      <w:bookmarkStart w:id="1491" w:name="_Toc510968941"/>
      <w:bookmarkStart w:id="1492" w:name="_Toc510985926"/>
      <w:bookmarkStart w:id="1493" w:name="_Toc512327549"/>
      <w:bookmarkStart w:id="1494" w:name="_Toc513031046"/>
      <w:bookmarkStart w:id="1495" w:name="_Toc513729699"/>
      <w:bookmarkStart w:id="1496" w:name="_Toc514515629"/>
      <w:bookmarkStart w:id="1497" w:name="_Toc514773864"/>
      <w:r w:rsidRPr="005F7A4D">
        <w:rPr>
          <w:color w:val="000000" w:themeColor="text1"/>
        </w:rPr>
        <w:t xml:space="preserve">В компиляторе </w:t>
      </w:r>
      <w:proofErr w:type="spellStart"/>
      <w:r w:rsidRPr="005F7A4D">
        <w:rPr>
          <w:color w:val="000000" w:themeColor="text1"/>
          <w:lang w:val="en-GB"/>
        </w:rPr>
        <w:t>Kotlin</w:t>
      </w:r>
      <w:proofErr w:type="spellEnd"/>
      <w:r w:rsidRPr="005F7A4D">
        <w:rPr>
          <w:color w:val="000000" w:themeColor="text1"/>
        </w:rPr>
        <w:t xml:space="preserve"> производятся следующие преобразования исходного кода:</w:t>
      </w:r>
      <w:bookmarkEnd w:id="1490"/>
      <w:bookmarkEnd w:id="1491"/>
      <w:bookmarkEnd w:id="1492"/>
      <w:bookmarkEnd w:id="1493"/>
      <w:bookmarkEnd w:id="1494"/>
      <w:bookmarkEnd w:id="1495"/>
      <w:bookmarkEnd w:id="1496"/>
      <w:bookmarkEnd w:id="1497"/>
    </w:p>
    <w:p w14:paraId="2E757AAE" w14:textId="14B6F23C" w:rsidR="00FC1F2D" w:rsidRPr="005F7A4D" w:rsidRDefault="6FB58292" w:rsidP="005C2257">
      <w:pPr>
        <w:pStyle w:val="a3"/>
        <w:numPr>
          <w:ilvl w:val="0"/>
          <w:numId w:val="3"/>
        </w:numPr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1498" w:name="_Toc510968761"/>
      <w:bookmarkStart w:id="1499" w:name="_Toc510968942"/>
      <w:bookmarkStart w:id="1500" w:name="_Toc510985927"/>
      <w:bookmarkStart w:id="1501" w:name="_Toc512327550"/>
      <w:bookmarkStart w:id="1502" w:name="_Toc513031047"/>
      <w:bookmarkStart w:id="1503" w:name="_Toc513729700"/>
      <w:bookmarkStart w:id="1504" w:name="_Toc514515630"/>
      <w:bookmarkStart w:id="1505" w:name="_Toc514773865"/>
      <w:r w:rsidRPr="005F7A4D">
        <w:rPr>
          <w:color w:val="000000" w:themeColor="text1"/>
        </w:rPr>
        <w:t xml:space="preserve">Преобразование исходного кода в набор </w:t>
      </w:r>
      <w:r w:rsidR="00D900EC" w:rsidRPr="005F7A4D">
        <w:rPr>
          <w:color w:val="000000" w:themeColor="text1"/>
        </w:rPr>
        <w:t xml:space="preserve">лексем, и, далее — в набор </w:t>
      </w:r>
      <w:proofErr w:type="spellStart"/>
      <w:r w:rsidR="00B67FBC" w:rsidRPr="005F7A4D">
        <w:rPr>
          <w:color w:val="000000" w:themeColor="text1"/>
        </w:rPr>
        <w:t>токенов</w:t>
      </w:r>
      <w:proofErr w:type="spellEnd"/>
      <w:r w:rsidRPr="005F7A4D">
        <w:rPr>
          <w:color w:val="000000" w:themeColor="text1"/>
        </w:rPr>
        <w:t xml:space="preserve"> (</w:t>
      </w:r>
      <w:proofErr w:type="spellStart"/>
      <w:r w:rsidRPr="005F7A4D">
        <w:rPr>
          <w:color w:val="000000" w:themeColor="text1"/>
        </w:rPr>
        <w:t>токенизация</w:t>
      </w:r>
      <w:proofErr w:type="spellEnd"/>
      <w:r w:rsidRPr="005F7A4D">
        <w:rPr>
          <w:color w:val="000000" w:themeColor="text1"/>
        </w:rPr>
        <w:t xml:space="preserve"> или лексический анализ);</w:t>
      </w:r>
      <w:bookmarkEnd w:id="1498"/>
      <w:bookmarkEnd w:id="1499"/>
      <w:bookmarkEnd w:id="1500"/>
      <w:bookmarkEnd w:id="1501"/>
      <w:bookmarkEnd w:id="1502"/>
      <w:bookmarkEnd w:id="1503"/>
      <w:bookmarkEnd w:id="1504"/>
      <w:bookmarkEnd w:id="1505"/>
    </w:p>
    <w:p w14:paraId="62A95C2C" w14:textId="6A377406" w:rsidR="00897217" w:rsidRPr="005F7A4D" w:rsidRDefault="6FB58292" w:rsidP="005C2257">
      <w:pPr>
        <w:pStyle w:val="a3"/>
        <w:numPr>
          <w:ilvl w:val="0"/>
          <w:numId w:val="3"/>
        </w:numPr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1506" w:name="_Toc510968762"/>
      <w:bookmarkStart w:id="1507" w:name="_Toc510968943"/>
      <w:bookmarkStart w:id="1508" w:name="_Toc510985928"/>
      <w:bookmarkStart w:id="1509" w:name="_Toc512327551"/>
      <w:bookmarkStart w:id="1510" w:name="_Toc513031048"/>
      <w:bookmarkStart w:id="1511" w:name="_Toc513729701"/>
      <w:bookmarkStart w:id="1512" w:name="_Toc514515631"/>
      <w:bookmarkStart w:id="1513" w:name="_Toc514773866"/>
      <w:r w:rsidRPr="005F7A4D">
        <w:rPr>
          <w:color w:val="000000" w:themeColor="text1"/>
        </w:rPr>
        <w:t xml:space="preserve">Построение дерева разбора на основе набора лексем (в компиляторе </w:t>
      </w:r>
      <w:proofErr w:type="spellStart"/>
      <w:r w:rsidRPr="005F7A4D">
        <w:rPr>
          <w:color w:val="000000" w:themeColor="text1"/>
          <w:lang w:val="en-GB"/>
        </w:rPr>
        <w:t>Kotlin</w:t>
      </w:r>
      <w:proofErr w:type="spellEnd"/>
      <w:r w:rsidRPr="005F7A4D">
        <w:rPr>
          <w:color w:val="000000" w:themeColor="text1"/>
        </w:rPr>
        <w:t xml:space="preserve"> данное дерево </w:t>
      </w:r>
      <w:r w:rsidR="00EA0B86" w:rsidRPr="005F7A4D">
        <w:rPr>
          <w:color w:val="000000" w:themeColor="text1"/>
        </w:rPr>
        <w:t>называется</w:t>
      </w:r>
      <w:r w:rsidRPr="005F7A4D">
        <w:rPr>
          <w:color w:val="000000" w:themeColor="text1"/>
        </w:rPr>
        <w:t xml:space="preserve"> </w:t>
      </w:r>
      <w:r w:rsidRPr="005F7A4D">
        <w:rPr>
          <w:color w:val="000000" w:themeColor="text1"/>
          <w:lang w:val="en-GB"/>
        </w:rPr>
        <w:t>PSI</w:t>
      </w:r>
      <w:r w:rsidRPr="005F7A4D">
        <w:rPr>
          <w:color w:val="000000" w:themeColor="text1"/>
        </w:rPr>
        <w:t xml:space="preserve"> — </w:t>
      </w:r>
      <w:r w:rsidRPr="005F7A4D">
        <w:rPr>
          <w:color w:val="000000" w:themeColor="text1"/>
          <w:lang w:val="en-GB"/>
        </w:rPr>
        <w:t>Program</w:t>
      </w:r>
      <w:r w:rsidRPr="005F7A4D">
        <w:rPr>
          <w:color w:val="000000" w:themeColor="text1"/>
        </w:rPr>
        <w:t xml:space="preserve"> </w:t>
      </w:r>
      <w:r w:rsidRPr="005F7A4D">
        <w:rPr>
          <w:color w:val="000000" w:themeColor="text1"/>
          <w:lang w:val="en-GB"/>
        </w:rPr>
        <w:t>Structure</w:t>
      </w:r>
      <w:r w:rsidRPr="005F7A4D">
        <w:rPr>
          <w:color w:val="000000" w:themeColor="text1"/>
        </w:rPr>
        <w:t xml:space="preserve"> </w:t>
      </w:r>
      <w:r w:rsidRPr="005F7A4D">
        <w:rPr>
          <w:color w:val="000000" w:themeColor="text1"/>
          <w:lang w:val="en-GB"/>
        </w:rPr>
        <w:t>Interface</w:t>
      </w:r>
      <w:r w:rsidRPr="005F7A4D">
        <w:rPr>
          <w:color w:val="000000" w:themeColor="text1"/>
        </w:rPr>
        <w:t xml:space="preserve"> — по общепринятой терминологии его можно назвать </w:t>
      </w:r>
      <w:r w:rsidRPr="005F7A4D">
        <w:rPr>
          <w:i/>
          <w:color w:val="000000" w:themeColor="text1"/>
        </w:rPr>
        <w:t>конкретным синтаксическим деревом</w:t>
      </w:r>
      <w:r w:rsidR="00222083" w:rsidRPr="005F7A4D">
        <w:rPr>
          <w:color w:val="000000" w:themeColor="text1"/>
        </w:rPr>
        <w:t xml:space="preserve"> или просто </w:t>
      </w:r>
      <w:r w:rsidR="00222083" w:rsidRPr="005F7A4D">
        <w:rPr>
          <w:i/>
          <w:color w:val="000000" w:themeColor="text1"/>
        </w:rPr>
        <w:t>деревом разбора</w:t>
      </w:r>
      <w:r w:rsidRPr="005F7A4D">
        <w:rPr>
          <w:color w:val="000000" w:themeColor="text1"/>
        </w:rPr>
        <w:t>);</w:t>
      </w:r>
      <w:bookmarkEnd w:id="1506"/>
      <w:bookmarkEnd w:id="1507"/>
      <w:bookmarkEnd w:id="1508"/>
      <w:bookmarkEnd w:id="1509"/>
      <w:bookmarkEnd w:id="1510"/>
      <w:bookmarkEnd w:id="1511"/>
      <w:bookmarkEnd w:id="1512"/>
      <w:bookmarkEnd w:id="1513"/>
    </w:p>
    <w:p w14:paraId="5FFCC542" w14:textId="79E212C5" w:rsidR="00C44694" w:rsidRPr="005F7A4D" w:rsidRDefault="6FB58292" w:rsidP="005C2257">
      <w:pPr>
        <w:pStyle w:val="a3"/>
        <w:numPr>
          <w:ilvl w:val="0"/>
          <w:numId w:val="3"/>
        </w:numPr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1514" w:name="_Toc510968763"/>
      <w:bookmarkStart w:id="1515" w:name="_Toc510968944"/>
      <w:bookmarkStart w:id="1516" w:name="_Toc510985929"/>
      <w:bookmarkStart w:id="1517" w:name="_Toc512327552"/>
      <w:bookmarkStart w:id="1518" w:name="_Toc513031049"/>
      <w:bookmarkStart w:id="1519" w:name="_Toc513729702"/>
      <w:bookmarkStart w:id="1520" w:name="_Toc514515632"/>
      <w:bookmarkStart w:id="1521" w:name="_Toc514773867"/>
      <w:r w:rsidRPr="005F7A4D">
        <w:rPr>
          <w:color w:val="000000" w:themeColor="text1"/>
        </w:rPr>
        <w:t xml:space="preserve">Генерация байт-кода </w:t>
      </w:r>
      <w:r w:rsidRPr="005F7A4D">
        <w:rPr>
          <w:color w:val="000000" w:themeColor="text1"/>
          <w:lang w:val="en-GB"/>
        </w:rPr>
        <w:t>JVM</w:t>
      </w:r>
      <w:r w:rsidRPr="005F7A4D">
        <w:rPr>
          <w:color w:val="000000" w:themeColor="text1"/>
        </w:rPr>
        <w:t xml:space="preserve"> на основе дерева разбора </w:t>
      </w:r>
      <w:r w:rsidRPr="005F7A4D">
        <w:rPr>
          <w:color w:val="000000" w:themeColor="text1"/>
          <w:lang w:val="en-GB"/>
        </w:rPr>
        <w:t>PSI</w:t>
      </w:r>
      <w:r w:rsidRPr="005F7A4D">
        <w:rPr>
          <w:color w:val="000000" w:themeColor="text1"/>
        </w:rPr>
        <w:t>.</w:t>
      </w:r>
      <w:bookmarkEnd w:id="1514"/>
      <w:bookmarkEnd w:id="1515"/>
      <w:bookmarkEnd w:id="1516"/>
      <w:bookmarkEnd w:id="1517"/>
      <w:bookmarkEnd w:id="1518"/>
      <w:bookmarkEnd w:id="1519"/>
      <w:bookmarkEnd w:id="1520"/>
      <w:bookmarkEnd w:id="1521"/>
    </w:p>
    <w:p w14:paraId="675E2D2C" w14:textId="0713DA3C" w:rsidR="00D634C1" w:rsidRPr="005F7A4D" w:rsidRDefault="004E10F8" w:rsidP="004E10F8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522" w:name="_Toc510968764"/>
      <w:bookmarkStart w:id="1523" w:name="_Toc510968945"/>
      <w:bookmarkStart w:id="1524" w:name="_Toc510985930"/>
      <w:bookmarkStart w:id="1525" w:name="_Toc512327553"/>
      <w:bookmarkStart w:id="1526" w:name="_Toc513031050"/>
      <w:bookmarkStart w:id="1527" w:name="_Toc513729703"/>
      <w:bookmarkStart w:id="1528" w:name="_Toc514515633"/>
      <w:bookmarkStart w:id="1529" w:name="_Toc514773868"/>
      <w:r w:rsidRPr="005F7A4D">
        <w:rPr>
          <w:color w:val="000000" w:themeColor="text1"/>
        </w:rPr>
        <w:t>Стоит отметить</w:t>
      </w:r>
      <w:r w:rsidR="00455D0B" w:rsidRPr="005F7A4D">
        <w:rPr>
          <w:color w:val="000000" w:themeColor="text1"/>
        </w:rPr>
        <w:t>, что построение дерева раз</w:t>
      </w:r>
      <w:r w:rsidRPr="005F7A4D">
        <w:rPr>
          <w:color w:val="000000" w:themeColor="text1"/>
        </w:rPr>
        <w:t xml:space="preserve">бора </w:t>
      </w:r>
      <w:r w:rsidRPr="005F7A4D">
        <w:rPr>
          <w:color w:val="000000" w:themeColor="text1"/>
          <w:lang w:val="en-GB"/>
        </w:rPr>
        <w:t>PSI</w:t>
      </w:r>
      <w:r w:rsidRPr="005F7A4D">
        <w:rPr>
          <w:color w:val="000000" w:themeColor="text1"/>
        </w:rPr>
        <w:t xml:space="preserve"> возможно на любом </w:t>
      </w:r>
      <w:r w:rsidR="00052573" w:rsidRPr="005F7A4D">
        <w:rPr>
          <w:color w:val="000000" w:themeColor="text1"/>
        </w:rPr>
        <w:t xml:space="preserve">исходном </w:t>
      </w:r>
      <w:r w:rsidRPr="005F7A4D">
        <w:rPr>
          <w:color w:val="000000" w:themeColor="text1"/>
        </w:rPr>
        <w:t>коде</w:t>
      </w:r>
      <w:r w:rsidR="00052573" w:rsidRPr="005F7A4D">
        <w:rPr>
          <w:color w:val="000000" w:themeColor="text1"/>
        </w:rPr>
        <w:t xml:space="preserve">. Для синтаксически некорректных конструкций (тех, которые не вписываются в грамматику </w:t>
      </w:r>
      <w:proofErr w:type="spellStart"/>
      <w:r w:rsidR="00052573" w:rsidRPr="005F7A4D">
        <w:rPr>
          <w:color w:val="000000" w:themeColor="text1"/>
          <w:lang w:val="en-GB"/>
        </w:rPr>
        <w:t>Kotlin</w:t>
      </w:r>
      <w:proofErr w:type="spellEnd"/>
      <w:r w:rsidR="00052573" w:rsidRPr="005F7A4D">
        <w:rPr>
          <w:color w:val="000000" w:themeColor="text1"/>
        </w:rPr>
        <w:t>)</w:t>
      </w:r>
      <w:r w:rsidR="00455D0B" w:rsidRPr="005F7A4D">
        <w:rPr>
          <w:color w:val="000000" w:themeColor="text1"/>
        </w:rPr>
        <w:t xml:space="preserve"> в дереве разбора будет создаваться узел специального </w:t>
      </w:r>
      <w:commentRangeStart w:id="1530"/>
      <w:r w:rsidR="00455D0B" w:rsidRPr="005F7A4D">
        <w:rPr>
          <w:color w:val="000000" w:themeColor="text1"/>
        </w:rPr>
        <w:t>т</w:t>
      </w:r>
      <w:r w:rsidR="001B6844" w:rsidRPr="005F7A4D">
        <w:rPr>
          <w:color w:val="000000" w:themeColor="text1"/>
        </w:rPr>
        <w:t>ипа</w:t>
      </w:r>
      <w:ins w:id="1531" w:author="Microsoft Office User" w:date="2018-05-21T21:08:00Z">
        <w:r w:rsidR="00D25B69">
          <w:rPr>
            <w:color w:val="000000" w:themeColor="text1"/>
          </w:rPr>
          <w:t>.</w:t>
        </w:r>
      </w:ins>
      <w:del w:id="1532" w:author="Microsoft Office User" w:date="2018-05-21T21:08:00Z">
        <w:r w:rsidR="001B6844" w:rsidRPr="005F7A4D" w:rsidDel="00D25B69">
          <w:rPr>
            <w:color w:val="000000" w:themeColor="text1"/>
          </w:rPr>
          <w:delText>;</w:delText>
        </w:r>
      </w:del>
      <w:r w:rsidR="001B6844" w:rsidRPr="005F7A4D">
        <w:rPr>
          <w:color w:val="000000" w:themeColor="text1"/>
        </w:rPr>
        <w:t xml:space="preserve"> </w:t>
      </w:r>
      <w:proofErr w:type="gramStart"/>
      <w:ins w:id="1533" w:author="Microsoft Office User" w:date="2018-05-21T21:08:00Z">
        <w:r w:rsidR="00D25B69">
          <w:rPr>
            <w:color w:val="000000" w:themeColor="text1"/>
          </w:rPr>
          <w:t>В</w:t>
        </w:r>
      </w:ins>
      <w:proofErr w:type="gramEnd"/>
      <w:del w:id="1534" w:author="Microsoft Office User" w:date="2018-05-21T21:08:00Z">
        <w:r w:rsidR="001B6844" w:rsidRPr="005F7A4D" w:rsidDel="00D25B69">
          <w:rPr>
            <w:color w:val="000000" w:themeColor="text1"/>
          </w:rPr>
          <w:delText>в</w:delText>
        </w:r>
      </w:del>
      <w:r w:rsidR="006A4A48" w:rsidRPr="005F7A4D">
        <w:rPr>
          <w:color w:val="000000" w:themeColor="text1"/>
        </w:rPr>
        <w:t xml:space="preserve"> то время,</w:t>
      </w:r>
      <w:commentRangeEnd w:id="1530"/>
      <w:r w:rsidR="007656D7">
        <w:rPr>
          <w:rStyle w:val="af3"/>
          <w:rFonts w:asciiTheme="minorHAnsi" w:eastAsiaTheme="minorHAnsi" w:hAnsiTheme="minorHAnsi" w:cstheme="minorBidi"/>
          <w:lang w:eastAsia="en-US"/>
        </w:rPr>
        <w:commentReference w:id="1530"/>
      </w:r>
      <w:r w:rsidR="006A4A48" w:rsidRPr="005F7A4D">
        <w:rPr>
          <w:color w:val="000000" w:themeColor="text1"/>
        </w:rPr>
        <w:t xml:space="preserve"> как генерация </w:t>
      </w:r>
      <w:r w:rsidR="00622369" w:rsidRPr="005F7A4D">
        <w:rPr>
          <w:color w:val="000000" w:themeColor="text1"/>
        </w:rPr>
        <w:t>байт-</w:t>
      </w:r>
      <w:r w:rsidR="006A4A48" w:rsidRPr="005F7A4D">
        <w:rPr>
          <w:color w:val="000000" w:themeColor="text1"/>
        </w:rPr>
        <w:t xml:space="preserve">кода </w:t>
      </w:r>
      <w:r w:rsidR="006A4A48" w:rsidRPr="005F7A4D">
        <w:rPr>
          <w:color w:val="000000" w:themeColor="text1"/>
          <w:lang w:val="en-GB"/>
        </w:rPr>
        <w:t>JVM</w:t>
      </w:r>
      <w:r w:rsidR="00A827D9" w:rsidRPr="005F7A4D">
        <w:rPr>
          <w:color w:val="000000" w:themeColor="text1"/>
        </w:rPr>
        <w:t xml:space="preserve"> по исходному </w:t>
      </w:r>
      <w:r w:rsidR="00A827D9" w:rsidRPr="005F7A4D">
        <w:rPr>
          <w:color w:val="000000" w:themeColor="text1"/>
        </w:rPr>
        <w:lastRenderedPageBreak/>
        <w:t>коду с</w:t>
      </w:r>
      <w:r w:rsidR="006A4A48" w:rsidRPr="005F7A4D">
        <w:rPr>
          <w:color w:val="000000" w:themeColor="text1"/>
        </w:rPr>
        <w:t xml:space="preserve"> синтаксически и</w:t>
      </w:r>
      <w:r w:rsidR="00A827D9" w:rsidRPr="005F7A4D">
        <w:rPr>
          <w:color w:val="000000" w:themeColor="text1"/>
        </w:rPr>
        <w:t>/или</w:t>
      </w:r>
      <w:r w:rsidR="006A4A48" w:rsidRPr="005F7A4D">
        <w:rPr>
          <w:color w:val="000000" w:themeColor="text1"/>
        </w:rPr>
        <w:t xml:space="preserve"> семантически</w:t>
      </w:r>
      <w:r w:rsidR="00A827D9" w:rsidRPr="005F7A4D">
        <w:rPr>
          <w:color w:val="000000" w:themeColor="text1"/>
        </w:rPr>
        <w:t xml:space="preserve"> некорректными</w:t>
      </w:r>
      <w:r w:rsidR="000A7B48" w:rsidRPr="005F7A4D">
        <w:rPr>
          <w:color w:val="000000" w:themeColor="text1"/>
        </w:rPr>
        <w:t xml:space="preserve"> конструкциями</w:t>
      </w:r>
      <w:r w:rsidR="006A4A48" w:rsidRPr="005F7A4D">
        <w:rPr>
          <w:color w:val="000000" w:themeColor="text1"/>
        </w:rPr>
        <w:t xml:space="preserve"> невозможна.</w:t>
      </w:r>
      <w:bookmarkEnd w:id="1522"/>
      <w:bookmarkEnd w:id="1523"/>
      <w:bookmarkEnd w:id="1524"/>
      <w:bookmarkEnd w:id="1525"/>
      <w:bookmarkEnd w:id="1526"/>
      <w:bookmarkEnd w:id="1527"/>
      <w:bookmarkEnd w:id="1528"/>
      <w:bookmarkEnd w:id="1529"/>
    </w:p>
    <w:p w14:paraId="74941857" w14:textId="2D9B40D1" w:rsidR="00203CFA" w:rsidRPr="005F7A4D" w:rsidRDefault="00203CFA" w:rsidP="004E10F8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535" w:name="_Toc510968765"/>
      <w:bookmarkStart w:id="1536" w:name="_Toc510968946"/>
      <w:bookmarkStart w:id="1537" w:name="_Toc510985931"/>
      <w:bookmarkStart w:id="1538" w:name="_Toc512327554"/>
      <w:bookmarkStart w:id="1539" w:name="_Toc513031051"/>
      <w:bookmarkStart w:id="1540" w:name="_Toc513729704"/>
      <w:bookmarkStart w:id="1541" w:name="_Toc514515634"/>
      <w:del w:id="1542" w:author="Microsoft Office User" w:date="2018-05-21T21:09:00Z">
        <w:r w:rsidRPr="005F7A4D" w:rsidDel="007558C7">
          <w:rPr>
            <w:color w:val="000000" w:themeColor="text1"/>
          </w:rPr>
          <w:delText>К сожалению</w:delText>
        </w:r>
      </w:del>
      <w:bookmarkStart w:id="1543" w:name="_Toc514773869"/>
      <w:ins w:id="1544" w:author="Microsoft Office User" w:date="2018-05-21T21:09:00Z">
        <w:r w:rsidR="007558C7">
          <w:rPr>
            <w:color w:val="000000" w:themeColor="text1"/>
          </w:rPr>
          <w:t>Н</w:t>
        </w:r>
      </w:ins>
      <w:del w:id="1545" w:author="Microsoft Office User" w:date="2018-05-21T21:09:00Z">
        <w:r w:rsidRPr="005F7A4D" w:rsidDel="007558C7">
          <w:rPr>
            <w:color w:val="000000" w:themeColor="text1"/>
          </w:rPr>
          <w:delText>, н</w:delText>
        </w:r>
      </w:del>
      <w:r w:rsidRPr="005F7A4D">
        <w:rPr>
          <w:color w:val="000000" w:themeColor="text1"/>
        </w:rPr>
        <w:t xml:space="preserve">а данный момент в компиляторе </w:t>
      </w:r>
      <w:proofErr w:type="spellStart"/>
      <w:r w:rsidRPr="005F7A4D">
        <w:rPr>
          <w:color w:val="000000" w:themeColor="text1"/>
          <w:lang w:val="en-GB"/>
        </w:rPr>
        <w:t>Kotlin</w:t>
      </w:r>
      <w:proofErr w:type="spellEnd"/>
      <w:r w:rsidRPr="005F7A4D">
        <w:rPr>
          <w:color w:val="000000" w:themeColor="text1"/>
        </w:rPr>
        <w:t xml:space="preserve"> нет представления исходного кода в виде абстрактного синтаксического дерева </w:t>
      </w:r>
      <w:r w:rsidR="001E387C" w:rsidRPr="005F7A4D">
        <w:rPr>
          <w:color w:val="000000" w:themeColor="text1"/>
        </w:rPr>
        <w:t xml:space="preserve">при компиляции в </w:t>
      </w:r>
      <w:r w:rsidR="00C70DC5" w:rsidRPr="005F7A4D">
        <w:rPr>
          <w:color w:val="000000" w:themeColor="text1"/>
          <w:lang w:val="en-GB"/>
        </w:rPr>
        <w:t>JVM</w:t>
      </w:r>
      <w:r w:rsidR="00C70DC5" w:rsidRPr="005F7A4D">
        <w:rPr>
          <w:color w:val="000000" w:themeColor="text1"/>
        </w:rPr>
        <w:t xml:space="preserve"> байт-код.</w:t>
      </w:r>
      <w:r w:rsidR="00735AE8" w:rsidRPr="005F7A4D">
        <w:rPr>
          <w:color w:val="000000" w:themeColor="text1"/>
        </w:rPr>
        <w:t xml:space="preserve"> Генерация </w:t>
      </w:r>
      <w:r w:rsidR="00735AE8" w:rsidRPr="005F7A4D">
        <w:rPr>
          <w:color w:val="000000" w:themeColor="text1"/>
          <w:lang w:val="en-GB"/>
        </w:rPr>
        <w:t>JVM</w:t>
      </w:r>
      <w:r w:rsidR="00735AE8" w:rsidRPr="005F7A4D">
        <w:rPr>
          <w:color w:val="000000" w:themeColor="text1"/>
        </w:rPr>
        <w:t xml:space="preserve"> байт-кода </w:t>
      </w:r>
      <w:r w:rsidR="0026097D" w:rsidRPr="005F7A4D">
        <w:rPr>
          <w:color w:val="000000" w:themeColor="text1"/>
        </w:rPr>
        <w:t xml:space="preserve">производится напрямую по дереву разбора </w:t>
      </w:r>
      <w:r w:rsidR="0026097D" w:rsidRPr="005F7A4D">
        <w:rPr>
          <w:color w:val="000000" w:themeColor="text1"/>
          <w:lang w:val="en-GB"/>
        </w:rPr>
        <w:t>PSI</w:t>
      </w:r>
      <w:r w:rsidR="0026097D" w:rsidRPr="005F7A4D">
        <w:rPr>
          <w:color w:val="000000" w:themeColor="text1"/>
        </w:rPr>
        <w:t>.</w:t>
      </w:r>
      <w:bookmarkEnd w:id="1535"/>
      <w:bookmarkEnd w:id="1536"/>
      <w:bookmarkEnd w:id="1537"/>
      <w:bookmarkEnd w:id="1538"/>
      <w:bookmarkEnd w:id="1539"/>
      <w:bookmarkEnd w:id="1540"/>
      <w:bookmarkEnd w:id="1541"/>
      <w:bookmarkEnd w:id="1543"/>
    </w:p>
    <w:p w14:paraId="237F3025" w14:textId="66669F59" w:rsidR="00D634C1" w:rsidRPr="005F7A4D" w:rsidRDefault="0045226B" w:rsidP="004E10F8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546" w:name="_Toc510968766"/>
      <w:bookmarkStart w:id="1547" w:name="_Toc510968947"/>
      <w:bookmarkStart w:id="1548" w:name="_Toc510985932"/>
      <w:bookmarkStart w:id="1549" w:name="_Toc512327555"/>
      <w:bookmarkStart w:id="1550" w:name="_Toc513031052"/>
      <w:bookmarkStart w:id="1551" w:name="_Toc513729705"/>
      <w:bookmarkStart w:id="1552" w:name="_Toc514515635"/>
      <w:bookmarkStart w:id="1553" w:name="_Toc514773870"/>
      <w:r w:rsidRPr="005F7A4D">
        <w:rPr>
          <w:color w:val="000000" w:themeColor="text1"/>
        </w:rPr>
        <w:t xml:space="preserve">Дерево разбора </w:t>
      </w:r>
      <w:r w:rsidRPr="005F7A4D">
        <w:rPr>
          <w:color w:val="000000" w:themeColor="text1"/>
          <w:lang w:val="en-GB"/>
        </w:rPr>
        <w:t>PSI</w:t>
      </w:r>
      <w:r w:rsidRPr="005F7A4D">
        <w:rPr>
          <w:color w:val="000000" w:themeColor="text1"/>
        </w:rPr>
        <w:t>, как уже было сказано,</w:t>
      </w:r>
      <w:r w:rsidR="00A21E94" w:rsidRPr="005F7A4D">
        <w:rPr>
          <w:color w:val="000000" w:themeColor="text1"/>
        </w:rPr>
        <w:t xml:space="preserve"> представляет из себя конкретное</w:t>
      </w:r>
      <w:r w:rsidRPr="005F7A4D">
        <w:rPr>
          <w:color w:val="000000" w:themeColor="text1"/>
        </w:rPr>
        <w:t xml:space="preserve"> синтаксическое дерево</w:t>
      </w:r>
      <w:r w:rsidR="0071554D" w:rsidRPr="005F7A4D">
        <w:rPr>
          <w:color w:val="000000" w:themeColor="text1"/>
        </w:rPr>
        <w:t xml:space="preserve">. </w:t>
      </w:r>
      <w:r w:rsidR="00CB5A2C" w:rsidRPr="005F7A4D">
        <w:rPr>
          <w:color w:val="000000" w:themeColor="text1"/>
        </w:rPr>
        <w:t>В отличие от абстрактного синтаксического дерева в нём</w:t>
      </w:r>
      <w:r w:rsidR="007F0A0C" w:rsidRPr="005F7A4D">
        <w:rPr>
          <w:color w:val="000000" w:themeColor="text1"/>
        </w:rPr>
        <w:t xml:space="preserve"> </w:t>
      </w:r>
      <w:r w:rsidR="00133A42" w:rsidRPr="005F7A4D">
        <w:rPr>
          <w:color w:val="000000" w:themeColor="text1"/>
        </w:rPr>
        <w:t xml:space="preserve">в том числе </w:t>
      </w:r>
      <w:r w:rsidR="003A60A6" w:rsidRPr="005F7A4D">
        <w:rPr>
          <w:color w:val="000000" w:themeColor="text1"/>
        </w:rPr>
        <w:t>содержат</w:t>
      </w:r>
      <w:r w:rsidR="0071554D" w:rsidRPr="005F7A4D">
        <w:rPr>
          <w:color w:val="000000" w:themeColor="text1"/>
        </w:rPr>
        <w:t>ся узлы, несущие исключ</w:t>
      </w:r>
      <w:r w:rsidR="00AD42DB" w:rsidRPr="005F7A4D">
        <w:rPr>
          <w:color w:val="000000" w:themeColor="text1"/>
        </w:rPr>
        <w:t>ительно синтаксический характер</w:t>
      </w:r>
      <w:r w:rsidR="0071554D" w:rsidRPr="005F7A4D">
        <w:rPr>
          <w:color w:val="000000" w:themeColor="text1"/>
        </w:rPr>
        <w:t xml:space="preserve"> (не несущие семантический</w:t>
      </w:r>
      <w:r w:rsidR="00254544" w:rsidRPr="005F7A4D">
        <w:rPr>
          <w:color w:val="000000" w:themeColor="text1"/>
        </w:rPr>
        <w:t xml:space="preserve"> характер</w:t>
      </w:r>
      <w:r w:rsidR="0071554D" w:rsidRPr="005F7A4D">
        <w:rPr>
          <w:color w:val="000000" w:themeColor="text1"/>
        </w:rPr>
        <w:t xml:space="preserve"> с точки зрения целевого языка — например, отступы, пробелы, </w:t>
      </w:r>
      <w:r w:rsidR="00E51E65" w:rsidRPr="005F7A4D">
        <w:rPr>
          <w:color w:val="000000" w:themeColor="text1"/>
        </w:rPr>
        <w:t>комментарии и т. д.</w:t>
      </w:r>
      <w:r w:rsidR="00466A2A" w:rsidRPr="005F7A4D">
        <w:rPr>
          <w:color w:val="000000" w:themeColor="text1"/>
        </w:rPr>
        <w:t>)</w:t>
      </w:r>
      <w:r w:rsidR="00676B30" w:rsidRPr="005F7A4D">
        <w:rPr>
          <w:color w:val="000000" w:themeColor="text1"/>
        </w:rPr>
        <w:t>.</w:t>
      </w:r>
      <w:r w:rsidR="006265D0" w:rsidRPr="005F7A4D">
        <w:rPr>
          <w:color w:val="000000" w:themeColor="text1"/>
        </w:rPr>
        <w:t xml:space="preserve"> </w:t>
      </w:r>
      <w:r w:rsidR="00D24074" w:rsidRPr="005F7A4D">
        <w:rPr>
          <w:color w:val="000000" w:themeColor="text1"/>
        </w:rPr>
        <w:t>Листья данного дерева</w:t>
      </w:r>
      <w:r w:rsidR="00325973" w:rsidRPr="005F7A4D">
        <w:rPr>
          <w:color w:val="000000" w:themeColor="text1"/>
        </w:rPr>
        <w:t xml:space="preserve">, как правило, соответствуют </w:t>
      </w:r>
      <w:r w:rsidR="00217DFE" w:rsidRPr="005F7A4D">
        <w:rPr>
          <w:color w:val="000000" w:themeColor="text1"/>
        </w:rPr>
        <w:t>конкретным</w:t>
      </w:r>
      <w:r w:rsidR="00904EC2" w:rsidRPr="005F7A4D">
        <w:rPr>
          <w:color w:val="000000" w:themeColor="text1"/>
        </w:rPr>
        <w:t xml:space="preserve"> </w:t>
      </w:r>
      <w:proofErr w:type="spellStart"/>
      <w:r w:rsidR="003F248D" w:rsidRPr="005F7A4D">
        <w:rPr>
          <w:color w:val="000000" w:themeColor="text1"/>
        </w:rPr>
        <w:t>токенам</w:t>
      </w:r>
      <w:proofErr w:type="spellEnd"/>
      <w:r w:rsidR="00F15837" w:rsidRPr="005F7A4D">
        <w:rPr>
          <w:color w:val="000000" w:themeColor="text1"/>
        </w:rPr>
        <w:t xml:space="preserve"> (</w:t>
      </w:r>
      <w:r w:rsidR="00D4324F" w:rsidRPr="005F7A4D">
        <w:rPr>
          <w:color w:val="000000" w:themeColor="text1"/>
        </w:rPr>
        <w:t>таким образом, список листьев данного д</w:t>
      </w:r>
      <w:r w:rsidR="00E5627E" w:rsidRPr="005F7A4D">
        <w:rPr>
          <w:color w:val="000000" w:themeColor="text1"/>
        </w:rPr>
        <w:t xml:space="preserve">ерева является набором </w:t>
      </w:r>
      <w:proofErr w:type="spellStart"/>
      <w:r w:rsidR="00861C71" w:rsidRPr="005F7A4D">
        <w:rPr>
          <w:color w:val="000000" w:themeColor="text1"/>
        </w:rPr>
        <w:t>токенов</w:t>
      </w:r>
      <w:proofErr w:type="spellEnd"/>
      <w:r w:rsidR="00E5627E" w:rsidRPr="005F7A4D">
        <w:rPr>
          <w:color w:val="000000" w:themeColor="text1"/>
        </w:rPr>
        <w:t>, которые</w:t>
      </w:r>
      <w:r w:rsidR="003A60A6" w:rsidRPr="005F7A4D">
        <w:rPr>
          <w:color w:val="000000" w:themeColor="text1"/>
        </w:rPr>
        <w:t>,</w:t>
      </w:r>
      <w:r w:rsidR="005F19E6" w:rsidRPr="005F7A4D">
        <w:rPr>
          <w:color w:val="000000" w:themeColor="text1"/>
        </w:rPr>
        <w:t xml:space="preserve"> в свою очередь</w:t>
      </w:r>
      <w:r w:rsidR="003A60A6" w:rsidRPr="005F7A4D">
        <w:rPr>
          <w:color w:val="000000" w:themeColor="text1"/>
        </w:rPr>
        <w:t>,</w:t>
      </w:r>
      <w:r w:rsidR="00E5627E" w:rsidRPr="005F7A4D">
        <w:rPr>
          <w:color w:val="000000" w:themeColor="text1"/>
        </w:rPr>
        <w:t xml:space="preserve"> являются результатом работы лексического анализатор</w:t>
      </w:r>
      <w:r w:rsidR="007A32E5" w:rsidRPr="005F7A4D">
        <w:rPr>
          <w:color w:val="000000" w:themeColor="text1"/>
        </w:rPr>
        <w:t>а</w:t>
      </w:r>
      <w:r w:rsidR="00F15837" w:rsidRPr="005F7A4D">
        <w:rPr>
          <w:color w:val="000000" w:themeColor="text1"/>
        </w:rPr>
        <w:t>)</w:t>
      </w:r>
      <w:r w:rsidR="00D63A6F" w:rsidRPr="005F7A4D">
        <w:rPr>
          <w:color w:val="000000" w:themeColor="text1"/>
        </w:rPr>
        <w:t>.</w:t>
      </w:r>
      <w:r w:rsidR="00144794" w:rsidRPr="005F7A4D">
        <w:rPr>
          <w:color w:val="000000" w:themeColor="text1"/>
        </w:rPr>
        <w:t xml:space="preserve"> Корень дерева разбора </w:t>
      </w:r>
      <w:r w:rsidR="00144794" w:rsidRPr="005F7A4D">
        <w:rPr>
          <w:color w:val="000000" w:themeColor="text1"/>
          <w:lang w:val="en-GB"/>
        </w:rPr>
        <w:t>PSI</w:t>
      </w:r>
      <w:r w:rsidR="00144794" w:rsidRPr="005F7A4D">
        <w:rPr>
          <w:color w:val="000000" w:themeColor="text1"/>
        </w:rPr>
        <w:t xml:space="preserve"> является узлом с типом </w:t>
      </w:r>
      <w:r w:rsidR="00144794" w:rsidRPr="005F7A4D">
        <w:rPr>
          <w:color w:val="000000" w:themeColor="text1"/>
          <w:lang w:val="en-GB"/>
        </w:rPr>
        <w:t>FILE</w:t>
      </w:r>
      <w:r w:rsidR="00BD00C9" w:rsidRPr="005F7A4D">
        <w:rPr>
          <w:color w:val="000000" w:themeColor="text1"/>
        </w:rPr>
        <w:t>, который представляет весь исходный код анализируемого файла.</w:t>
      </w:r>
      <w:r w:rsidR="000F30E4" w:rsidRPr="005F7A4D">
        <w:rPr>
          <w:color w:val="000000" w:themeColor="text1"/>
        </w:rPr>
        <w:t xml:space="preserve"> </w:t>
      </w:r>
      <w:r w:rsidR="006F5798" w:rsidRPr="005F7A4D">
        <w:rPr>
          <w:color w:val="000000" w:themeColor="text1"/>
        </w:rPr>
        <w:t>Таким образом,</w:t>
      </w:r>
      <w:r w:rsidR="00921BAB" w:rsidRPr="005F7A4D">
        <w:rPr>
          <w:color w:val="000000" w:themeColor="text1"/>
        </w:rPr>
        <w:t xml:space="preserve"> по</w:t>
      </w:r>
      <w:r w:rsidR="00AF2048" w:rsidRPr="005F7A4D">
        <w:rPr>
          <w:color w:val="000000" w:themeColor="text1"/>
        </w:rPr>
        <w:t xml:space="preserve"> данному дереву </w:t>
      </w:r>
      <w:r w:rsidR="005C4FA4" w:rsidRPr="005F7A4D">
        <w:rPr>
          <w:color w:val="000000" w:themeColor="text1"/>
        </w:rPr>
        <w:t>разбора</w:t>
      </w:r>
      <w:r w:rsidR="00AF2048" w:rsidRPr="005F7A4D">
        <w:rPr>
          <w:color w:val="000000" w:themeColor="text1"/>
        </w:rPr>
        <w:t xml:space="preserve"> может быть однозначно восстановлен исходный код программы.</w:t>
      </w:r>
      <w:bookmarkEnd w:id="1546"/>
      <w:bookmarkEnd w:id="1547"/>
      <w:bookmarkEnd w:id="1548"/>
      <w:bookmarkEnd w:id="1549"/>
      <w:bookmarkEnd w:id="1550"/>
      <w:bookmarkEnd w:id="1551"/>
      <w:bookmarkEnd w:id="1552"/>
      <w:bookmarkEnd w:id="1553"/>
    </w:p>
    <w:p w14:paraId="6166C791" w14:textId="25495F3D" w:rsidR="00D634C1" w:rsidRPr="005F7A4D" w:rsidRDefault="6FB58292" w:rsidP="6FB58292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1554" w:name="_Toc514773871"/>
      <w:r w:rsidRPr="005F7A4D">
        <w:rPr>
          <w:b/>
          <w:bCs/>
          <w:caps/>
          <w:color w:val="000000" w:themeColor="text1"/>
        </w:rPr>
        <w:t xml:space="preserve">1.2 </w:t>
      </w:r>
      <w:del w:id="1555" w:author="Microsoft Office User" w:date="2018-05-21T21:13:00Z">
        <w:r w:rsidRPr="005F7A4D" w:rsidDel="002233B2">
          <w:rPr>
            <w:b/>
            <w:bCs/>
            <w:color w:val="000000" w:themeColor="text1"/>
          </w:rPr>
          <w:delText>Постановка задачи</w:delText>
        </w:r>
      </w:del>
      <w:ins w:id="1556" w:author="Microsoft Office User" w:date="2018-05-21T21:13:00Z">
        <w:r w:rsidR="002233B2">
          <w:rPr>
            <w:b/>
            <w:bCs/>
            <w:color w:val="000000" w:themeColor="text1"/>
          </w:rPr>
          <w:t>Уточнение постановки задачи</w:t>
        </w:r>
      </w:ins>
      <w:bookmarkEnd w:id="1554"/>
    </w:p>
    <w:p w14:paraId="7A4F9301" w14:textId="52EB4765" w:rsidR="00242CE8" w:rsidRPr="005F7A4D" w:rsidDel="00136A9B" w:rsidRDefault="00242CE8" w:rsidP="6FB58292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del w:id="1557" w:author="Microsoft Office User" w:date="2018-05-21T21:21:00Z"/>
          <w:caps/>
          <w:color w:val="000000" w:themeColor="text1"/>
        </w:rPr>
      </w:pPr>
      <w:del w:id="1558" w:author="Microsoft Office User" w:date="2018-05-21T21:21:00Z">
        <w:r w:rsidRPr="005F7A4D" w:rsidDel="00136A9B">
          <w:rPr>
            <w:b/>
            <w:color w:val="000000" w:themeColor="text1"/>
            <w:szCs w:val="28"/>
          </w:rPr>
          <w:tab/>
        </w:r>
        <w:bookmarkStart w:id="1559" w:name="_Toc510968768"/>
        <w:bookmarkStart w:id="1560" w:name="_Toc510968949"/>
        <w:bookmarkStart w:id="1561" w:name="_Toc510985934"/>
        <w:bookmarkStart w:id="1562" w:name="_Toc512327557"/>
        <w:bookmarkStart w:id="1563" w:name="_Toc513031054"/>
        <w:bookmarkStart w:id="1564" w:name="_Toc513729707"/>
        <w:bookmarkStart w:id="1565" w:name="_Toc514515637"/>
        <w:r w:rsidR="00BE78CE" w:rsidRPr="005F7A4D" w:rsidDel="00136A9B">
          <w:rPr>
            <w:color w:val="000000" w:themeColor="text1"/>
          </w:rPr>
          <w:delText>После освещения предметной области</w:delText>
        </w:r>
        <w:r w:rsidR="003F1F92" w:rsidRPr="005F7A4D" w:rsidDel="00136A9B">
          <w:rPr>
            <w:color w:val="000000" w:themeColor="text1"/>
          </w:rPr>
          <w:delText xml:space="preserve"> — того, как происходит компиляция кода на </w:delText>
        </w:r>
        <w:r w:rsidR="003F1F92" w:rsidRPr="005F7A4D" w:rsidDel="00136A9B">
          <w:rPr>
            <w:color w:val="000000" w:themeColor="text1"/>
            <w:lang w:val="en-GB"/>
          </w:rPr>
          <w:delText>Kotlin</w:delText>
        </w:r>
        <w:r w:rsidR="003F1F92" w:rsidRPr="005F7A4D" w:rsidDel="00136A9B">
          <w:rPr>
            <w:color w:val="000000" w:themeColor="text1"/>
          </w:rPr>
          <w:delText xml:space="preserve"> в компиляторе, и в каких представлениях он может находиться, можно </w:delText>
        </w:r>
        <w:r w:rsidR="00A515C7" w:rsidRPr="005F7A4D" w:rsidDel="00136A9B">
          <w:rPr>
            <w:color w:val="000000" w:themeColor="text1"/>
          </w:rPr>
          <w:delText>определить</w:delText>
        </w:r>
        <w:r w:rsidR="003F1F92" w:rsidRPr="005F7A4D" w:rsidDel="00136A9B">
          <w:rPr>
            <w:color w:val="000000" w:themeColor="text1"/>
          </w:rPr>
          <w:delText xml:space="preserve"> задачу для исследования и ра</w:delText>
        </w:r>
        <w:r w:rsidR="004B3776" w:rsidRPr="005F7A4D" w:rsidDel="00136A9B">
          <w:rPr>
            <w:color w:val="000000" w:themeColor="text1"/>
          </w:rPr>
          <w:delText>зработки</w:delText>
        </w:r>
        <w:r w:rsidR="003F1F92" w:rsidRPr="005F7A4D" w:rsidDel="00136A9B">
          <w:rPr>
            <w:color w:val="000000" w:themeColor="text1"/>
          </w:rPr>
          <w:delText>.</w:delText>
        </w:r>
        <w:bookmarkEnd w:id="1559"/>
        <w:bookmarkEnd w:id="1560"/>
        <w:bookmarkEnd w:id="1561"/>
        <w:bookmarkEnd w:id="1562"/>
        <w:bookmarkEnd w:id="1563"/>
        <w:bookmarkEnd w:id="1564"/>
        <w:bookmarkEnd w:id="1565"/>
      </w:del>
    </w:p>
    <w:p w14:paraId="0DAF6B42" w14:textId="59791DC2" w:rsidR="00DB3BFD" w:rsidRPr="005F7A4D" w:rsidDel="00136A9B" w:rsidRDefault="00486ED0" w:rsidP="004E10F8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del w:id="1566" w:author="Microsoft Office User" w:date="2018-05-21T21:21:00Z"/>
          <w:color w:val="000000" w:themeColor="text1"/>
          <w:szCs w:val="28"/>
        </w:rPr>
      </w:pPr>
      <w:del w:id="1567" w:author="Microsoft Office User" w:date="2018-05-21T21:21:00Z">
        <w:r w:rsidRPr="005F7A4D" w:rsidDel="00136A9B">
          <w:rPr>
            <w:color w:val="000000" w:themeColor="text1"/>
            <w:szCs w:val="28"/>
          </w:rPr>
          <w:tab/>
        </w:r>
        <w:bookmarkStart w:id="1568" w:name="_Toc510968769"/>
        <w:bookmarkStart w:id="1569" w:name="_Toc510968950"/>
        <w:bookmarkStart w:id="1570" w:name="_Toc510985935"/>
        <w:bookmarkStart w:id="1571" w:name="_Toc512327558"/>
        <w:bookmarkStart w:id="1572" w:name="_Toc513031055"/>
        <w:bookmarkStart w:id="1573" w:name="_Toc513729708"/>
        <w:bookmarkStart w:id="1574" w:name="_Toc514515638"/>
        <w:r w:rsidR="00D4157E" w:rsidRPr="005F7A4D" w:rsidDel="00136A9B">
          <w:rPr>
            <w:color w:val="000000" w:themeColor="text1"/>
            <w:szCs w:val="28"/>
          </w:rPr>
          <w:delText xml:space="preserve">Задачей будет являться анализ исходного кода на </w:delText>
        </w:r>
        <w:r w:rsidR="00D4157E" w:rsidRPr="005F7A4D" w:rsidDel="00136A9B">
          <w:rPr>
            <w:color w:val="000000" w:themeColor="text1"/>
            <w:szCs w:val="28"/>
            <w:lang w:val="en-GB"/>
          </w:rPr>
          <w:delText>Kotlin</w:delText>
        </w:r>
        <w:r w:rsidR="00D4157E" w:rsidRPr="005F7A4D" w:rsidDel="00136A9B">
          <w:rPr>
            <w:color w:val="000000" w:themeColor="text1"/>
            <w:szCs w:val="28"/>
          </w:rPr>
          <w:delText xml:space="preserve"> в представлении в виде дерева разбора </w:delText>
        </w:r>
        <w:r w:rsidR="00D4157E" w:rsidRPr="005F7A4D" w:rsidDel="00136A9B">
          <w:rPr>
            <w:color w:val="000000" w:themeColor="text1"/>
            <w:szCs w:val="28"/>
            <w:lang w:val="en-GB"/>
          </w:rPr>
          <w:delText>PSI</w:delText>
        </w:r>
        <w:r w:rsidR="00D4157E" w:rsidRPr="005F7A4D" w:rsidDel="00136A9B">
          <w:rPr>
            <w:color w:val="000000" w:themeColor="text1"/>
            <w:szCs w:val="28"/>
          </w:rPr>
          <w:delText xml:space="preserve">, а также сгенерированного по нему </w:delText>
        </w:r>
        <w:r w:rsidR="00DC7BDD" w:rsidRPr="005F7A4D" w:rsidDel="00136A9B">
          <w:rPr>
            <w:color w:val="000000" w:themeColor="text1"/>
            <w:szCs w:val="28"/>
            <w:lang w:val="en-GB"/>
          </w:rPr>
          <w:delText>JVM</w:delText>
        </w:r>
        <w:r w:rsidR="00DC7BDD" w:rsidRPr="005F7A4D" w:rsidDel="00136A9B">
          <w:rPr>
            <w:color w:val="000000" w:themeColor="text1"/>
            <w:szCs w:val="28"/>
          </w:rPr>
          <w:delText xml:space="preserve"> </w:delText>
        </w:r>
        <w:r w:rsidR="00D4157E" w:rsidRPr="005F7A4D" w:rsidDel="00136A9B">
          <w:rPr>
            <w:color w:val="000000" w:themeColor="text1"/>
            <w:szCs w:val="28"/>
          </w:rPr>
          <w:delText>байт-код</w:delText>
        </w:r>
        <w:r w:rsidR="00DC7BDD" w:rsidRPr="005F7A4D" w:rsidDel="00136A9B">
          <w:rPr>
            <w:color w:val="000000" w:themeColor="text1"/>
            <w:szCs w:val="28"/>
          </w:rPr>
          <w:delText>а</w:delText>
        </w:r>
      </w:del>
      <w:del w:id="1575" w:author="Microsoft Office User" w:date="2018-05-21T21:16:00Z">
        <w:r w:rsidR="00D4157E" w:rsidRPr="005F7A4D" w:rsidDel="00E23D8D">
          <w:rPr>
            <w:color w:val="000000" w:themeColor="text1"/>
            <w:szCs w:val="28"/>
          </w:rPr>
          <w:delText>.</w:delText>
        </w:r>
        <w:r w:rsidR="002B429C" w:rsidRPr="005F7A4D" w:rsidDel="00E23D8D">
          <w:rPr>
            <w:color w:val="000000" w:themeColor="text1"/>
            <w:szCs w:val="28"/>
          </w:rPr>
          <w:delText xml:space="preserve"> </w:delText>
        </w:r>
        <w:r w:rsidR="00B01600" w:rsidRPr="005F7A4D" w:rsidDel="00E23D8D">
          <w:rPr>
            <w:color w:val="000000" w:themeColor="text1"/>
            <w:szCs w:val="28"/>
          </w:rPr>
          <w:delText>Такой анализ должен будет быть направлен на обнаружение</w:delText>
        </w:r>
        <w:r w:rsidR="00785FDE" w:rsidRPr="005F7A4D" w:rsidDel="00E23D8D">
          <w:rPr>
            <w:color w:val="000000" w:themeColor="text1"/>
            <w:szCs w:val="28"/>
          </w:rPr>
          <w:delText xml:space="preserve"> аномалий</w:delText>
        </w:r>
        <w:r w:rsidR="00B01600" w:rsidRPr="005F7A4D" w:rsidDel="00E23D8D">
          <w:rPr>
            <w:color w:val="000000" w:themeColor="text1"/>
            <w:szCs w:val="28"/>
          </w:rPr>
          <w:delText>.</w:delText>
        </w:r>
        <w:bookmarkStart w:id="1576" w:name="_Toc510968770"/>
        <w:bookmarkStart w:id="1577" w:name="_Toc510968951"/>
        <w:bookmarkStart w:id="1578" w:name="_Toc510985936"/>
        <w:bookmarkStart w:id="1579" w:name="_Toc512327559"/>
        <w:bookmarkStart w:id="1580" w:name="_Toc513031056"/>
        <w:bookmarkStart w:id="1581" w:name="_Toc513729709"/>
        <w:bookmarkEnd w:id="1568"/>
        <w:bookmarkEnd w:id="1569"/>
        <w:bookmarkEnd w:id="1570"/>
        <w:bookmarkEnd w:id="1571"/>
        <w:bookmarkEnd w:id="1572"/>
        <w:bookmarkEnd w:id="1573"/>
        <w:r w:rsidR="00F85F13" w:rsidRPr="005F7A4D" w:rsidDel="00E23D8D">
          <w:rPr>
            <w:color w:val="000000" w:themeColor="text1"/>
            <w:szCs w:val="28"/>
          </w:rPr>
          <w:delText xml:space="preserve"> </w:delText>
        </w:r>
      </w:del>
      <w:del w:id="1582" w:author="Microsoft Office User" w:date="2018-05-21T21:14:00Z">
        <w:r w:rsidR="00F85F13" w:rsidRPr="005F7A4D" w:rsidDel="001A3307">
          <w:rPr>
            <w:color w:val="000000" w:themeColor="text1"/>
            <w:szCs w:val="28"/>
          </w:rPr>
          <w:delText xml:space="preserve">Аномалия является </w:delText>
        </w:r>
        <w:bookmarkEnd w:id="1576"/>
        <w:bookmarkEnd w:id="1577"/>
        <w:bookmarkEnd w:id="1578"/>
        <w:bookmarkEnd w:id="1579"/>
        <w:bookmarkEnd w:id="1580"/>
        <w:bookmarkEnd w:id="1581"/>
        <w:r w:rsidR="00403648" w:rsidRPr="005F7A4D" w:rsidDel="001A3307">
          <w:rPr>
            <w:color w:val="000000" w:themeColor="text1"/>
            <w:szCs w:val="28"/>
          </w:rPr>
          <w:delText>примером нетипичного</w:delText>
        </w:r>
        <w:r w:rsidR="00C81036" w:rsidRPr="005F7A4D" w:rsidDel="001A3307">
          <w:rPr>
            <w:color w:val="000000" w:themeColor="text1"/>
            <w:szCs w:val="28"/>
          </w:rPr>
          <w:delText xml:space="preserve"> кода</w:delText>
        </w:r>
        <w:r w:rsidR="00403648" w:rsidRPr="005F7A4D" w:rsidDel="001A3307">
          <w:rPr>
            <w:color w:val="000000" w:themeColor="text1"/>
            <w:szCs w:val="28"/>
          </w:rPr>
          <w:delText xml:space="preserve"> по меркам анализируемого набора данных</w:delText>
        </w:r>
        <w:r w:rsidR="00646358" w:rsidRPr="005F7A4D" w:rsidDel="001A3307">
          <w:rPr>
            <w:color w:val="000000" w:themeColor="text1"/>
            <w:szCs w:val="28"/>
          </w:rPr>
          <w:delText>.</w:delText>
        </w:r>
        <w:r w:rsidR="00305A25" w:rsidRPr="005F7A4D" w:rsidDel="001A3307">
          <w:rPr>
            <w:color w:val="000000" w:themeColor="text1"/>
            <w:szCs w:val="28"/>
          </w:rPr>
          <w:delText xml:space="preserve"> </w:delText>
        </w:r>
      </w:del>
      <w:del w:id="1583" w:author="Microsoft Office User" w:date="2018-05-21T21:16:00Z">
        <w:r w:rsidR="00305A25" w:rsidRPr="005F7A4D" w:rsidDel="00E23D8D">
          <w:rPr>
            <w:color w:val="000000" w:themeColor="text1"/>
            <w:szCs w:val="28"/>
          </w:rPr>
          <w:delText>Такие аномалии</w:delText>
        </w:r>
        <w:r w:rsidR="00A73007" w:rsidRPr="005F7A4D" w:rsidDel="00E23D8D">
          <w:rPr>
            <w:color w:val="000000" w:themeColor="text1"/>
            <w:szCs w:val="28"/>
          </w:rPr>
          <w:delText>,</w:delText>
        </w:r>
        <w:r w:rsidR="003E6573" w:rsidRPr="005F7A4D" w:rsidDel="00E23D8D">
          <w:rPr>
            <w:color w:val="000000" w:themeColor="text1"/>
            <w:szCs w:val="28"/>
          </w:rPr>
          <w:delText xml:space="preserve"> по мнению разработчиков </w:delText>
        </w:r>
        <w:r w:rsidR="003E6573" w:rsidRPr="005F7A4D" w:rsidDel="00E23D8D">
          <w:rPr>
            <w:color w:val="000000" w:themeColor="text1"/>
            <w:szCs w:val="28"/>
            <w:lang w:val="en-GB"/>
          </w:rPr>
          <w:delText>Kotlin</w:delText>
        </w:r>
        <w:r w:rsidR="00A73007" w:rsidRPr="00CC0463" w:rsidDel="00E23D8D">
          <w:rPr>
            <w:color w:val="000000" w:themeColor="text1"/>
            <w:szCs w:val="28"/>
          </w:rPr>
          <w:delText>,</w:delText>
        </w:r>
        <w:r w:rsidR="00305A25" w:rsidRPr="005F7A4D" w:rsidDel="00E23D8D">
          <w:rPr>
            <w:color w:val="000000" w:themeColor="text1"/>
            <w:szCs w:val="28"/>
          </w:rPr>
          <w:delText xml:space="preserve"> могут соответствова</w:delText>
        </w:r>
        <w:r w:rsidR="00A66199" w:rsidRPr="005F7A4D" w:rsidDel="00E23D8D">
          <w:rPr>
            <w:color w:val="000000" w:themeColor="text1"/>
            <w:szCs w:val="28"/>
          </w:rPr>
          <w:delText>ть проблемам производительности</w:delText>
        </w:r>
        <w:r w:rsidR="00305A25" w:rsidRPr="005F7A4D" w:rsidDel="00E23D8D">
          <w:rPr>
            <w:color w:val="000000" w:themeColor="text1"/>
            <w:szCs w:val="28"/>
          </w:rPr>
          <w:delText xml:space="preserve"> в программах, сгенерированных компилятором.</w:delText>
        </w:r>
      </w:del>
      <w:bookmarkEnd w:id="1574"/>
    </w:p>
    <w:p w14:paraId="439E11A9" w14:textId="4DCCD791" w:rsidR="00EE3E2F" w:rsidRPr="005F7A4D" w:rsidDel="00136A9B" w:rsidRDefault="00DB3BFD" w:rsidP="004E10F8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del w:id="1584" w:author="Microsoft Office User" w:date="2018-05-21T21:21:00Z"/>
          <w:color w:val="000000" w:themeColor="text1"/>
          <w:szCs w:val="28"/>
        </w:rPr>
      </w:pPr>
      <w:del w:id="1585" w:author="Microsoft Office User" w:date="2018-05-21T21:21:00Z">
        <w:r w:rsidRPr="005F7A4D" w:rsidDel="00136A9B">
          <w:rPr>
            <w:color w:val="000000" w:themeColor="text1"/>
            <w:szCs w:val="28"/>
          </w:rPr>
          <w:tab/>
        </w:r>
        <w:bookmarkStart w:id="1586" w:name="_Toc510968771"/>
        <w:bookmarkStart w:id="1587" w:name="_Toc510968952"/>
        <w:bookmarkStart w:id="1588" w:name="_Toc510985937"/>
        <w:bookmarkStart w:id="1589" w:name="_Toc512327560"/>
        <w:bookmarkStart w:id="1590" w:name="_Toc513031057"/>
        <w:bookmarkStart w:id="1591" w:name="_Toc513729710"/>
        <w:bookmarkStart w:id="1592" w:name="_Toc514515639"/>
        <w:r w:rsidR="00171253" w:rsidRPr="005F7A4D" w:rsidDel="00136A9B">
          <w:rPr>
            <w:color w:val="000000" w:themeColor="text1"/>
            <w:szCs w:val="28"/>
          </w:rPr>
          <w:delText>П</w:delText>
        </w:r>
        <w:r w:rsidR="00295FFB" w:rsidRPr="005F7A4D" w:rsidDel="00136A9B">
          <w:rPr>
            <w:color w:val="000000" w:themeColor="text1"/>
            <w:szCs w:val="28"/>
          </w:rPr>
          <w:delText>редлагается провести исследование на некотором наборе данных: определить способы анализа, оптимальные параметры алгоритмов</w:delText>
        </w:r>
        <w:r w:rsidR="00873156" w:rsidRPr="005F7A4D" w:rsidDel="00136A9B">
          <w:rPr>
            <w:color w:val="000000" w:themeColor="text1"/>
            <w:szCs w:val="28"/>
          </w:rPr>
          <w:delText>,</w:delText>
        </w:r>
        <w:r w:rsidR="00295FFB" w:rsidRPr="005F7A4D" w:rsidDel="00136A9B">
          <w:rPr>
            <w:color w:val="000000" w:themeColor="text1"/>
            <w:szCs w:val="28"/>
          </w:rPr>
          <w:delText xml:space="preserve"> обсудить полученные результаты с экспертами</w:delText>
        </w:r>
        <w:r w:rsidR="00873156" w:rsidRPr="005F7A4D" w:rsidDel="00136A9B">
          <w:rPr>
            <w:color w:val="000000" w:themeColor="text1"/>
            <w:szCs w:val="28"/>
          </w:rPr>
          <w:delText>, получить р</w:delText>
        </w:r>
        <w:r w:rsidR="00EA6DFF" w:rsidRPr="005F7A4D" w:rsidDel="00136A9B">
          <w:rPr>
            <w:color w:val="000000" w:themeColor="text1"/>
            <w:szCs w:val="28"/>
          </w:rPr>
          <w:delText>е</w:delText>
        </w:r>
        <w:r w:rsidR="00873156" w:rsidRPr="005F7A4D" w:rsidDel="00136A9B">
          <w:rPr>
            <w:color w:val="000000" w:themeColor="text1"/>
            <w:szCs w:val="28"/>
          </w:rPr>
          <w:delText>зультаты при некоторых заданных ограничениях</w:delText>
        </w:r>
        <w:r w:rsidR="00EA6DFF" w:rsidRPr="005F7A4D" w:rsidDel="00136A9B">
          <w:rPr>
            <w:color w:val="000000" w:themeColor="text1"/>
            <w:szCs w:val="28"/>
          </w:rPr>
          <w:delText xml:space="preserve"> и других параметрах алгоритмов</w:delText>
        </w:r>
        <w:r w:rsidR="00295FFB" w:rsidRPr="005F7A4D" w:rsidDel="00136A9B">
          <w:rPr>
            <w:color w:val="000000" w:themeColor="text1"/>
            <w:szCs w:val="28"/>
          </w:rPr>
          <w:delText>.</w:delText>
        </w:r>
        <w:bookmarkEnd w:id="1586"/>
        <w:bookmarkEnd w:id="1587"/>
        <w:bookmarkEnd w:id="1588"/>
        <w:bookmarkEnd w:id="1589"/>
        <w:bookmarkEnd w:id="1590"/>
        <w:bookmarkEnd w:id="1591"/>
        <w:bookmarkEnd w:id="1592"/>
      </w:del>
    </w:p>
    <w:p w14:paraId="5F723A4A" w14:textId="78B70950" w:rsidR="003403B4" w:rsidRPr="005F7A4D" w:rsidRDefault="003403B4" w:rsidP="003403B4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593" w:name="_Toc510968773"/>
      <w:bookmarkStart w:id="1594" w:name="_Toc510968954"/>
      <w:bookmarkStart w:id="1595" w:name="_Toc510985939"/>
      <w:bookmarkStart w:id="1596" w:name="_Toc512327562"/>
      <w:bookmarkStart w:id="1597" w:name="_Toc513031059"/>
      <w:bookmarkStart w:id="1598" w:name="_Toc513729712"/>
      <w:bookmarkStart w:id="1599" w:name="_Toc514515640"/>
      <w:bookmarkStart w:id="1600" w:name="_Toc514773872"/>
      <w:ins w:id="1601" w:author="Timofey Bryksin" w:date="2018-05-20T20:48:00Z">
        <w:r w:rsidR="00573BF3">
          <w:rPr>
            <w:color w:val="000000" w:themeColor="text1"/>
            <w:szCs w:val="28"/>
          </w:rPr>
          <w:t xml:space="preserve">Предполагается, что </w:t>
        </w:r>
      </w:ins>
      <w:del w:id="1602" w:author="Timofey Bryksin" w:date="2018-05-20T20:48:00Z">
        <w:r w:rsidRPr="005F7A4D" w:rsidDel="00573BF3">
          <w:rPr>
            <w:color w:val="000000" w:themeColor="text1"/>
            <w:szCs w:val="28"/>
          </w:rPr>
          <w:delText>Р</w:delText>
        </w:r>
      </w:del>
      <w:ins w:id="1603" w:author="Timofey Bryksin" w:date="2018-05-20T20:48:00Z">
        <w:r w:rsidR="00573BF3">
          <w:rPr>
            <w:color w:val="000000" w:themeColor="text1"/>
            <w:szCs w:val="28"/>
          </w:rPr>
          <w:t>р</w:t>
        </w:r>
      </w:ins>
      <w:r w:rsidRPr="005F7A4D">
        <w:rPr>
          <w:color w:val="000000" w:themeColor="text1"/>
          <w:szCs w:val="28"/>
        </w:rPr>
        <w:t xml:space="preserve">азработчикам </w:t>
      </w:r>
      <w:proofErr w:type="spellStart"/>
      <w:r w:rsidRPr="005F7A4D">
        <w:rPr>
          <w:color w:val="000000" w:themeColor="text1"/>
          <w:szCs w:val="28"/>
          <w:lang w:val="en-GB"/>
        </w:rPr>
        <w:t>Kotlin</w:t>
      </w:r>
      <w:proofErr w:type="spellEnd"/>
      <w:del w:id="1604" w:author="Timofey Bryksin" w:date="2018-05-20T20:48:00Z">
        <w:r w:rsidRPr="005F7A4D" w:rsidDel="00573BF3">
          <w:rPr>
            <w:color w:val="000000" w:themeColor="text1"/>
            <w:szCs w:val="28"/>
          </w:rPr>
          <w:delText xml:space="preserve"> предполагается, что</w:delText>
        </w:r>
      </w:del>
      <w:r w:rsidRPr="005F7A4D">
        <w:rPr>
          <w:color w:val="000000" w:themeColor="text1"/>
          <w:szCs w:val="28"/>
        </w:rPr>
        <w:t xml:space="preserve"> будут интересны следующие результаты:</w:t>
      </w:r>
      <w:bookmarkEnd w:id="1593"/>
      <w:bookmarkEnd w:id="1594"/>
      <w:bookmarkEnd w:id="1595"/>
      <w:bookmarkEnd w:id="1596"/>
      <w:bookmarkEnd w:id="1597"/>
      <w:bookmarkEnd w:id="1598"/>
      <w:bookmarkEnd w:id="1599"/>
      <w:bookmarkEnd w:id="1600"/>
    </w:p>
    <w:p w14:paraId="3C3310F5" w14:textId="36B6CA39" w:rsidR="003403B4" w:rsidRPr="005F7A4D" w:rsidRDefault="003403B4" w:rsidP="002E6CE3">
      <w:pPr>
        <w:pStyle w:val="a3"/>
        <w:numPr>
          <w:ilvl w:val="0"/>
          <w:numId w:val="10"/>
        </w:numPr>
        <w:tabs>
          <w:tab w:val="left" w:pos="1134"/>
          <w:tab w:val="center" w:pos="4677"/>
        </w:tabs>
        <w:spacing w:after="120" w:line="360" w:lineRule="auto"/>
        <w:ind w:left="993" w:hanging="426"/>
        <w:outlineLvl w:val="0"/>
        <w:rPr>
          <w:color w:val="000000" w:themeColor="text1"/>
        </w:rPr>
      </w:pPr>
      <w:bookmarkStart w:id="1605" w:name="_Toc510968774"/>
      <w:bookmarkStart w:id="1606" w:name="_Toc510968955"/>
      <w:bookmarkStart w:id="1607" w:name="_Toc510985940"/>
      <w:bookmarkStart w:id="1608" w:name="_Toc512327563"/>
      <w:bookmarkStart w:id="1609" w:name="_Toc513031060"/>
      <w:bookmarkStart w:id="1610" w:name="_Toc513729713"/>
      <w:bookmarkStart w:id="1611" w:name="_Toc514515641"/>
      <w:bookmarkStart w:id="1612" w:name="_Toc514773873"/>
      <w:r w:rsidRPr="005F7A4D">
        <w:rPr>
          <w:color w:val="000000" w:themeColor="text1"/>
        </w:rPr>
        <w:t>полный набор найденных файлов-аномалий</w:t>
      </w:r>
      <w:r w:rsidR="003651CC" w:rsidRPr="005F7A4D">
        <w:rPr>
          <w:color w:val="000000" w:themeColor="text1"/>
        </w:rPr>
        <w:t xml:space="preserve"> с исходным кодом</w:t>
      </w:r>
      <w:r w:rsidR="0029325C" w:rsidRPr="005F7A4D">
        <w:rPr>
          <w:color w:val="000000" w:themeColor="text1"/>
        </w:rPr>
        <w:t xml:space="preserve"> и байт-кодом</w:t>
      </w:r>
      <w:r w:rsidRPr="005F7A4D">
        <w:rPr>
          <w:color w:val="000000" w:themeColor="text1"/>
        </w:rPr>
        <w:t xml:space="preserve">: </w:t>
      </w:r>
      <w:r w:rsidR="00CC7224" w:rsidRPr="005F7A4D">
        <w:rPr>
          <w:color w:val="000000" w:themeColor="text1"/>
        </w:rPr>
        <w:t>предполагается</w:t>
      </w:r>
      <w:r w:rsidRPr="005F7A4D">
        <w:rPr>
          <w:color w:val="000000" w:themeColor="text1"/>
        </w:rPr>
        <w:t xml:space="preserve">, что такие файлы могут способствовать переосмыслению </w:t>
      </w:r>
      <w:r w:rsidR="008D5F68" w:rsidRPr="005F7A4D">
        <w:rPr>
          <w:color w:val="000000" w:themeColor="text1"/>
        </w:rPr>
        <w:t xml:space="preserve">некоторых </w:t>
      </w:r>
      <w:r w:rsidRPr="005F7A4D">
        <w:rPr>
          <w:color w:val="000000" w:themeColor="text1"/>
        </w:rPr>
        <w:t xml:space="preserve">дизайнерских решений </w:t>
      </w:r>
      <w:r w:rsidR="00354781" w:rsidRPr="005F7A4D">
        <w:rPr>
          <w:color w:val="000000" w:themeColor="text1"/>
        </w:rPr>
        <w:t>в конструкциях</w:t>
      </w:r>
      <w:r w:rsidRPr="005F7A4D">
        <w:rPr>
          <w:color w:val="000000" w:themeColor="text1"/>
        </w:rPr>
        <w:t xml:space="preserve"> языка, либо разработке новых конструкций</w:t>
      </w:r>
      <w:r w:rsidR="007D55F9" w:rsidRPr="005F7A4D">
        <w:rPr>
          <w:color w:val="000000" w:themeColor="text1"/>
        </w:rPr>
        <w:t xml:space="preserve"> — вероятно, код таких</w:t>
      </w:r>
      <w:r w:rsidR="00755B50" w:rsidRPr="005F7A4D">
        <w:rPr>
          <w:color w:val="000000" w:themeColor="text1"/>
        </w:rPr>
        <w:t xml:space="preserve"> файлов будет трактоваться как </w:t>
      </w:r>
      <w:r w:rsidR="00290502" w:rsidRPr="005F7A4D">
        <w:rPr>
          <w:color w:val="000000" w:themeColor="text1"/>
        </w:rPr>
        <w:t>нерациональное</w:t>
      </w:r>
      <w:r w:rsidR="00755B50" w:rsidRPr="005F7A4D">
        <w:rPr>
          <w:color w:val="000000" w:themeColor="text1"/>
        </w:rPr>
        <w:t xml:space="preserve"> использование </w:t>
      </w:r>
      <w:r w:rsidR="00290502" w:rsidRPr="005F7A4D">
        <w:rPr>
          <w:color w:val="000000" w:themeColor="text1"/>
        </w:rPr>
        <w:t>языка</w:t>
      </w:r>
      <w:r w:rsidR="00865140" w:rsidRPr="005F7A4D">
        <w:rPr>
          <w:color w:val="000000" w:themeColor="text1"/>
        </w:rPr>
        <w:t>, также, такие аномалии могут быть включены в тесты на производительность компилятора</w:t>
      </w:r>
      <w:r w:rsidR="00AE0C39" w:rsidRPr="005F7A4D">
        <w:rPr>
          <w:color w:val="000000" w:themeColor="text1"/>
        </w:rPr>
        <w:t>, как примеры сложного</w:t>
      </w:r>
      <w:r w:rsidR="0072416C" w:rsidRPr="005F7A4D">
        <w:rPr>
          <w:color w:val="000000" w:themeColor="text1"/>
        </w:rPr>
        <w:t>, нетипичного</w:t>
      </w:r>
      <w:r w:rsidR="00AE0C39" w:rsidRPr="005F7A4D">
        <w:rPr>
          <w:color w:val="000000" w:themeColor="text1"/>
        </w:rPr>
        <w:t xml:space="preserve"> и мало исследованного кода</w:t>
      </w:r>
      <w:r w:rsidRPr="005F7A4D">
        <w:rPr>
          <w:color w:val="000000" w:themeColor="text1"/>
        </w:rPr>
        <w:t>;</w:t>
      </w:r>
      <w:bookmarkEnd w:id="1605"/>
      <w:bookmarkEnd w:id="1606"/>
      <w:bookmarkEnd w:id="1607"/>
      <w:bookmarkEnd w:id="1608"/>
      <w:bookmarkEnd w:id="1609"/>
      <w:bookmarkEnd w:id="1610"/>
      <w:bookmarkEnd w:id="1611"/>
      <w:bookmarkEnd w:id="1612"/>
    </w:p>
    <w:p w14:paraId="384CB14D" w14:textId="526EC65B" w:rsidR="00290502" w:rsidRPr="005F7A4D" w:rsidRDefault="003651CC" w:rsidP="002E6CE3">
      <w:pPr>
        <w:pStyle w:val="a3"/>
        <w:numPr>
          <w:ilvl w:val="0"/>
          <w:numId w:val="10"/>
        </w:numPr>
        <w:tabs>
          <w:tab w:val="left" w:pos="993"/>
          <w:tab w:val="center" w:pos="4677"/>
        </w:tabs>
        <w:spacing w:after="120" w:line="360" w:lineRule="auto"/>
        <w:ind w:left="993" w:hanging="426"/>
        <w:outlineLvl w:val="0"/>
        <w:rPr>
          <w:color w:val="000000" w:themeColor="text1"/>
        </w:rPr>
      </w:pPr>
      <w:bookmarkStart w:id="1613" w:name="_Toc510968775"/>
      <w:bookmarkStart w:id="1614" w:name="_Toc510968956"/>
      <w:bookmarkStart w:id="1615" w:name="_Toc510985941"/>
      <w:bookmarkStart w:id="1616" w:name="_Toc512327564"/>
      <w:bookmarkStart w:id="1617" w:name="_Toc513031061"/>
      <w:bookmarkStart w:id="1618" w:name="_Toc513729714"/>
      <w:bookmarkStart w:id="1619" w:name="_Toc514515642"/>
      <w:bookmarkStart w:id="1620" w:name="_Toc514773874"/>
      <w:r w:rsidRPr="005F7A4D">
        <w:rPr>
          <w:color w:val="000000" w:themeColor="text1"/>
        </w:rPr>
        <w:lastRenderedPageBreak/>
        <w:t xml:space="preserve">набор файлов с исходным кодом, сгенерированный </w:t>
      </w:r>
      <w:r w:rsidRPr="005F7A4D">
        <w:rPr>
          <w:color w:val="000000" w:themeColor="text1"/>
          <w:lang w:val="en-GB"/>
        </w:rPr>
        <w:t>JVM</w:t>
      </w:r>
      <w:r w:rsidRPr="005F7A4D">
        <w:rPr>
          <w:color w:val="000000" w:themeColor="text1"/>
        </w:rPr>
        <w:t xml:space="preserve"> байт-код по которым считается аномальным, а дерево разбора </w:t>
      </w:r>
      <w:r w:rsidRPr="005F7A4D">
        <w:rPr>
          <w:color w:val="000000" w:themeColor="text1"/>
          <w:lang w:val="en-GB"/>
        </w:rPr>
        <w:t>PSI</w:t>
      </w:r>
      <w:r w:rsidRPr="005F7A4D">
        <w:rPr>
          <w:color w:val="000000" w:themeColor="text1"/>
        </w:rPr>
        <w:t xml:space="preserve"> </w:t>
      </w:r>
      <w:r w:rsidR="003016ED" w:rsidRPr="005F7A4D">
        <w:rPr>
          <w:color w:val="000000" w:themeColor="text1"/>
        </w:rPr>
        <w:t>не превышает</w:t>
      </w:r>
      <w:r w:rsidRPr="005F7A4D">
        <w:rPr>
          <w:color w:val="000000" w:themeColor="text1"/>
        </w:rPr>
        <w:t xml:space="preserve"> некоторые </w:t>
      </w:r>
      <w:r w:rsidR="003016ED" w:rsidRPr="005F7A4D">
        <w:rPr>
          <w:color w:val="000000" w:themeColor="text1"/>
        </w:rPr>
        <w:t xml:space="preserve">заданные </w:t>
      </w:r>
      <w:r w:rsidRPr="005F7A4D">
        <w:rPr>
          <w:color w:val="000000" w:themeColor="text1"/>
        </w:rPr>
        <w:t>ограничения (</w:t>
      </w:r>
      <w:r w:rsidR="006A13BF" w:rsidRPr="005F7A4D">
        <w:rPr>
          <w:color w:val="000000" w:themeColor="text1"/>
        </w:rPr>
        <w:t xml:space="preserve">на глубину, </w:t>
      </w:r>
      <w:r w:rsidR="00A920ED" w:rsidRPr="005F7A4D">
        <w:rPr>
          <w:color w:val="000000" w:themeColor="text1"/>
        </w:rPr>
        <w:t xml:space="preserve">на </w:t>
      </w:r>
      <w:r w:rsidR="006A13BF" w:rsidRPr="005F7A4D">
        <w:rPr>
          <w:color w:val="000000" w:themeColor="text1"/>
        </w:rPr>
        <w:t>количество узлов</w:t>
      </w:r>
      <w:r w:rsidR="00F40AD6" w:rsidRPr="005F7A4D">
        <w:rPr>
          <w:color w:val="000000" w:themeColor="text1"/>
        </w:rPr>
        <w:t xml:space="preserve">, либо </w:t>
      </w:r>
      <w:r w:rsidR="00C247CD" w:rsidRPr="005F7A4D">
        <w:rPr>
          <w:color w:val="000000" w:themeColor="text1"/>
        </w:rPr>
        <w:t>по других критериям</w:t>
      </w:r>
      <w:r w:rsidRPr="005F7A4D">
        <w:rPr>
          <w:color w:val="000000" w:themeColor="text1"/>
        </w:rPr>
        <w:t>)</w:t>
      </w:r>
      <w:r w:rsidR="00F3474E" w:rsidRPr="005F7A4D">
        <w:rPr>
          <w:color w:val="000000" w:themeColor="text1"/>
        </w:rPr>
        <w:t>, такой случай может соответствовать одному из двух вариантов:</w:t>
      </w:r>
      <w:bookmarkEnd w:id="1613"/>
      <w:bookmarkEnd w:id="1614"/>
      <w:bookmarkEnd w:id="1615"/>
      <w:bookmarkEnd w:id="1616"/>
      <w:bookmarkEnd w:id="1617"/>
      <w:bookmarkEnd w:id="1618"/>
      <w:bookmarkEnd w:id="1619"/>
      <w:bookmarkEnd w:id="1620"/>
    </w:p>
    <w:p w14:paraId="1DBCCA84" w14:textId="3D0646BD" w:rsidR="00F3474E" w:rsidRPr="005F7A4D" w:rsidRDefault="004E2EF8" w:rsidP="00975F8D">
      <w:pPr>
        <w:pStyle w:val="a3"/>
        <w:numPr>
          <w:ilvl w:val="1"/>
          <w:numId w:val="10"/>
        </w:numPr>
        <w:tabs>
          <w:tab w:val="left" w:pos="1843"/>
          <w:tab w:val="center" w:pos="4677"/>
        </w:tabs>
        <w:spacing w:after="120" w:line="360" w:lineRule="auto"/>
        <w:ind w:left="1843" w:hanging="567"/>
        <w:outlineLvl w:val="0"/>
        <w:rPr>
          <w:color w:val="000000" w:themeColor="text1"/>
        </w:rPr>
      </w:pPr>
      <w:bookmarkStart w:id="1621" w:name="_Toc510968776"/>
      <w:bookmarkStart w:id="1622" w:name="_Toc510968957"/>
      <w:bookmarkStart w:id="1623" w:name="_Toc510985942"/>
      <w:bookmarkStart w:id="1624" w:name="_Toc512327565"/>
      <w:bookmarkStart w:id="1625" w:name="_Toc513031062"/>
      <w:bookmarkStart w:id="1626" w:name="_Toc513729715"/>
      <w:bookmarkStart w:id="1627" w:name="_Toc514515643"/>
      <w:bookmarkStart w:id="1628" w:name="_Toc514773875"/>
      <w:r w:rsidRPr="005F7A4D">
        <w:rPr>
          <w:color w:val="000000" w:themeColor="text1"/>
        </w:rPr>
        <w:t xml:space="preserve">по заданной конструкции </w:t>
      </w:r>
      <w:r w:rsidR="007F430D" w:rsidRPr="005F7A4D">
        <w:rPr>
          <w:color w:val="000000" w:themeColor="text1"/>
        </w:rPr>
        <w:t xml:space="preserve">было либо сгенерировано больше </w:t>
      </w:r>
      <w:r w:rsidR="007F430D" w:rsidRPr="005F7A4D">
        <w:rPr>
          <w:color w:val="000000" w:themeColor="text1"/>
          <w:lang w:val="en-GB"/>
        </w:rPr>
        <w:t>JVM</w:t>
      </w:r>
      <w:r w:rsidR="007F430D" w:rsidRPr="005F7A4D">
        <w:rPr>
          <w:color w:val="000000" w:themeColor="text1"/>
        </w:rPr>
        <w:t xml:space="preserve"> байт-кода, чем ожидалось, либо был сгенерирован нетипичный (по меркам анализируемого набора данных) </w:t>
      </w:r>
      <w:r w:rsidR="007F430D" w:rsidRPr="005F7A4D">
        <w:rPr>
          <w:color w:val="000000" w:themeColor="text1"/>
          <w:lang w:val="en-GB"/>
        </w:rPr>
        <w:t>JVM</w:t>
      </w:r>
      <w:r w:rsidR="007F430D" w:rsidRPr="005F7A4D">
        <w:rPr>
          <w:color w:val="000000" w:themeColor="text1"/>
        </w:rPr>
        <w:t xml:space="preserve"> байт-код</w:t>
      </w:r>
      <w:r w:rsidR="00CC635C" w:rsidRPr="005F7A4D">
        <w:rPr>
          <w:color w:val="000000" w:themeColor="text1"/>
        </w:rPr>
        <w:t xml:space="preserve">, что может </w:t>
      </w:r>
      <w:r w:rsidR="00703D64" w:rsidRPr="005F7A4D">
        <w:rPr>
          <w:color w:val="000000" w:themeColor="text1"/>
        </w:rPr>
        <w:t xml:space="preserve">свидетельствовать о </w:t>
      </w:r>
      <w:r w:rsidR="003B4B06" w:rsidRPr="005F7A4D">
        <w:rPr>
          <w:color w:val="000000" w:themeColor="text1"/>
        </w:rPr>
        <w:t>наличии каких-либо</w:t>
      </w:r>
      <w:r w:rsidR="006A3381" w:rsidRPr="005F7A4D">
        <w:rPr>
          <w:color w:val="000000" w:themeColor="text1"/>
        </w:rPr>
        <w:t xml:space="preserve"> проблем</w:t>
      </w:r>
      <w:r w:rsidR="00703D64" w:rsidRPr="005F7A4D">
        <w:rPr>
          <w:color w:val="000000" w:themeColor="text1"/>
        </w:rPr>
        <w:t xml:space="preserve"> в </w:t>
      </w:r>
      <w:proofErr w:type="spellStart"/>
      <w:r w:rsidR="00703D64" w:rsidRPr="005F7A4D">
        <w:rPr>
          <w:color w:val="000000" w:themeColor="text1"/>
        </w:rPr>
        <w:t>кодогенераторе</w:t>
      </w:r>
      <w:proofErr w:type="spellEnd"/>
      <w:r w:rsidR="00703D64" w:rsidRPr="005F7A4D">
        <w:rPr>
          <w:color w:val="000000" w:themeColor="text1"/>
        </w:rPr>
        <w:t xml:space="preserve"> </w:t>
      </w:r>
      <w:r w:rsidR="009048CE" w:rsidRPr="005F7A4D">
        <w:rPr>
          <w:color w:val="000000" w:themeColor="text1"/>
        </w:rPr>
        <w:t xml:space="preserve">или оптимизациях </w:t>
      </w:r>
      <w:r w:rsidR="00703D64" w:rsidRPr="005F7A4D">
        <w:rPr>
          <w:color w:val="000000" w:themeColor="text1"/>
        </w:rPr>
        <w:t xml:space="preserve">компилятора </w:t>
      </w:r>
      <w:proofErr w:type="spellStart"/>
      <w:r w:rsidR="00703D64" w:rsidRPr="005F7A4D">
        <w:rPr>
          <w:color w:val="000000" w:themeColor="text1"/>
          <w:lang w:val="en-GB"/>
        </w:rPr>
        <w:t>Kotlin</w:t>
      </w:r>
      <w:proofErr w:type="spellEnd"/>
      <w:r w:rsidR="00EC47F6" w:rsidRPr="005F7A4D">
        <w:rPr>
          <w:color w:val="000000" w:themeColor="text1"/>
        </w:rPr>
        <w:t>;</w:t>
      </w:r>
      <w:bookmarkEnd w:id="1621"/>
      <w:bookmarkEnd w:id="1622"/>
      <w:bookmarkEnd w:id="1623"/>
      <w:bookmarkEnd w:id="1624"/>
      <w:bookmarkEnd w:id="1625"/>
      <w:bookmarkEnd w:id="1626"/>
      <w:bookmarkEnd w:id="1627"/>
      <w:bookmarkEnd w:id="1628"/>
    </w:p>
    <w:p w14:paraId="7D42F1AB" w14:textId="222A8203" w:rsidR="00EC47F6" w:rsidRPr="005F7A4D" w:rsidRDefault="001B2BE2" w:rsidP="00975F8D">
      <w:pPr>
        <w:pStyle w:val="a3"/>
        <w:numPr>
          <w:ilvl w:val="1"/>
          <w:numId w:val="10"/>
        </w:numPr>
        <w:tabs>
          <w:tab w:val="left" w:pos="1843"/>
          <w:tab w:val="center" w:pos="4677"/>
        </w:tabs>
        <w:spacing w:after="120" w:line="360" w:lineRule="auto"/>
        <w:ind w:left="1843" w:hanging="567"/>
        <w:outlineLvl w:val="0"/>
        <w:rPr>
          <w:color w:val="000000" w:themeColor="text1"/>
        </w:rPr>
      </w:pPr>
      <w:bookmarkStart w:id="1629" w:name="_Toc510968777"/>
      <w:bookmarkStart w:id="1630" w:name="_Toc510968958"/>
      <w:bookmarkStart w:id="1631" w:name="_Toc510985943"/>
      <w:bookmarkStart w:id="1632" w:name="_Toc512327566"/>
      <w:bookmarkStart w:id="1633" w:name="_Toc513031063"/>
      <w:bookmarkStart w:id="1634" w:name="_Toc513729716"/>
      <w:bookmarkStart w:id="1635" w:name="_Toc514515644"/>
      <w:bookmarkStart w:id="1636" w:name="_Toc514773876"/>
      <w:r w:rsidRPr="005F7A4D">
        <w:rPr>
          <w:color w:val="000000" w:themeColor="text1"/>
        </w:rPr>
        <w:t xml:space="preserve">по заданной конструкции было сгенерировано большое количество </w:t>
      </w:r>
      <w:r w:rsidR="002E41CF" w:rsidRPr="005F7A4D">
        <w:rPr>
          <w:color w:val="000000" w:themeColor="text1"/>
          <w:lang w:val="en-GB"/>
        </w:rPr>
        <w:t>JVM</w:t>
      </w:r>
      <w:r w:rsidR="002E41CF" w:rsidRPr="005F7A4D">
        <w:rPr>
          <w:color w:val="000000" w:themeColor="text1"/>
        </w:rPr>
        <w:t xml:space="preserve"> </w:t>
      </w:r>
      <w:r w:rsidRPr="005F7A4D">
        <w:rPr>
          <w:color w:val="000000" w:themeColor="text1"/>
        </w:rPr>
        <w:t>байт-кода вследствие</w:t>
      </w:r>
      <w:r w:rsidR="002E41CF" w:rsidRPr="005F7A4D">
        <w:rPr>
          <w:color w:val="000000" w:themeColor="text1"/>
        </w:rPr>
        <w:t xml:space="preserve"> </w:t>
      </w:r>
      <w:r w:rsidR="0047281C" w:rsidRPr="005F7A4D">
        <w:rPr>
          <w:color w:val="000000" w:themeColor="text1"/>
        </w:rPr>
        <w:t xml:space="preserve">удачной реализации данной конструкции: </w:t>
      </w:r>
      <w:r w:rsidR="00FF5782" w:rsidRPr="005F7A4D">
        <w:rPr>
          <w:color w:val="000000" w:themeColor="text1"/>
        </w:rPr>
        <w:t>код, который предполагает выполнение большого числа действий, удалось записать достаточно коротко</w:t>
      </w:r>
      <w:r w:rsidR="00BE1FA1" w:rsidRPr="005F7A4D">
        <w:rPr>
          <w:color w:val="000000" w:themeColor="text1"/>
        </w:rPr>
        <w:t xml:space="preserve"> (данный случай, хоть и имеет позитивный характер, также должен быть интересен разработчикам компилятора </w:t>
      </w:r>
      <w:proofErr w:type="spellStart"/>
      <w:r w:rsidR="00BE1FA1" w:rsidRPr="005F7A4D">
        <w:rPr>
          <w:color w:val="000000" w:themeColor="text1"/>
          <w:lang w:val="en-GB"/>
        </w:rPr>
        <w:t>Kotlin</w:t>
      </w:r>
      <w:proofErr w:type="spellEnd"/>
      <w:r w:rsidR="00BE1FA1" w:rsidRPr="005F7A4D">
        <w:rPr>
          <w:color w:val="000000" w:themeColor="text1"/>
        </w:rPr>
        <w:t xml:space="preserve"> — </w:t>
      </w:r>
      <w:r w:rsidR="00DB1EE4" w:rsidRPr="005F7A4D">
        <w:rPr>
          <w:color w:val="000000" w:themeColor="text1"/>
        </w:rPr>
        <w:t>можно перенять опыт реализации данных конструкций</w:t>
      </w:r>
      <w:r w:rsidR="00A502FA" w:rsidRPr="005F7A4D">
        <w:rPr>
          <w:color w:val="000000" w:themeColor="text1"/>
        </w:rPr>
        <w:t xml:space="preserve"> для других конструкций</w:t>
      </w:r>
      <w:r w:rsidR="00BE1FA1" w:rsidRPr="005F7A4D">
        <w:rPr>
          <w:color w:val="000000" w:themeColor="text1"/>
        </w:rPr>
        <w:t>)</w:t>
      </w:r>
      <w:r w:rsidR="00AF22E2" w:rsidRPr="005F7A4D">
        <w:rPr>
          <w:color w:val="000000" w:themeColor="text1"/>
        </w:rPr>
        <w:t>;</w:t>
      </w:r>
      <w:bookmarkEnd w:id="1629"/>
      <w:bookmarkEnd w:id="1630"/>
      <w:bookmarkEnd w:id="1631"/>
      <w:bookmarkEnd w:id="1632"/>
      <w:bookmarkEnd w:id="1633"/>
      <w:bookmarkEnd w:id="1634"/>
      <w:bookmarkEnd w:id="1635"/>
      <w:bookmarkEnd w:id="1636"/>
    </w:p>
    <w:p w14:paraId="723EE59E" w14:textId="0314B7B9" w:rsidR="00592F42" w:rsidRPr="005F7A4D" w:rsidRDefault="00843DC3" w:rsidP="008B6AF2">
      <w:pPr>
        <w:pStyle w:val="a3"/>
        <w:numPr>
          <w:ilvl w:val="0"/>
          <w:numId w:val="10"/>
        </w:numPr>
        <w:tabs>
          <w:tab w:val="left" w:pos="993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1637" w:name="_Toc510968778"/>
      <w:bookmarkStart w:id="1638" w:name="_Toc510968959"/>
      <w:bookmarkStart w:id="1639" w:name="_Toc510985944"/>
      <w:bookmarkStart w:id="1640" w:name="_Toc512327567"/>
      <w:bookmarkStart w:id="1641" w:name="_Toc513031064"/>
      <w:bookmarkStart w:id="1642" w:name="_Toc513729717"/>
      <w:bookmarkStart w:id="1643" w:name="_Toc514515645"/>
      <w:bookmarkStart w:id="1644" w:name="_Toc514773877"/>
      <w:r w:rsidRPr="005F7A4D">
        <w:rPr>
          <w:color w:val="000000" w:themeColor="text1"/>
        </w:rPr>
        <w:t xml:space="preserve">набор файлов с исходным кодом, </w:t>
      </w:r>
      <w:r w:rsidR="003A01FC" w:rsidRPr="005F7A4D">
        <w:rPr>
          <w:color w:val="000000" w:themeColor="text1"/>
        </w:rPr>
        <w:t xml:space="preserve">дерево разбора </w:t>
      </w:r>
      <w:r w:rsidR="003A01FC" w:rsidRPr="005F7A4D">
        <w:rPr>
          <w:color w:val="000000" w:themeColor="text1"/>
          <w:lang w:val="en-GB"/>
        </w:rPr>
        <w:t>PSI</w:t>
      </w:r>
      <w:r w:rsidR="003A01FC" w:rsidRPr="005F7A4D">
        <w:rPr>
          <w:color w:val="000000" w:themeColor="text1"/>
        </w:rPr>
        <w:t xml:space="preserve"> которых</w:t>
      </w:r>
      <w:r w:rsidRPr="005F7A4D">
        <w:rPr>
          <w:color w:val="000000" w:themeColor="text1"/>
        </w:rPr>
        <w:t xml:space="preserve"> считается аномальным, а </w:t>
      </w:r>
      <w:r w:rsidR="006E029E" w:rsidRPr="005F7A4D">
        <w:rPr>
          <w:color w:val="000000" w:themeColor="text1"/>
        </w:rPr>
        <w:t xml:space="preserve">размер </w:t>
      </w:r>
      <w:r w:rsidR="006E029E" w:rsidRPr="005F7A4D">
        <w:rPr>
          <w:color w:val="000000" w:themeColor="text1"/>
          <w:lang w:val="en-GB"/>
        </w:rPr>
        <w:t>JVM</w:t>
      </w:r>
      <w:r w:rsidR="006E029E" w:rsidRPr="005F7A4D">
        <w:rPr>
          <w:color w:val="000000" w:themeColor="text1"/>
        </w:rPr>
        <w:t xml:space="preserve"> байт-кода</w:t>
      </w:r>
      <w:r w:rsidRPr="005F7A4D">
        <w:rPr>
          <w:color w:val="000000" w:themeColor="text1"/>
        </w:rPr>
        <w:t xml:space="preserve"> не превышает некоторые заданные ограничения</w:t>
      </w:r>
      <w:r w:rsidR="00694F92" w:rsidRPr="005F7A4D">
        <w:rPr>
          <w:color w:val="000000" w:themeColor="text1"/>
        </w:rPr>
        <w:t xml:space="preserve">: </w:t>
      </w:r>
      <w:r w:rsidR="00E318B0" w:rsidRPr="005F7A4D">
        <w:rPr>
          <w:color w:val="000000" w:themeColor="text1"/>
        </w:rPr>
        <w:t>гипотетически такой случай также должен нести позитивный характер</w:t>
      </w:r>
      <w:ins w:id="1645" w:author="Timofey Bryksin" w:date="2018-05-20T20:50:00Z">
        <w:r w:rsidR="00573BF3">
          <w:rPr>
            <w:color w:val="000000" w:themeColor="text1"/>
          </w:rPr>
          <w:t>:</w:t>
        </w:r>
      </w:ins>
      <w:r w:rsidR="00B8778F" w:rsidRPr="005F7A4D">
        <w:rPr>
          <w:color w:val="000000" w:themeColor="text1"/>
        </w:rPr>
        <w:t xml:space="preserve"> </w:t>
      </w:r>
      <w:del w:id="1646" w:author="Timofey Bryksin" w:date="2018-05-20T20:50:00Z">
        <w:r w:rsidR="00B8778F" w:rsidRPr="005F7A4D" w:rsidDel="00573BF3">
          <w:rPr>
            <w:color w:val="000000" w:themeColor="text1"/>
          </w:rPr>
          <w:delText xml:space="preserve">— </w:delText>
        </w:r>
      </w:del>
      <w:r w:rsidR="00B8778F" w:rsidRPr="005F7A4D">
        <w:rPr>
          <w:color w:val="000000" w:themeColor="text1"/>
        </w:rPr>
        <w:t xml:space="preserve">по аномальному дереву разбора </w:t>
      </w:r>
      <w:r w:rsidR="00B8778F" w:rsidRPr="005F7A4D">
        <w:rPr>
          <w:color w:val="000000" w:themeColor="text1"/>
          <w:lang w:val="en-GB"/>
        </w:rPr>
        <w:t>PSI</w:t>
      </w:r>
      <w:r w:rsidR="00B8778F" w:rsidRPr="005F7A4D">
        <w:rPr>
          <w:color w:val="000000" w:themeColor="text1"/>
        </w:rPr>
        <w:t xml:space="preserve"> был сгенерирован </w:t>
      </w:r>
      <w:r w:rsidR="00B26FFD" w:rsidRPr="005F7A4D">
        <w:rPr>
          <w:color w:val="000000" w:themeColor="text1"/>
        </w:rPr>
        <w:t xml:space="preserve">достаточно небольшой </w:t>
      </w:r>
      <w:r w:rsidR="00B26FFD" w:rsidRPr="005F7A4D">
        <w:rPr>
          <w:color w:val="000000" w:themeColor="text1"/>
          <w:lang w:val="en-GB"/>
        </w:rPr>
        <w:t>JVM</w:t>
      </w:r>
      <w:r w:rsidR="00B26FFD" w:rsidRPr="005F7A4D">
        <w:rPr>
          <w:color w:val="000000" w:themeColor="text1"/>
        </w:rPr>
        <w:t xml:space="preserve"> байт-код</w:t>
      </w:r>
      <w:r w:rsidR="0029245D" w:rsidRPr="005F7A4D">
        <w:rPr>
          <w:color w:val="000000" w:themeColor="text1"/>
        </w:rPr>
        <w:t>, что безусловно должно позитивно сказаться на производительности программы</w:t>
      </w:r>
      <w:r w:rsidR="00C4799B" w:rsidRPr="005F7A4D">
        <w:rPr>
          <w:color w:val="000000" w:themeColor="text1"/>
        </w:rPr>
        <w:t xml:space="preserve"> (но такие файлы также могут быть интересны разработчикам компилятора </w:t>
      </w:r>
      <w:proofErr w:type="spellStart"/>
      <w:r w:rsidR="00C4799B" w:rsidRPr="005F7A4D">
        <w:rPr>
          <w:color w:val="000000" w:themeColor="text1"/>
          <w:lang w:val="en-GB"/>
        </w:rPr>
        <w:t>Kotlin</w:t>
      </w:r>
      <w:proofErr w:type="spellEnd"/>
      <w:r w:rsidR="00FF2FC4" w:rsidRPr="005F7A4D">
        <w:rPr>
          <w:color w:val="000000" w:themeColor="text1"/>
        </w:rPr>
        <w:t xml:space="preserve">: </w:t>
      </w:r>
      <w:r w:rsidR="008A67E4" w:rsidRPr="005F7A4D">
        <w:rPr>
          <w:color w:val="000000" w:themeColor="text1"/>
        </w:rPr>
        <w:t>можно также перенять опыт реализации данных конструкций</w:t>
      </w:r>
      <w:r w:rsidR="008F05C7" w:rsidRPr="005F7A4D">
        <w:rPr>
          <w:color w:val="000000" w:themeColor="text1"/>
        </w:rPr>
        <w:t xml:space="preserve">, и, помимо этого, слишком большая разница в размере дерева разбора </w:t>
      </w:r>
      <w:r w:rsidR="008F05C7" w:rsidRPr="005F7A4D">
        <w:rPr>
          <w:color w:val="000000" w:themeColor="text1"/>
          <w:lang w:val="en-GB"/>
        </w:rPr>
        <w:t>PSI</w:t>
      </w:r>
      <w:r w:rsidR="008F05C7" w:rsidRPr="005F7A4D">
        <w:rPr>
          <w:color w:val="000000" w:themeColor="text1"/>
        </w:rPr>
        <w:t xml:space="preserve"> и </w:t>
      </w:r>
      <w:r w:rsidR="008F05C7" w:rsidRPr="005F7A4D">
        <w:rPr>
          <w:color w:val="000000" w:themeColor="text1"/>
          <w:lang w:val="en-GB"/>
        </w:rPr>
        <w:t>JVM</w:t>
      </w:r>
      <w:r w:rsidR="008F05C7" w:rsidRPr="005F7A4D">
        <w:rPr>
          <w:color w:val="000000" w:themeColor="text1"/>
        </w:rPr>
        <w:t xml:space="preserve"> байт-кода может </w:t>
      </w:r>
      <w:r w:rsidR="008F05C7" w:rsidRPr="005F7A4D">
        <w:rPr>
          <w:color w:val="000000" w:themeColor="text1"/>
        </w:rPr>
        <w:lastRenderedPageBreak/>
        <w:t xml:space="preserve">гипотетически соответствовать </w:t>
      </w:r>
      <w:r w:rsidR="00DC12D1" w:rsidRPr="005F7A4D">
        <w:rPr>
          <w:color w:val="000000" w:themeColor="text1"/>
        </w:rPr>
        <w:t>каким-либо проблемам</w:t>
      </w:r>
      <w:r w:rsidR="008F05C7" w:rsidRPr="005F7A4D">
        <w:rPr>
          <w:color w:val="000000" w:themeColor="text1"/>
        </w:rPr>
        <w:t xml:space="preserve"> генерации кода</w:t>
      </w:r>
      <w:r w:rsidR="00C4799B" w:rsidRPr="005F7A4D">
        <w:rPr>
          <w:color w:val="000000" w:themeColor="text1"/>
        </w:rPr>
        <w:t>)</w:t>
      </w:r>
      <w:r w:rsidR="00955E45" w:rsidRPr="005F7A4D">
        <w:rPr>
          <w:color w:val="000000" w:themeColor="text1"/>
        </w:rPr>
        <w:t>.</w:t>
      </w:r>
      <w:bookmarkEnd w:id="1637"/>
      <w:bookmarkEnd w:id="1638"/>
      <w:bookmarkEnd w:id="1639"/>
      <w:bookmarkEnd w:id="1640"/>
      <w:bookmarkEnd w:id="1641"/>
      <w:bookmarkEnd w:id="1642"/>
      <w:bookmarkEnd w:id="1643"/>
      <w:bookmarkEnd w:id="1644"/>
    </w:p>
    <w:p w14:paraId="6951CBE6" w14:textId="27EA04DC" w:rsidR="00592F42" w:rsidRPr="005F7A4D" w:rsidRDefault="00BC5A24" w:rsidP="00851368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</w:rPr>
        <w:tab/>
      </w:r>
      <w:bookmarkStart w:id="1647" w:name="_Toc510968779"/>
      <w:bookmarkStart w:id="1648" w:name="_Toc510968960"/>
      <w:bookmarkStart w:id="1649" w:name="_Toc510985945"/>
      <w:bookmarkStart w:id="1650" w:name="_Toc512327568"/>
      <w:bookmarkStart w:id="1651" w:name="_Toc513031065"/>
      <w:bookmarkStart w:id="1652" w:name="_Toc513729718"/>
      <w:bookmarkStart w:id="1653" w:name="_Toc514515646"/>
      <w:bookmarkStart w:id="1654" w:name="_Toc514773878"/>
      <w:r w:rsidR="00592F42" w:rsidRPr="005F7A4D">
        <w:rPr>
          <w:color w:val="000000" w:themeColor="text1"/>
        </w:rPr>
        <w:t xml:space="preserve">Предполагается и следует из вышеизложенного, что анализ исходного кода и </w:t>
      </w:r>
      <w:r w:rsidR="00592F42" w:rsidRPr="005F7A4D">
        <w:rPr>
          <w:color w:val="000000" w:themeColor="text1"/>
          <w:lang w:val="en-GB"/>
        </w:rPr>
        <w:t>JVM</w:t>
      </w:r>
      <w:r w:rsidR="00592F42" w:rsidRPr="005F7A4D">
        <w:rPr>
          <w:color w:val="000000" w:themeColor="text1"/>
        </w:rPr>
        <w:t xml:space="preserve"> байт-кода будет статическим (без фактического запуска программы), т. к. анализ поведения программы во время исполнения выходит за </w:t>
      </w:r>
      <w:r w:rsidR="00CC7224" w:rsidRPr="005F7A4D">
        <w:rPr>
          <w:color w:val="000000" w:themeColor="text1"/>
        </w:rPr>
        <w:t>обозначенные</w:t>
      </w:r>
      <w:r w:rsidR="00592F42" w:rsidRPr="005F7A4D">
        <w:rPr>
          <w:color w:val="000000" w:themeColor="text1"/>
        </w:rPr>
        <w:t xml:space="preserve"> рамки: целью исследования является анализ исходного кода в разных представлениях.</w:t>
      </w:r>
      <w:bookmarkEnd w:id="1647"/>
      <w:bookmarkEnd w:id="1648"/>
      <w:bookmarkEnd w:id="1649"/>
      <w:bookmarkEnd w:id="1650"/>
      <w:bookmarkEnd w:id="1651"/>
      <w:bookmarkEnd w:id="1652"/>
      <w:bookmarkEnd w:id="1653"/>
      <w:bookmarkEnd w:id="1654"/>
    </w:p>
    <w:p w14:paraId="564BCDE3" w14:textId="3AA7C320" w:rsidR="00FC239F" w:rsidRPr="005F7A4D" w:rsidRDefault="00FC239F" w:rsidP="00851368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</w:rPr>
        <w:tab/>
      </w:r>
      <w:bookmarkStart w:id="1655" w:name="_Toc512327569"/>
      <w:bookmarkStart w:id="1656" w:name="_Toc513031066"/>
      <w:bookmarkStart w:id="1657" w:name="_Toc513729719"/>
      <w:bookmarkStart w:id="1658" w:name="_Toc514515647"/>
      <w:bookmarkStart w:id="1659" w:name="_Toc514773879"/>
      <w:r w:rsidRPr="005F7A4D">
        <w:rPr>
          <w:color w:val="000000" w:themeColor="text1"/>
        </w:rPr>
        <w:t>Также предполагается отсутствие заранее предоставленных примеров аномалий</w:t>
      </w:r>
      <w:r w:rsidR="00112AB6" w:rsidRPr="005F7A4D">
        <w:rPr>
          <w:color w:val="000000" w:themeColor="text1"/>
        </w:rPr>
        <w:t xml:space="preserve"> кода</w:t>
      </w:r>
      <w:r w:rsidRPr="005F7A4D">
        <w:rPr>
          <w:color w:val="000000" w:themeColor="text1"/>
        </w:rPr>
        <w:t>.</w:t>
      </w:r>
      <w:bookmarkEnd w:id="1655"/>
      <w:bookmarkEnd w:id="1656"/>
      <w:bookmarkEnd w:id="1657"/>
      <w:bookmarkEnd w:id="1658"/>
      <w:bookmarkEnd w:id="1659"/>
    </w:p>
    <w:p w14:paraId="64FEF1F0" w14:textId="029004BC" w:rsidR="00F87DFF" w:rsidRPr="005F7A4D" w:rsidRDefault="00F87DFF" w:rsidP="00851368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</w:rPr>
        <w:tab/>
      </w:r>
      <w:bookmarkStart w:id="1660" w:name="_Toc512327570"/>
      <w:bookmarkStart w:id="1661" w:name="_Toc513031067"/>
      <w:bookmarkStart w:id="1662" w:name="_Toc513729720"/>
      <w:bookmarkStart w:id="1663" w:name="_Toc514515648"/>
      <w:bookmarkStart w:id="1664" w:name="_Toc514773880"/>
      <w:r w:rsidRPr="005F7A4D">
        <w:rPr>
          <w:color w:val="000000" w:themeColor="text1"/>
        </w:rPr>
        <w:t>Найденные аномалии должны сопровождаться некоторым чис</w:t>
      </w:r>
      <w:r w:rsidR="006D3B07" w:rsidRPr="005F7A4D">
        <w:rPr>
          <w:color w:val="000000" w:themeColor="text1"/>
        </w:rPr>
        <w:t>ленным показателем, показывающим</w:t>
      </w:r>
      <w:r w:rsidRPr="005F7A4D">
        <w:rPr>
          <w:color w:val="000000" w:themeColor="text1"/>
        </w:rPr>
        <w:t xml:space="preserve"> «степень </w:t>
      </w:r>
      <w:proofErr w:type="spellStart"/>
      <w:r w:rsidRPr="005F7A4D">
        <w:rPr>
          <w:color w:val="000000" w:themeColor="text1"/>
        </w:rPr>
        <w:t>аномальности</w:t>
      </w:r>
      <w:proofErr w:type="spellEnd"/>
      <w:r w:rsidRPr="005F7A4D">
        <w:rPr>
          <w:color w:val="000000" w:themeColor="text1"/>
        </w:rPr>
        <w:t xml:space="preserve">» </w:t>
      </w:r>
      <w:r w:rsidR="00065B8E" w:rsidRPr="005F7A4D">
        <w:rPr>
          <w:color w:val="000000" w:themeColor="text1"/>
        </w:rPr>
        <w:t>для дальнейшего ранжирования спи</w:t>
      </w:r>
      <w:r w:rsidR="004C293B" w:rsidRPr="005F7A4D">
        <w:rPr>
          <w:color w:val="000000" w:themeColor="text1"/>
        </w:rPr>
        <w:t>с</w:t>
      </w:r>
      <w:r w:rsidR="00065B8E" w:rsidRPr="005F7A4D">
        <w:rPr>
          <w:color w:val="000000" w:themeColor="text1"/>
        </w:rPr>
        <w:t xml:space="preserve">ка и отсечения не интересующих </w:t>
      </w:r>
      <w:r w:rsidR="00CC5B4E" w:rsidRPr="005F7A4D">
        <w:rPr>
          <w:color w:val="000000" w:themeColor="text1"/>
        </w:rPr>
        <w:t>примеров</w:t>
      </w:r>
      <w:r w:rsidR="00065B8E" w:rsidRPr="005F7A4D">
        <w:rPr>
          <w:color w:val="000000" w:themeColor="text1"/>
        </w:rPr>
        <w:t>.</w:t>
      </w:r>
      <w:bookmarkEnd w:id="1660"/>
      <w:bookmarkEnd w:id="1661"/>
      <w:bookmarkEnd w:id="1662"/>
      <w:bookmarkEnd w:id="1663"/>
      <w:bookmarkEnd w:id="1664"/>
    </w:p>
    <w:p w14:paraId="0208356A" w14:textId="78315A76" w:rsidR="00592F42" w:rsidRPr="005F7A4D" w:rsidRDefault="00592F42" w:rsidP="00851368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</w:rPr>
        <w:tab/>
      </w:r>
      <w:bookmarkStart w:id="1665" w:name="_Toc510968780"/>
      <w:bookmarkStart w:id="1666" w:name="_Toc510968961"/>
      <w:bookmarkStart w:id="1667" w:name="_Toc510985946"/>
      <w:bookmarkStart w:id="1668" w:name="_Toc512327571"/>
      <w:bookmarkStart w:id="1669" w:name="_Toc513031068"/>
      <w:bookmarkStart w:id="1670" w:name="_Toc513729721"/>
      <w:bookmarkStart w:id="1671" w:name="_Toc514515649"/>
      <w:bookmarkStart w:id="1672" w:name="_Toc514773881"/>
      <w:r w:rsidRPr="005F7A4D">
        <w:rPr>
          <w:color w:val="000000" w:themeColor="text1"/>
        </w:rPr>
        <w:t xml:space="preserve">Для анализа поведения программы </w:t>
      </w:r>
      <w:r w:rsidR="00722081" w:rsidRPr="005F7A4D">
        <w:rPr>
          <w:color w:val="000000" w:themeColor="text1"/>
        </w:rPr>
        <w:t xml:space="preserve">(анализа </w:t>
      </w:r>
      <w:r w:rsidRPr="005F7A4D">
        <w:rPr>
          <w:color w:val="000000" w:themeColor="text1"/>
        </w:rPr>
        <w:t>во время исполнения</w:t>
      </w:r>
      <w:r w:rsidR="00722081" w:rsidRPr="005F7A4D">
        <w:rPr>
          <w:color w:val="000000" w:themeColor="text1"/>
        </w:rPr>
        <w:t>)</w:t>
      </w:r>
      <w:r w:rsidRPr="005F7A4D">
        <w:rPr>
          <w:color w:val="000000" w:themeColor="text1"/>
        </w:rPr>
        <w:t xml:space="preserve"> существует множество инструментов. Одни из самых популярных — профилировщики. Они осуществляют сбор характеристик работы программы: времени выполнения отдельных фрагментов, числа верно предсказанных условных переходов, числа кэш-промахов и т. д. Данные характеристики могут быть так же использованы для оценки производительности программы в целом и для осуществления её дальнейшей оптимизации. Но в данном способе поиска потенциальных проблем производительности по сравнению с предложенным есть ряд отличий:</w:t>
      </w:r>
      <w:bookmarkEnd w:id="1665"/>
      <w:bookmarkEnd w:id="1666"/>
      <w:bookmarkEnd w:id="1667"/>
      <w:bookmarkEnd w:id="1668"/>
      <w:bookmarkEnd w:id="1669"/>
      <w:bookmarkEnd w:id="1670"/>
      <w:bookmarkEnd w:id="1671"/>
      <w:bookmarkEnd w:id="1672"/>
    </w:p>
    <w:p w14:paraId="2CC5AC57" w14:textId="77777777" w:rsidR="007514A8" w:rsidRPr="005F7A4D" w:rsidRDefault="00592F42" w:rsidP="007514A8">
      <w:pPr>
        <w:pStyle w:val="a3"/>
        <w:numPr>
          <w:ilvl w:val="0"/>
          <w:numId w:val="11"/>
        </w:numPr>
        <w:tabs>
          <w:tab w:val="left" w:pos="993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1673" w:name="_Toc510968781"/>
      <w:bookmarkStart w:id="1674" w:name="_Toc510968962"/>
      <w:bookmarkStart w:id="1675" w:name="_Toc510985947"/>
      <w:bookmarkStart w:id="1676" w:name="_Toc512327572"/>
      <w:bookmarkStart w:id="1677" w:name="_Toc513031069"/>
      <w:bookmarkStart w:id="1678" w:name="_Toc513729722"/>
      <w:bookmarkStart w:id="1679" w:name="_Toc514515650"/>
      <w:bookmarkStart w:id="1680" w:name="_Toc514773882"/>
      <w:r w:rsidRPr="005F7A4D">
        <w:rPr>
          <w:color w:val="000000" w:themeColor="text1"/>
        </w:rPr>
        <w:t>необходимость фактического запуска программы в тестовой среде, что, как правило, является более сложно организуемым, чем статический анализ кода;</w:t>
      </w:r>
      <w:bookmarkStart w:id="1681" w:name="_Toc510968782"/>
      <w:bookmarkStart w:id="1682" w:name="_Toc510968963"/>
      <w:bookmarkStart w:id="1683" w:name="_Toc510985948"/>
      <w:bookmarkStart w:id="1684" w:name="_Toc512327573"/>
      <w:bookmarkStart w:id="1685" w:name="_Toc513031070"/>
      <w:bookmarkStart w:id="1686" w:name="_Toc513729723"/>
      <w:bookmarkEnd w:id="1673"/>
      <w:bookmarkEnd w:id="1674"/>
      <w:bookmarkEnd w:id="1675"/>
      <w:bookmarkEnd w:id="1676"/>
      <w:bookmarkEnd w:id="1677"/>
      <w:bookmarkEnd w:id="1678"/>
      <w:bookmarkEnd w:id="1679"/>
      <w:bookmarkEnd w:id="1680"/>
    </w:p>
    <w:p w14:paraId="54F3431D" w14:textId="77777777" w:rsidR="00233317" w:rsidRPr="005F7A4D" w:rsidRDefault="00592F42" w:rsidP="00233317">
      <w:pPr>
        <w:pStyle w:val="a3"/>
        <w:numPr>
          <w:ilvl w:val="0"/>
          <w:numId w:val="11"/>
        </w:numPr>
        <w:tabs>
          <w:tab w:val="left" w:pos="993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1687" w:name="_Toc514515651"/>
      <w:bookmarkStart w:id="1688" w:name="_Toc514773883"/>
      <w:r w:rsidRPr="005F7A4D">
        <w:rPr>
          <w:color w:val="000000" w:themeColor="text1"/>
        </w:rPr>
        <w:t xml:space="preserve">оценка лишь фактического времени выполнения части кода (как правило, замеряется время и другие характеристики процесса </w:t>
      </w:r>
      <w:proofErr w:type="gramStart"/>
      <w:r w:rsidRPr="005F7A4D">
        <w:rPr>
          <w:color w:val="000000" w:themeColor="text1"/>
        </w:rPr>
        <w:t>исполнения</w:t>
      </w:r>
      <w:proofErr w:type="gramEnd"/>
      <w:r w:rsidRPr="005F7A4D">
        <w:rPr>
          <w:color w:val="000000" w:themeColor="text1"/>
        </w:rPr>
        <w:t xml:space="preserve"> соответствующего </w:t>
      </w:r>
      <w:r w:rsidRPr="005F7A4D">
        <w:rPr>
          <w:color w:val="000000" w:themeColor="text1"/>
          <w:lang w:val="en-GB"/>
        </w:rPr>
        <w:t>JVM</w:t>
      </w:r>
      <w:r w:rsidRPr="005F7A4D">
        <w:rPr>
          <w:color w:val="000000" w:themeColor="text1"/>
        </w:rPr>
        <w:t xml:space="preserve"> байт-кода), без привязки к конкретной стадии преобразования анализируемого кода, которая </w:t>
      </w:r>
      <w:r w:rsidRPr="005F7A4D">
        <w:rPr>
          <w:color w:val="000000" w:themeColor="text1"/>
        </w:rPr>
        <w:lastRenderedPageBreak/>
        <w:t>могла повлечь найденную проблему (по этой причине динамический анализ кода будет мало полезен для разработчиков языка);</w:t>
      </w:r>
      <w:bookmarkStart w:id="1689" w:name="_Toc510968783"/>
      <w:bookmarkStart w:id="1690" w:name="_Toc510968964"/>
      <w:bookmarkStart w:id="1691" w:name="_Toc510985949"/>
      <w:bookmarkStart w:id="1692" w:name="_Toc512327574"/>
      <w:bookmarkStart w:id="1693" w:name="_Toc513031071"/>
      <w:bookmarkStart w:id="1694" w:name="_Toc513729724"/>
      <w:bookmarkEnd w:id="1681"/>
      <w:bookmarkEnd w:id="1682"/>
      <w:bookmarkEnd w:id="1683"/>
      <w:bookmarkEnd w:id="1684"/>
      <w:bookmarkEnd w:id="1685"/>
      <w:bookmarkEnd w:id="1686"/>
      <w:bookmarkEnd w:id="1687"/>
      <w:bookmarkEnd w:id="1688"/>
    </w:p>
    <w:p w14:paraId="49A650BE" w14:textId="13628B07" w:rsidR="00592F42" w:rsidRPr="005F7A4D" w:rsidRDefault="00592F42" w:rsidP="00233317">
      <w:pPr>
        <w:pStyle w:val="a3"/>
        <w:numPr>
          <w:ilvl w:val="0"/>
          <w:numId w:val="11"/>
        </w:numPr>
        <w:tabs>
          <w:tab w:val="left" w:pos="993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1695" w:name="_Toc514515652"/>
      <w:bookmarkStart w:id="1696" w:name="_Toc514773884"/>
      <w:r w:rsidRPr="005F7A4D">
        <w:rPr>
          <w:color w:val="000000" w:themeColor="text1"/>
        </w:rPr>
        <w:t>более позднее обнаружение проблемы, как правило, может повлечь большие убытки различного характера (стадия написания кода и его компиляции в отличие от стадии исполнения является самой ранней в этапе программирования при разработке ПО).</w:t>
      </w:r>
      <w:bookmarkEnd w:id="1689"/>
      <w:bookmarkEnd w:id="1690"/>
      <w:bookmarkEnd w:id="1691"/>
      <w:bookmarkEnd w:id="1692"/>
      <w:bookmarkEnd w:id="1693"/>
      <w:bookmarkEnd w:id="1694"/>
      <w:bookmarkEnd w:id="1695"/>
      <w:bookmarkEnd w:id="1696"/>
    </w:p>
    <w:p w14:paraId="2EAB66E5" w14:textId="3DC8729F" w:rsidR="00861D09" w:rsidRPr="005F7A4D" w:rsidRDefault="00592F42" w:rsidP="00F26D50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  <w:szCs w:val="28"/>
        </w:rPr>
        <w:tab/>
      </w:r>
      <w:bookmarkStart w:id="1697" w:name="_Toc510968784"/>
      <w:bookmarkStart w:id="1698" w:name="_Toc510968965"/>
      <w:bookmarkStart w:id="1699" w:name="_Toc510985950"/>
      <w:bookmarkStart w:id="1700" w:name="_Toc512327575"/>
      <w:bookmarkStart w:id="1701" w:name="_Toc513031072"/>
      <w:bookmarkStart w:id="1702" w:name="_Toc513729725"/>
      <w:bookmarkStart w:id="1703" w:name="_Toc514515653"/>
      <w:bookmarkStart w:id="1704" w:name="_Toc514773885"/>
      <w:r w:rsidRPr="005F7A4D">
        <w:rPr>
          <w:color w:val="000000" w:themeColor="text1"/>
          <w:szCs w:val="28"/>
        </w:rPr>
        <w:t>По вышеизложенным причинам для решения обозначенной задачи и был выбран статический анализ кода.</w:t>
      </w:r>
      <w:bookmarkEnd w:id="1697"/>
      <w:bookmarkEnd w:id="1698"/>
      <w:bookmarkEnd w:id="1699"/>
      <w:bookmarkEnd w:id="1700"/>
      <w:bookmarkEnd w:id="1701"/>
      <w:bookmarkEnd w:id="1702"/>
      <w:bookmarkEnd w:id="1703"/>
      <w:bookmarkEnd w:id="1704"/>
      <w:r w:rsidR="00861D09" w:rsidRPr="005F7A4D">
        <w:rPr>
          <w:b/>
          <w:bCs/>
          <w:caps/>
          <w:color w:val="000000" w:themeColor="text1"/>
        </w:rPr>
        <w:br w:type="page"/>
      </w:r>
    </w:p>
    <w:p w14:paraId="6B0E512C" w14:textId="0561462F" w:rsidR="00D70C76" w:rsidRPr="005F7A4D" w:rsidRDefault="00F56211" w:rsidP="00D70C76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1705" w:name="_Toc514773886"/>
      <w:commentRangeStart w:id="1706"/>
      <w:r w:rsidRPr="005F7A4D">
        <w:rPr>
          <w:b/>
          <w:bCs/>
          <w:caps/>
          <w:color w:val="000000" w:themeColor="text1"/>
        </w:rPr>
        <w:lastRenderedPageBreak/>
        <w:t xml:space="preserve">ГЛАВА </w:t>
      </w:r>
      <w:r w:rsidR="00D70C76" w:rsidRPr="005F7A4D">
        <w:rPr>
          <w:b/>
          <w:bCs/>
          <w:caps/>
          <w:color w:val="000000" w:themeColor="text1"/>
        </w:rPr>
        <w:t>2</w:t>
      </w:r>
      <w:r w:rsidRPr="005F7A4D">
        <w:rPr>
          <w:b/>
          <w:bCs/>
          <w:caps/>
          <w:color w:val="000000" w:themeColor="text1"/>
        </w:rPr>
        <w:t>.</w:t>
      </w:r>
      <w:r w:rsidR="00D70C76" w:rsidRPr="005F7A4D">
        <w:rPr>
          <w:b/>
          <w:bCs/>
          <w:caps/>
          <w:color w:val="000000" w:themeColor="text1"/>
        </w:rPr>
        <w:t xml:space="preserve"> </w:t>
      </w:r>
      <w:r w:rsidR="00D70C76" w:rsidRPr="005F7A4D">
        <w:rPr>
          <w:b/>
          <w:color w:val="000000" w:themeColor="text1"/>
        </w:rPr>
        <w:t>ОБЗОР СУЩЕСТВУЮЩИХ РЕШЕНИЙ</w:t>
      </w:r>
      <w:commentRangeEnd w:id="1706"/>
      <w:r w:rsidR="00153059">
        <w:rPr>
          <w:rStyle w:val="af3"/>
          <w:rFonts w:asciiTheme="minorHAnsi" w:eastAsiaTheme="minorHAnsi" w:hAnsiTheme="minorHAnsi" w:cstheme="minorBidi"/>
          <w:lang w:eastAsia="en-US"/>
        </w:rPr>
        <w:commentReference w:id="1706"/>
      </w:r>
      <w:bookmarkEnd w:id="1705"/>
    </w:p>
    <w:p w14:paraId="613B1E47" w14:textId="42EE9AF7" w:rsidR="005B456B" w:rsidRPr="005F7A4D" w:rsidRDefault="00D70C76" w:rsidP="00F26D50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</w:rPr>
        <w:tab/>
      </w:r>
      <w:bookmarkStart w:id="1707" w:name="_Toc514515655"/>
      <w:bookmarkStart w:id="1708" w:name="_Toc514773887"/>
      <w:r w:rsidR="0022633C" w:rsidRPr="005F7A4D">
        <w:rPr>
          <w:color w:val="000000" w:themeColor="text1"/>
        </w:rPr>
        <w:t xml:space="preserve">Задача поиска </w:t>
      </w:r>
      <w:r w:rsidR="00300B70" w:rsidRPr="005F7A4D">
        <w:rPr>
          <w:color w:val="000000" w:themeColor="text1"/>
        </w:rPr>
        <w:t xml:space="preserve">кодовых </w:t>
      </w:r>
      <w:r w:rsidR="0022633C" w:rsidRPr="005F7A4D">
        <w:rPr>
          <w:color w:val="000000" w:themeColor="text1"/>
        </w:rPr>
        <w:t>аномалий уже была поставлена ранее.</w:t>
      </w:r>
      <w:r w:rsidR="008C270F" w:rsidRPr="005F7A4D">
        <w:rPr>
          <w:color w:val="000000" w:themeColor="text1"/>
        </w:rPr>
        <w:t xml:space="preserve"> Рассмотрим различные работы в этой области</w:t>
      </w:r>
      <w:r w:rsidR="00457EF6" w:rsidRPr="005F7A4D">
        <w:rPr>
          <w:color w:val="000000" w:themeColor="text1"/>
        </w:rPr>
        <w:t>,</w:t>
      </w:r>
      <w:r w:rsidR="0048692A" w:rsidRPr="005F7A4D">
        <w:rPr>
          <w:color w:val="000000" w:themeColor="text1"/>
        </w:rPr>
        <w:t xml:space="preserve"> предлагаемые их авторами решения</w:t>
      </w:r>
      <w:r w:rsidR="008C270F" w:rsidRPr="005F7A4D">
        <w:rPr>
          <w:color w:val="000000" w:themeColor="text1"/>
        </w:rPr>
        <w:t xml:space="preserve"> и сопоставим их с поставленной задачей.</w:t>
      </w:r>
      <w:r w:rsidR="00947D28" w:rsidRPr="005F7A4D">
        <w:rPr>
          <w:color w:val="000000" w:themeColor="text1"/>
        </w:rPr>
        <w:t xml:space="preserve"> Для исследования проблемы поиска кодовых аномалий в целом рассмотрим в том числе и работы, предполагающие динамический анализ кода.</w:t>
      </w:r>
      <w:bookmarkEnd w:id="1707"/>
      <w:bookmarkEnd w:id="1708"/>
    </w:p>
    <w:p w14:paraId="1B1ADEDB" w14:textId="25D67D03" w:rsidR="00791E85" w:rsidRPr="005F7A4D" w:rsidRDefault="005555EA" w:rsidP="00F26D50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</w:rPr>
        <w:tab/>
      </w:r>
      <w:bookmarkStart w:id="1709" w:name="_Toc514515656"/>
      <w:bookmarkStart w:id="1710" w:name="_Toc514773888"/>
      <w:r w:rsidRPr="005F7A4D">
        <w:rPr>
          <w:color w:val="000000" w:themeColor="text1"/>
        </w:rPr>
        <w:t xml:space="preserve">В </w:t>
      </w:r>
      <w:r w:rsidR="00BF5E94" w:rsidRPr="005F7A4D">
        <w:rPr>
          <w:color w:val="000000" w:themeColor="text1"/>
        </w:rPr>
        <w:t>рамках работы</w:t>
      </w:r>
      <w:r w:rsidRPr="005F7A4D">
        <w:rPr>
          <w:color w:val="000000" w:themeColor="text1"/>
        </w:rPr>
        <w:t xml:space="preserve"> «</w:t>
      </w:r>
      <w:proofErr w:type="spellStart"/>
      <w:r w:rsidRPr="005F7A4D">
        <w:rPr>
          <w:color w:val="000000" w:themeColor="text1"/>
        </w:rPr>
        <w:t>Graph-based</w:t>
      </w:r>
      <w:proofErr w:type="spellEnd"/>
      <w:r w:rsidRPr="005F7A4D">
        <w:rPr>
          <w:color w:val="000000" w:themeColor="text1"/>
        </w:rPr>
        <w:t xml:space="preserve"> </w:t>
      </w:r>
      <w:proofErr w:type="spellStart"/>
      <w:r w:rsidRPr="005F7A4D">
        <w:rPr>
          <w:color w:val="000000" w:themeColor="text1"/>
        </w:rPr>
        <w:t>Mining</w:t>
      </w:r>
      <w:proofErr w:type="spellEnd"/>
      <w:r w:rsidRPr="005F7A4D">
        <w:rPr>
          <w:color w:val="000000" w:themeColor="text1"/>
        </w:rPr>
        <w:t xml:space="preserve"> </w:t>
      </w:r>
      <w:proofErr w:type="spellStart"/>
      <w:r w:rsidRPr="005F7A4D">
        <w:rPr>
          <w:color w:val="000000" w:themeColor="text1"/>
        </w:rPr>
        <w:t>of</w:t>
      </w:r>
      <w:proofErr w:type="spellEnd"/>
      <w:r w:rsidRPr="005F7A4D">
        <w:rPr>
          <w:color w:val="000000" w:themeColor="text1"/>
        </w:rPr>
        <w:t xml:space="preserve"> </w:t>
      </w:r>
      <w:proofErr w:type="spellStart"/>
      <w:r w:rsidRPr="005F7A4D">
        <w:rPr>
          <w:color w:val="000000" w:themeColor="text1"/>
        </w:rPr>
        <w:t>Multiple</w:t>
      </w:r>
      <w:proofErr w:type="spellEnd"/>
      <w:r w:rsidRPr="005F7A4D">
        <w:rPr>
          <w:color w:val="000000" w:themeColor="text1"/>
        </w:rPr>
        <w:t xml:space="preserve"> </w:t>
      </w:r>
      <w:proofErr w:type="spellStart"/>
      <w:r w:rsidRPr="005F7A4D">
        <w:rPr>
          <w:color w:val="000000" w:themeColor="text1"/>
        </w:rPr>
        <w:t>Object</w:t>
      </w:r>
      <w:proofErr w:type="spellEnd"/>
      <w:r w:rsidRPr="005F7A4D">
        <w:rPr>
          <w:color w:val="000000" w:themeColor="text1"/>
        </w:rPr>
        <w:t xml:space="preserve"> </w:t>
      </w:r>
      <w:proofErr w:type="spellStart"/>
      <w:r w:rsidRPr="005F7A4D">
        <w:rPr>
          <w:color w:val="000000" w:themeColor="text1"/>
        </w:rPr>
        <w:t>Usage</w:t>
      </w:r>
      <w:proofErr w:type="spellEnd"/>
      <w:r w:rsidRPr="005F7A4D">
        <w:rPr>
          <w:color w:val="000000" w:themeColor="text1"/>
        </w:rPr>
        <w:t xml:space="preserve"> </w:t>
      </w:r>
      <w:proofErr w:type="spellStart"/>
      <w:r w:rsidRPr="005F7A4D">
        <w:rPr>
          <w:color w:val="000000" w:themeColor="text1"/>
        </w:rPr>
        <w:t>Patterns</w:t>
      </w:r>
      <w:proofErr w:type="spellEnd"/>
      <w:r w:rsidRPr="005F7A4D">
        <w:rPr>
          <w:color w:val="000000" w:themeColor="text1"/>
        </w:rPr>
        <w:t xml:space="preserve">» </w:t>
      </w:r>
      <w:hyperlink w:anchor="S2" w:history="1">
        <w:r w:rsidRPr="005F7A4D">
          <w:rPr>
            <w:rStyle w:val="aa"/>
            <w:color w:val="000000" w:themeColor="text1"/>
            <w:u w:val="none"/>
          </w:rPr>
          <w:t>[2]</w:t>
        </w:r>
      </w:hyperlink>
      <w:r w:rsidRPr="005F7A4D">
        <w:rPr>
          <w:color w:val="000000" w:themeColor="text1"/>
        </w:rPr>
        <w:t xml:space="preserve"> </w:t>
      </w:r>
      <w:r w:rsidR="002773A1" w:rsidRPr="005F7A4D">
        <w:rPr>
          <w:color w:val="000000" w:themeColor="text1"/>
        </w:rPr>
        <w:t xml:space="preserve">была разработана система </w:t>
      </w:r>
      <w:proofErr w:type="spellStart"/>
      <w:r w:rsidR="002773A1" w:rsidRPr="005F7A4D">
        <w:rPr>
          <w:color w:val="000000" w:themeColor="text1"/>
        </w:rPr>
        <w:t>GrouMiner</w:t>
      </w:r>
      <w:proofErr w:type="spellEnd"/>
      <w:r w:rsidR="00D27098" w:rsidRPr="005F7A4D">
        <w:rPr>
          <w:color w:val="000000" w:themeColor="text1"/>
        </w:rPr>
        <w:t xml:space="preserve"> (</w:t>
      </w:r>
      <w:del w:id="1711" w:author="Microsoft Office User" w:date="2018-05-21T21:22:00Z">
        <w:r w:rsidR="00D27098" w:rsidRPr="005F7A4D" w:rsidDel="00CA4520">
          <w:rPr>
            <w:color w:val="000000" w:themeColor="text1"/>
          </w:rPr>
          <w:delText xml:space="preserve">также </w:delText>
        </w:r>
      </w:del>
      <w:r w:rsidR="00D27098" w:rsidRPr="005F7A4D">
        <w:rPr>
          <w:color w:val="000000" w:themeColor="text1"/>
        </w:rPr>
        <w:t xml:space="preserve">для программ на </w:t>
      </w:r>
      <w:r w:rsidR="00D27098" w:rsidRPr="005F7A4D">
        <w:rPr>
          <w:color w:val="000000" w:themeColor="text1"/>
          <w:lang w:val="en-GB"/>
        </w:rPr>
        <w:t>Java</w:t>
      </w:r>
      <w:r w:rsidR="00D27098" w:rsidRPr="005F7A4D">
        <w:rPr>
          <w:color w:val="000000" w:themeColor="text1"/>
        </w:rPr>
        <w:t>)</w:t>
      </w:r>
      <w:r w:rsidR="00683ACF" w:rsidRPr="005F7A4D">
        <w:rPr>
          <w:color w:val="000000" w:themeColor="text1"/>
        </w:rPr>
        <w:t>, которая включает в себя возможность описания шаблонов взаимодействия объектов в объектно-ориентированном программировании</w:t>
      </w:r>
      <w:r w:rsidR="00E443C0" w:rsidRPr="005F7A4D">
        <w:rPr>
          <w:color w:val="000000" w:themeColor="text1"/>
        </w:rPr>
        <w:t xml:space="preserve"> (основанную на использовании графов)</w:t>
      </w:r>
      <w:r w:rsidR="003C0714" w:rsidRPr="005F7A4D">
        <w:rPr>
          <w:color w:val="000000" w:themeColor="text1"/>
        </w:rPr>
        <w:t xml:space="preserve"> и механизмы обнаружения аномалий (аномального взаимодействия).</w:t>
      </w:r>
      <w:r w:rsidR="00D83762" w:rsidRPr="005F7A4D">
        <w:rPr>
          <w:color w:val="000000" w:themeColor="text1"/>
        </w:rPr>
        <w:t xml:space="preserve"> Подход предполагает моделирование взаимодействи</w:t>
      </w:r>
      <w:ins w:id="1712" w:author="Timofey Bryksin" w:date="2018-05-20T21:59:00Z">
        <w:r w:rsidR="008108DA">
          <w:rPr>
            <w:color w:val="000000" w:themeColor="text1"/>
          </w:rPr>
          <w:t>я</w:t>
        </w:r>
      </w:ins>
      <w:del w:id="1713" w:author="Timofey Bryksin" w:date="2018-05-20T21:59:00Z">
        <w:r w:rsidR="00D83762" w:rsidRPr="005F7A4D" w:rsidDel="008108DA">
          <w:rPr>
            <w:color w:val="000000" w:themeColor="text1"/>
          </w:rPr>
          <w:delText>е</w:delText>
        </w:r>
      </w:del>
      <w:r w:rsidR="00D83762" w:rsidRPr="005F7A4D">
        <w:rPr>
          <w:color w:val="000000" w:themeColor="text1"/>
        </w:rPr>
        <w:t xml:space="preserve"> в виде направленного ациклического графа, узлы которого являются вызовами конструкторов, методов объектов</w:t>
      </w:r>
      <w:r w:rsidR="00A14367" w:rsidRPr="005F7A4D">
        <w:rPr>
          <w:color w:val="000000" w:themeColor="text1"/>
        </w:rPr>
        <w:t xml:space="preserve"> и обращениями к полям, а ребра — фактами использования одни</w:t>
      </w:r>
      <w:r w:rsidR="00087195" w:rsidRPr="005F7A4D">
        <w:rPr>
          <w:color w:val="000000" w:themeColor="text1"/>
        </w:rPr>
        <w:t>ми методами других и зависимостями данных между ними.</w:t>
      </w:r>
      <w:r w:rsidR="00157192" w:rsidRPr="005F7A4D">
        <w:rPr>
          <w:color w:val="000000" w:themeColor="text1"/>
        </w:rPr>
        <w:t xml:space="preserve"> В</w:t>
      </w:r>
      <w:r w:rsidR="00D27098" w:rsidRPr="005F7A4D">
        <w:rPr>
          <w:color w:val="000000" w:themeColor="text1"/>
        </w:rPr>
        <w:t xml:space="preserve"> данной работе для поиска аномалий используется статический анализ кода: </w:t>
      </w:r>
      <w:r w:rsidR="00755D9C" w:rsidRPr="005F7A4D">
        <w:rPr>
          <w:color w:val="000000" w:themeColor="text1"/>
        </w:rPr>
        <w:t>исходный код разбирается в абстрактное синтаксическое дерево</w:t>
      </w:r>
      <w:r w:rsidR="00212C52" w:rsidRPr="005F7A4D">
        <w:rPr>
          <w:color w:val="000000" w:themeColor="text1"/>
        </w:rPr>
        <w:t>, далее в нём выделяю</w:t>
      </w:r>
      <w:r w:rsidR="00715D6E" w:rsidRPr="005F7A4D">
        <w:rPr>
          <w:color w:val="000000" w:themeColor="text1"/>
        </w:rPr>
        <w:t>тся узлы для передачи или приеме</w:t>
      </w:r>
      <w:r w:rsidR="00212C52" w:rsidRPr="005F7A4D">
        <w:rPr>
          <w:color w:val="000000" w:themeColor="text1"/>
        </w:rPr>
        <w:t xml:space="preserve"> управления</w:t>
      </w:r>
      <w:ins w:id="1714" w:author="Timofey Bryksin" w:date="2018-05-20T21:59:00Z">
        <w:r w:rsidR="008108DA">
          <w:rPr>
            <w:color w:val="000000" w:themeColor="text1"/>
          </w:rPr>
          <w:t>,</w:t>
        </w:r>
      </w:ins>
      <w:r w:rsidR="00212C52" w:rsidRPr="005F7A4D">
        <w:rPr>
          <w:color w:val="000000" w:themeColor="text1"/>
        </w:rPr>
        <w:t xml:space="preserve"> и на основе них формируется граф использования объектов.</w:t>
      </w:r>
      <w:r w:rsidR="00C30AEB" w:rsidRPr="005F7A4D">
        <w:rPr>
          <w:color w:val="000000" w:themeColor="text1"/>
        </w:rPr>
        <w:t xml:space="preserve"> Данный подход позволяет обнаруживать ано</w:t>
      </w:r>
      <w:r w:rsidR="00C74E5B" w:rsidRPr="005F7A4D">
        <w:rPr>
          <w:color w:val="000000" w:themeColor="text1"/>
        </w:rPr>
        <w:t>малии в исходном коде, связанные</w:t>
      </w:r>
      <w:r w:rsidR="00C30AEB" w:rsidRPr="005F7A4D">
        <w:rPr>
          <w:color w:val="000000" w:themeColor="text1"/>
        </w:rPr>
        <w:t xml:space="preserve"> со взаимодействием объектов</w:t>
      </w:r>
      <w:r w:rsidR="00BA0449" w:rsidRPr="005F7A4D">
        <w:rPr>
          <w:color w:val="000000" w:themeColor="text1"/>
        </w:rPr>
        <w:t>. Но такие аномалии — лишь часть из всех возможных. Аномалии могут быть связаны, например, с нетипичным использованием некоторых конструкций языка (не предполагающих передачу и</w:t>
      </w:r>
      <w:r w:rsidR="00807393" w:rsidRPr="005F7A4D">
        <w:rPr>
          <w:color w:val="000000" w:themeColor="text1"/>
        </w:rPr>
        <w:t>ли</w:t>
      </w:r>
      <w:r w:rsidR="00BA0449" w:rsidRPr="005F7A4D">
        <w:rPr>
          <w:color w:val="000000" w:themeColor="text1"/>
        </w:rPr>
        <w:t xml:space="preserve"> прием управления)</w:t>
      </w:r>
      <w:r w:rsidR="0033681F" w:rsidRPr="005F7A4D">
        <w:rPr>
          <w:color w:val="000000" w:themeColor="text1"/>
        </w:rPr>
        <w:t>, которые в свою очередь м</w:t>
      </w:r>
      <w:r w:rsidR="00FB3E9A" w:rsidRPr="005F7A4D">
        <w:rPr>
          <w:color w:val="000000" w:themeColor="text1"/>
        </w:rPr>
        <w:t>огут соответствовать проблемам в</w:t>
      </w:r>
      <w:r w:rsidR="0033681F" w:rsidRPr="005F7A4D">
        <w:rPr>
          <w:color w:val="000000" w:themeColor="text1"/>
        </w:rPr>
        <w:t xml:space="preserve"> дизайне языка, в </w:t>
      </w:r>
      <w:proofErr w:type="spellStart"/>
      <w:r w:rsidR="0033681F" w:rsidRPr="005F7A4D">
        <w:rPr>
          <w:color w:val="000000" w:themeColor="text1"/>
        </w:rPr>
        <w:t>кодогенераторе</w:t>
      </w:r>
      <w:proofErr w:type="spellEnd"/>
      <w:r w:rsidR="0033681F" w:rsidRPr="005F7A4D">
        <w:rPr>
          <w:color w:val="000000" w:themeColor="text1"/>
        </w:rPr>
        <w:t xml:space="preserve"> или оптимизациях его компилятора.</w:t>
      </w:r>
      <w:bookmarkEnd w:id="1709"/>
      <w:bookmarkEnd w:id="1710"/>
    </w:p>
    <w:p w14:paraId="74D13674" w14:textId="3BC55CA7" w:rsidR="00C6625A" w:rsidRPr="005F7A4D" w:rsidRDefault="00791E85" w:rsidP="00F26D50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</w:rPr>
        <w:tab/>
      </w:r>
      <w:bookmarkStart w:id="1715" w:name="_Toc514515657"/>
      <w:bookmarkStart w:id="1716" w:name="_Toc514773889"/>
      <w:r w:rsidR="003D314B" w:rsidRPr="005F7A4D">
        <w:rPr>
          <w:color w:val="000000" w:themeColor="text1"/>
        </w:rPr>
        <w:t>В работе «</w:t>
      </w:r>
      <w:proofErr w:type="spellStart"/>
      <w:r w:rsidR="003D314B" w:rsidRPr="005F7A4D">
        <w:rPr>
          <w:color w:val="000000" w:themeColor="text1"/>
        </w:rPr>
        <w:t>Detecting</w:t>
      </w:r>
      <w:proofErr w:type="spellEnd"/>
      <w:r w:rsidR="003D314B" w:rsidRPr="005F7A4D">
        <w:rPr>
          <w:color w:val="000000" w:themeColor="text1"/>
        </w:rPr>
        <w:t xml:space="preserve"> </w:t>
      </w:r>
      <w:proofErr w:type="spellStart"/>
      <w:r w:rsidR="003D314B" w:rsidRPr="005F7A4D">
        <w:rPr>
          <w:color w:val="000000" w:themeColor="text1"/>
        </w:rPr>
        <w:t>Object</w:t>
      </w:r>
      <w:proofErr w:type="spellEnd"/>
      <w:r w:rsidR="003D314B" w:rsidRPr="005F7A4D">
        <w:rPr>
          <w:color w:val="000000" w:themeColor="text1"/>
        </w:rPr>
        <w:t xml:space="preserve"> </w:t>
      </w:r>
      <w:proofErr w:type="spellStart"/>
      <w:r w:rsidR="003D314B" w:rsidRPr="005F7A4D">
        <w:rPr>
          <w:color w:val="000000" w:themeColor="text1"/>
        </w:rPr>
        <w:t>Usage</w:t>
      </w:r>
      <w:proofErr w:type="spellEnd"/>
      <w:r w:rsidR="003D314B" w:rsidRPr="005F7A4D">
        <w:rPr>
          <w:color w:val="000000" w:themeColor="text1"/>
        </w:rPr>
        <w:t xml:space="preserve"> </w:t>
      </w:r>
      <w:proofErr w:type="spellStart"/>
      <w:r w:rsidR="003D314B" w:rsidRPr="005F7A4D">
        <w:rPr>
          <w:color w:val="000000" w:themeColor="text1"/>
        </w:rPr>
        <w:t>Anomalies</w:t>
      </w:r>
      <w:proofErr w:type="spellEnd"/>
      <w:r w:rsidR="003D314B" w:rsidRPr="005F7A4D">
        <w:rPr>
          <w:color w:val="000000" w:themeColor="text1"/>
        </w:rPr>
        <w:t xml:space="preserve">» </w:t>
      </w:r>
      <w:hyperlink w:anchor="S3" w:history="1">
        <w:r w:rsidR="003D314B" w:rsidRPr="005F7A4D">
          <w:rPr>
            <w:rStyle w:val="aa"/>
            <w:color w:val="000000" w:themeColor="text1"/>
            <w:u w:val="none"/>
          </w:rPr>
          <w:t>[3]</w:t>
        </w:r>
      </w:hyperlink>
      <w:r w:rsidR="003D314B" w:rsidRPr="005F7A4D">
        <w:rPr>
          <w:color w:val="000000" w:themeColor="text1"/>
        </w:rPr>
        <w:t xml:space="preserve"> предлагается </w:t>
      </w:r>
      <w:r w:rsidR="00132568" w:rsidRPr="005F7A4D">
        <w:rPr>
          <w:color w:val="000000" w:themeColor="text1"/>
        </w:rPr>
        <w:t>введение понятия «типичного использования объекта» и осуществление поиска его аномального использования.</w:t>
      </w:r>
      <w:r w:rsidR="003F691B" w:rsidRPr="005F7A4D">
        <w:rPr>
          <w:color w:val="000000" w:themeColor="text1"/>
        </w:rPr>
        <w:t xml:space="preserve"> Кодовые аномалии могут быть выражены</w:t>
      </w:r>
      <w:r w:rsidR="00F55880" w:rsidRPr="005F7A4D">
        <w:rPr>
          <w:color w:val="000000" w:themeColor="text1"/>
        </w:rPr>
        <w:t>, например,</w:t>
      </w:r>
      <w:r w:rsidR="003F691B" w:rsidRPr="005F7A4D">
        <w:rPr>
          <w:color w:val="000000" w:themeColor="text1"/>
        </w:rPr>
        <w:t xml:space="preserve"> в нетипичной последовательности вызовов методов.</w:t>
      </w:r>
      <w:r w:rsidR="00A2151A" w:rsidRPr="005F7A4D">
        <w:rPr>
          <w:color w:val="000000" w:themeColor="text1"/>
        </w:rPr>
        <w:t xml:space="preserve"> Данный </w:t>
      </w:r>
      <w:r w:rsidR="00A2151A" w:rsidRPr="005F7A4D">
        <w:rPr>
          <w:color w:val="000000" w:themeColor="text1"/>
        </w:rPr>
        <w:lastRenderedPageBreak/>
        <w:t>подход предполагает использование статического анализа кода. Происходит сбор информации по использованию методов объекта и формирование шаблонов, далее с помощью классификатора происходит поиск мест использований объектов, отклоняющихся от этих шаблонов (аномалий).</w:t>
      </w:r>
      <w:r w:rsidR="00647A80" w:rsidRPr="005F7A4D">
        <w:rPr>
          <w:color w:val="000000" w:themeColor="text1"/>
        </w:rPr>
        <w:t xml:space="preserve"> В данной работе </w:t>
      </w:r>
      <w:r w:rsidR="00F701F9" w:rsidRPr="005F7A4D">
        <w:rPr>
          <w:color w:val="000000" w:themeColor="text1"/>
        </w:rPr>
        <w:t xml:space="preserve">также можно заметить направленность только </w:t>
      </w:r>
      <w:proofErr w:type="gramStart"/>
      <w:r w:rsidR="00F701F9" w:rsidRPr="005F7A4D">
        <w:rPr>
          <w:color w:val="000000" w:themeColor="text1"/>
        </w:rPr>
        <w:t>на аномальное использования</w:t>
      </w:r>
      <w:proofErr w:type="gramEnd"/>
      <w:r w:rsidR="00F701F9" w:rsidRPr="005F7A4D">
        <w:rPr>
          <w:color w:val="000000" w:themeColor="text1"/>
        </w:rPr>
        <w:t xml:space="preserve"> объектов, что </w:t>
      </w:r>
      <w:ins w:id="1717" w:author="Timofey Bryksin" w:date="2018-05-20T22:00:00Z">
        <w:r w:rsidR="008108DA">
          <w:rPr>
            <w:color w:val="000000" w:themeColor="text1"/>
          </w:rPr>
          <w:t xml:space="preserve">также </w:t>
        </w:r>
      </w:ins>
      <w:r w:rsidR="00F701F9" w:rsidRPr="005F7A4D">
        <w:rPr>
          <w:color w:val="000000" w:themeColor="text1"/>
        </w:rPr>
        <w:t>является лишь одной разновидностью кодовых аномалий.</w:t>
      </w:r>
      <w:bookmarkEnd w:id="1715"/>
      <w:bookmarkEnd w:id="1716"/>
    </w:p>
    <w:p w14:paraId="174BC590" w14:textId="46630637" w:rsidR="009263E9" w:rsidRPr="005F7A4D" w:rsidRDefault="009263E9" w:rsidP="00F26D50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</w:rPr>
        <w:tab/>
      </w:r>
      <w:bookmarkStart w:id="1718" w:name="_Toc514515658"/>
      <w:bookmarkStart w:id="1719" w:name="_Toc514773890"/>
      <w:r w:rsidRPr="005F7A4D">
        <w:rPr>
          <w:color w:val="000000" w:themeColor="text1"/>
        </w:rPr>
        <w:t>В работе «</w:t>
      </w:r>
      <w:proofErr w:type="spellStart"/>
      <w:r w:rsidRPr="005F7A4D">
        <w:rPr>
          <w:color w:val="000000" w:themeColor="text1"/>
        </w:rPr>
        <w:t>Tracking</w:t>
      </w:r>
      <w:proofErr w:type="spellEnd"/>
      <w:r w:rsidRPr="005F7A4D">
        <w:rPr>
          <w:color w:val="000000" w:themeColor="text1"/>
        </w:rPr>
        <w:t xml:space="preserve"> </w:t>
      </w:r>
      <w:proofErr w:type="spellStart"/>
      <w:r w:rsidRPr="005F7A4D">
        <w:rPr>
          <w:color w:val="000000" w:themeColor="text1"/>
        </w:rPr>
        <w:t>down</w:t>
      </w:r>
      <w:proofErr w:type="spellEnd"/>
      <w:r w:rsidRPr="005F7A4D">
        <w:rPr>
          <w:color w:val="000000" w:themeColor="text1"/>
        </w:rPr>
        <w:t xml:space="preserve"> </w:t>
      </w:r>
      <w:proofErr w:type="spellStart"/>
      <w:r w:rsidRPr="005F7A4D">
        <w:rPr>
          <w:color w:val="000000" w:themeColor="text1"/>
        </w:rPr>
        <w:t>software</w:t>
      </w:r>
      <w:proofErr w:type="spellEnd"/>
      <w:r w:rsidRPr="005F7A4D">
        <w:rPr>
          <w:color w:val="000000" w:themeColor="text1"/>
        </w:rPr>
        <w:t xml:space="preserve"> </w:t>
      </w:r>
      <w:proofErr w:type="spellStart"/>
      <w:r w:rsidRPr="005F7A4D">
        <w:rPr>
          <w:color w:val="000000" w:themeColor="text1"/>
        </w:rPr>
        <w:t>bugs</w:t>
      </w:r>
      <w:proofErr w:type="spellEnd"/>
      <w:r w:rsidRPr="005F7A4D">
        <w:rPr>
          <w:color w:val="000000" w:themeColor="text1"/>
        </w:rPr>
        <w:t xml:space="preserve"> </w:t>
      </w:r>
      <w:proofErr w:type="spellStart"/>
      <w:r w:rsidRPr="005F7A4D">
        <w:rPr>
          <w:color w:val="000000" w:themeColor="text1"/>
        </w:rPr>
        <w:t>using</w:t>
      </w:r>
      <w:proofErr w:type="spellEnd"/>
      <w:r w:rsidRPr="005F7A4D">
        <w:rPr>
          <w:color w:val="000000" w:themeColor="text1"/>
        </w:rPr>
        <w:t xml:space="preserve"> </w:t>
      </w:r>
      <w:proofErr w:type="spellStart"/>
      <w:r w:rsidRPr="005F7A4D">
        <w:rPr>
          <w:color w:val="000000" w:themeColor="text1"/>
        </w:rPr>
        <w:t>automatic</w:t>
      </w:r>
      <w:proofErr w:type="spellEnd"/>
      <w:r w:rsidRPr="005F7A4D">
        <w:rPr>
          <w:color w:val="000000" w:themeColor="text1"/>
        </w:rPr>
        <w:t xml:space="preserve"> </w:t>
      </w:r>
      <w:proofErr w:type="spellStart"/>
      <w:r w:rsidRPr="005F7A4D">
        <w:rPr>
          <w:color w:val="000000" w:themeColor="text1"/>
        </w:rPr>
        <w:t>anomaly</w:t>
      </w:r>
      <w:proofErr w:type="spellEnd"/>
      <w:r w:rsidRPr="005F7A4D">
        <w:rPr>
          <w:color w:val="000000" w:themeColor="text1"/>
        </w:rPr>
        <w:t xml:space="preserve"> </w:t>
      </w:r>
      <w:proofErr w:type="spellStart"/>
      <w:r w:rsidRPr="005F7A4D">
        <w:rPr>
          <w:color w:val="000000" w:themeColor="text1"/>
        </w:rPr>
        <w:t>detection</w:t>
      </w:r>
      <w:proofErr w:type="spellEnd"/>
      <w:r w:rsidRPr="005F7A4D">
        <w:rPr>
          <w:color w:val="000000" w:themeColor="text1"/>
        </w:rPr>
        <w:t xml:space="preserve">» </w:t>
      </w:r>
      <w:hyperlink w:anchor="S1" w:history="1">
        <w:r w:rsidRPr="005F7A4D">
          <w:rPr>
            <w:rStyle w:val="aa"/>
            <w:color w:val="000000" w:themeColor="text1"/>
            <w:u w:val="none"/>
          </w:rPr>
          <w:t>[1]</w:t>
        </w:r>
      </w:hyperlink>
      <w:r w:rsidRPr="005F7A4D">
        <w:rPr>
          <w:color w:val="000000" w:themeColor="text1"/>
        </w:rPr>
        <w:t xml:space="preserve"> была реализована система DIDUCE для </w:t>
      </w:r>
      <w:r w:rsidRPr="005F7A4D">
        <w:rPr>
          <w:color w:val="000000" w:themeColor="text1"/>
          <w:lang w:val="en-GB"/>
        </w:rPr>
        <w:t>Java</w:t>
      </w:r>
      <w:r w:rsidRPr="005F7A4D">
        <w:rPr>
          <w:color w:val="000000" w:themeColor="text1"/>
        </w:rPr>
        <w:t xml:space="preserve">-программ, которая предполагает поиск аномалий с использованием динамического анализа кода: система динамически формулирует гипотезы об инвариантах в исполняемой программе, начиная с самых строгих, но впоследствии ослабляя их и уведомляя при этом ослаблении пользователя об аномалиях, которые соответствуют потенциальным ошибкам в программе. </w:t>
      </w:r>
      <w:r w:rsidR="00B22070" w:rsidRPr="005F7A4D">
        <w:rPr>
          <w:color w:val="000000" w:themeColor="text1"/>
        </w:rPr>
        <w:t xml:space="preserve">Векторное представление программы </w:t>
      </w:r>
      <w:r w:rsidR="00E108A3" w:rsidRPr="005F7A4D">
        <w:rPr>
          <w:color w:val="000000" w:themeColor="text1"/>
        </w:rPr>
        <w:t xml:space="preserve">состоит из набора </w:t>
      </w:r>
      <w:r w:rsidR="00B22070" w:rsidRPr="005F7A4D">
        <w:rPr>
          <w:color w:val="000000" w:themeColor="text1"/>
        </w:rPr>
        <w:t xml:space="preserve">значений выражений, которые и рассматриваются системой, как инварианты. </w:t>
      </w:r>
      <w:r w:rsidRPr="005F7A4D">
        <w:rPr>
          <w:color w:val="000000" w:themeColor="text1"/>
        </w:rPr>
        <w:t xml:space="preserve">Данный подход направлен прежде всего на пользователей языка программирования и будет малопригоден для разработчиков языка, поскольку здесь не анализируется непосредственно исходный код и его представление, которые являются основным объектом интереса в поставленной задаче (анализ непосредственно </w:t>
      </w:r>
      <w:r w:rsidRPr="005F7A4D">
        <w:rPr>
          <w:color w:val="000000" w:themeColor="text1"/>
          <w:lang w:val="en-GB"/>
        </w:rPr>
        <w:t>JVM</w:t>
      </w:r>
      <w:r w:rsidRPr="005F7A4D">
        <w:rPr>
          <w:color w:val="000000" w:themeColor="text1"/>
        </w:rPr>
        <w:t xml:space="preserve"> байт-кода предполагается только в связке с анализом </w:t>
      </w:r>
      <w:r w:rsidRPr="005F7A4D">
        <w:rPr>
          <w:color w:val="000000" w:themeColor="text1"/>
          <w:lang w:val="en-GB"/>
        </w:rPr>
        <w:t>PSI</w:t>
      </w:r>
      <w:r w:rsidRPr="005F7A4D">
        <w:rPr>
          <w:color w:val="000000" w:themeColor="text1"/>
        </w:rPr>
        <w:t xml:space="preserve"> деревьев разбора).</w:t>
      </w:r>
      <w:bookmarkEnd w:id="1718"/>
      <w:bookmarkEnd w:id="1719"/>
    </w:p>
    <w:p w14:paraId="3466CC12" w14:textId="3086AEF6" w:rsidR="002939EF" w:rsidRDefault="00C6625A" w:rsidP="00F26D50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ins w:id="1720" w:author="Microsoft Office User" w:date="2018-05-21T21:27:00Z"/>
          <w:color w:val="000000" w:themeColor="text1"/>
        </w:rPr>
      </w:pPr>
      <w:r w:rsidRPr="005F7A4D">
        <w:rPr>
          <w:color w:val="000000" w:themeColor="text1"/>
        </w:rPr>
        <w:tab/>
      </w:r>
      <w:bookmarkStart w:id="1721" w:name="_Toc514515659"/>
      <w:bookmarkStart w:id="1722" w:name="_Toc514773891"/>
      <w:r w:rsidRPr="005F7A4D">
        <w:rPr>
          <w:color w:val="000000" w:themeColor="text1"/>
        </w:rPr>
        <w:t xml:space="preserve">В работах </w:t>
      </w:r>
      <w:hyperlink w:anchor="S4" w:history="1">
        <w:r w:rsidRPr="005F7A4D">
          <w:rPr>
            <w:rStyle w:val="aa"/>
            <w:color w:val="000000" w:themeColor="text1"/>
            <w:u w:val="none"/>
          </w:rPr>
          <w:t>[4]</w:t>
        </w:r>
      </w:hyperlink>
      <w:r w:rsidRPr="005F7A4D">
        <w:rPr>
          <w:color w:val="000000" w:themeColor="text1"/>
        </w:rPr>
        <w:t xml:space="preserve"> </w:t>
      </w:r>
      <w:ins w:id="1723" w:author="Timofey Bryksin" w:date="2018-05-20T22:01:00Z">
        <w:r w:rsidR="008108DA">
          <w:rPr>
            <w:color w:val="000000" w:themeColor="text1"/>
          </w:rPr>
          <w:t xml:space="preserve">и </w:t>
        </w:r>
      </w:ins>
      <w:hyperlink w:anchor="S5" w:history="1">
        <w:r w:rsidRPr="005F7A4D">
          <w:rPr>
            <w:rStyle w:val="aa"/>
            <w:color w:val="000000" w:themeColor="text1"/>
            <w:u w:val="none"/>
          </w:rPr>
          <w:t>[5]</w:t>
        </w:r>
      </w:hyperlink>
      <w:r w:rsidRPr="005F7A4D">
        <w:rPr>
          <w:color w:val="000000" w:themeColor="text1"/>
        </w:rPr>
        <w:t xml:space="preserve"> предлагается анализ осуществления системных вызовов для детектирования аномального поведения</w:t>
      </w:r>
      <w:r w:rsidR="00EB10F9" w:rsidRPr="005F7A4D">
        <w:rPr>
          <w:color w:val="000000" w:themeColor="text1"/>
        </w:rPr>
        <w:t xml:space="preserve"> программ</w:t>
      </w:r>
      <w:r w:rsidRPr="005F7A4D">
        <w:rPr>
          <w:color w:val="000000" w:themeColor="text1"/>
        </w:rPr>
        <w:t>.</w:t>
      </w:r>
      <w:r w:rsidR="00642930" w:rsidRPr="005F7A4D">
        <w:rPr>
          <w:color w:val="000000" w:themeColor="text1"/>
        </w:rPr>
        <w:t xml:space="preserve"> В данном подходе используется динамический анализ код</w:t>
      </w:r>
      <w:r w:rsidR="00B072AC" w:rsidRPr="005F7A4D">
        <w:rPr>
          <w:color w:val="000000" w:themeColor="text1"/>
        </w:rPr>
        <w:t>а (анализ поведения).</w:t>
      </w:r>
      <w:r w:rsidR="000240F1" w:rsidRPr="005F7A4D">
        <w:rPr>
          <w:color w:val="000000" w:themeColor="text1"/>
        </w:rPr>
        <w:t xml:space="preserve"> Стоит отметить, что такой анализ кода будет опять же мало пригоден для разработчиков языка программирования. А аномальные наборы системных вызовов также явля</w:t>
      </w:r>
      <w:r w:rsidR="009E37B5" w:rsidRPr="005F7A4D">
        <w:rPr>
          <w:color w:val="000000" w:themeColor="text1"/>
        </w:rPr>
        <w:t>ются лишь одной из разновидностей</w:t>
      </w:r>
      <w:r w:rsidR="000240F1" w:rsidRPr="005F7A4D">
        <w:rPr>
          <w:color w:val="000000" w:themeColor="text1"/>
        </w:rPr>
        <w:t xml:space="preserve"> аномалий.</w:t>
      </w:r>
      <w:bookmarkEnd w:id="1721"/>
      <w:bookmarkEnd w:id="1722"/>
    </w:p>
    <w:p w14:paraId="39F2E929" w14:textId="03B684C7" w:rsidR="00CA4520" w:rsidRPr="0061392B" w:rsidDel="001C1832" w:rsidRDefault="00CA4520" w:rsidP="00F26D50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del w:id="1724" w:author="Microsoft Office User" w:date="2018-05-21T22:17:00Z"/>
          <w:color w:val="000000" w:themeColor="text1"/>
        </w:rPr>
      </w:pPr>
    </w:p>
    <w:p w14:paraId="70290394" w14:textId="571EABF4" w:rsidR="001C1832" w:rsidRDefault="002939EF" w:rsidP="00F26D50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ins w:id="1725" w:author="Microsoft Office User" w:date="2018-05-21T22:17:00Z"/>
          <w:color w:val="000000" w:themeColor="text1"/>
        </w:rPr>
      </w:pPr>
      <w:r w:rsidRPr="005F7A4D">
        <w:rPr>
          <w:color w:val="000000" w:themeColor="text1"/>
        </w:rPr>
        <w:tab/>
      </w:r>
      <w:bookmarkStart w:id="1726" w:name="_Toc514515660"/>
      <w:commentRangeStart w:id="1727"/>
      <w:del w:id="1728" w:author="Microsoft Office User" w:date="2018-05-21T22:17:00Z">
        <w:r w:rsidRPr="005F7A4D" w:rsidDel="00540BAF">
          <w:rPr>
            <w:color w:val="000000" w:themeColor="text1"/>
          </w:rPr>
          <w:delText xml:space="preserve">Рассмотрев </w:delText>
        </w:r>
      </w:del>
      <w:bookmarkStart w:id="1729" w:name="_Toc514773892"/>
      <w:ins w:id="1730" w:author="Microsoft Office User" w:date="2018-05-21T22:17:00Z">
        <w:r w:rsidR="00540BAF">
          <w:rPr>
            <w:color w:val="000000" w:themeColor="text1"/>
          </w:rPr>
          <w:t>Таким образом, были рассмотрены</w:t>
        </w:r>
        <w:r w:rsidR="00540BAF" w:rsidRPr="005F7A4D">
          <w:rPr>
            <w:color w:val="000000" w:themeColor="text1"/>
          </w:rPr>
          <w:t xml:space="preserve"> </w:t>
        </w:r>
      </w:ins>
      <w:r w:rsidRPr="005F7A4D">
        <w:rPr>
          <w:color w:val="000000" w:themeColor="text1"/>
        </w:rPr>
        <w:t xml:space="preserve">уже существующие работы в области обнаружения кодовых аномалий и </w:t>
      </w:r>
      <w:del w:id="1731" w:author="Microsoft Office User" w:date="2018-05-21T22:18:00Z">
        <w:r w:rsidRPr="005F7A4D" w:rsidDel="00540BAF">
          <w:rPr>
            <w:color w:val="000000" w:themeColor="text1"/>
          </w:rPr>
          <w:delText xml:space="preserve">отметив </w:delText>
        </w:r>
      </w:del>
      <w:ins w:id="1732" w:author="Microsoft Office User" w:date="2018-05-21T22:18:00Z">
        <w:r w:rsidR="00540BAF">
          <w:rPr>
            <w:color w:val="000000" w:themeColor="text1"/>
          </w:rPr>
          <w:t>отмечены</w:t>
        </w:r>
        <w:r w:rsidR="00540BAF" w:rsidRPr="005F7A4D">
          <w:rPr>
            <w:color w:val="000000" w:themeColor="text1"/>
          </w:rPr>
          <w:t xml:space="preserve"> </w:t>
        </w:r>
      </w:ins>
      <w:r w:rsidRPr="005F7A4D">
        <w:rPr>
          <w:color w:val="000000" w:themeColor="text1"/>
        </w:rPr>
        <w:t>их недостатки и непригодность</w:t>
      </w:r>
      <w:r w:rsidR="00134996" w:rsidRPr="005F7A4D">
        <w:rPr>
          <w:color w:val="000000" w:themeColor="text1"/>
        </w:rPr>
        <w:t xml:space="preserve"> или лишь частичн</w:t>
      </w:r>
      <w:ins w:id="1733" w:author="Microsoft Office User" w:date="2018-05-21T22:18:00Z">
        <w:r w:rsidR="00540BAF">
          <w:rPr>
            <w:color w:val="000000" w:themeColor="text1"/>
          </w:rPr>
          <w:t>ая</w:t>
        </w:r>
      </w:ins>
      <w:del w:id="1734" w:author="Microsoft Office User" w:date="2018-05-21T22:18:00Z">
        <w:r w:rsidR="00134996" w:rsidRPr="005F7A4D" w:rsidDel="00540BAF">
          <w:rPr>
            <w:color w:val="000000" w:themeColor="text1"/>
          </w:rPr>
          <w:delText>ую</w:delText>
        </w:r>
      </w:del>
      <w:r w:rsidR="00134996" w:rsidRPr="005F7A4D">
        <w:rPr>
          <w:color w:val="000000" w:themeColor="text1"/>
        </w:rPr>
        <w:t xml:space="preserve"> пригодность</w:t>
      </w:r>
      <w:r w:rsidRPr="005F7A4D">
        <w:rPr>
          <w:color w:val="000000" w:themeColor="text1"/>
        </w:rPr>
        <w:t xml:space="preserve"> для поставленной задачи</w:t>
      </w:r>
      <w:ins w:id="1735" w:author="Microsoft Office User" w:date="2018-05-21T22:18:00Z">
        <w:r w:rsidR="00540BAF">
          <w:rPr>
            <w:color w:val="000000" w:themeColor="text1"/>
          </w:rPr>
          <w:t>.</w:t>
        </w:r>
      </w:ins>
      <w:del w:id="1736" w:author="Microsoft Office User" w:date="2018-05-21T22:18:00Z">
        <w:r w:rsidRPr="005F7A4D" w:rsidDel="00540BAF">
          <w:rPr>
            <w:color w:val="000000" w:themeColor="text1"/>
          </w:rPr>
          <w:delText>,</w:delText>
        </w:r>
      </w:del>
      <w:ins w:id="1737" w:author="Microsoft Office User" w:date="2018-05-21T22:18:00Z">
        <w:r w:rsidR="00540BAF">
          <w:rPr>
            <w:color w:val="000000" w:themeColor="text1"/>
          </w:rPr>
          <w:t xml:space="preserve"> М</w:t>
        </w:r>
      </w:ins>
      <w:del w:id="1738" w:author="Microsoft Office User" w:date="2018-05-21T22:18:00Z">
        <w:r w:rsidRPr="005F7A4D" w:rsidDel="00540BAF">
          <w:rPr>
            <w:color w:val="000000" w:themeColor="text1"/>
          </w:rPr>
          <w:delText xml:space="preserve"> м</w:delText>
        </w:r>
      </w:del>
      <w:r w:rsidRPr="005F7A4D">
        <w:rPr>
          <w:color w:val="000000" w:themeColor="text1"/>
        </w:rPr>
        <w:t xml:space="preserve">ожно сделать вывод о необходимости </w:t>
      </w:r>
      <w:r w:rsidR="004C33E6" w:rsidRPr="005F7A4D">
        <w:rPr>
          <w:color w:val="000000" w:themeColor="text1"/>
        </w:rPr>
        <w:t>разработки инструмента</w:t>
      </w:r>
      <w:r w:rsidRPr="005F7A4D">
        <w:rPr>
          <w:color w:val="000000" w:themeColor="text1"/>
        </w:rPr>
        <w:t xml:space="preserve">, который бы удовлетворял заявленным требованиям, и </w:t>
      </w:r>
      <w:del w:id="1739" w:author="Microsoft Office User" w:date="2018-05-21T22:19:00Z">
        <w:r w:rsidRPr="005F7A4D" w:rsidDel="001335DC">
          <w:rPr>
            <w:color w:val="000000" w:themeColor="text1"/>
          </w:rPr>
          <w:delText xml:space="preserve">проведение </w:delText>
        </w:r>
      </w:del>
      <w:ins w:id="1740" w:author="Microsoft Office User" w:date="2018-05-21T22:19:00Z">
        <w:r w:rsidR="001335DC" w:rsidRPr="005F7A4D">
          <w:rPr>
            <w:color w:val="000000" w:themeColor="text1"/>
          </w:rPr>
          <w:t>проведени</w:t>
        </w:r>
        <w:r w:rsidR="001335DC">
          <w:rPr>
            <w:color w:val="000000" w:themeColor="text1"/>
          </w:rPr>
          <w:t>я</w:t>
        </w:r>
        <w:r w:rsidR="001335DC" w:rsidRPr="005F7A4D">
          <w:rPr>
            <w:color w:val="000000" w:themeColor="text1"/>
          </w:rPr>
          <w:t xml:space="preserve"> </w:t>
        </w:r>
      </w:ins>
      <w:r w:rsidRPr="005F7A4D">
        <w:rPr>
          <w:color w:val="000000" w:themeColor="text1"/>
        </w:rPr>
        <w:t>соответствующего исследования.</w:t>
      </w:r>
      <w:bookmarkEnd w:id="1726"/>
      <w:commentRangeEnd w:id="1727"/>
      <w:r w:rsidR="008108DA">
        <w:rPr>
          <w:rStyle w:val="af3"/>
          <w:rFonts w:asciiTheme="minorHAnsi" w:eastAsiaTheme="minorHAnsi" w:hAnsiTheme="minorHAnsi" w:cstheme="minorBidi"/>
          <w:lang w:eastAsia="en-US"/>
        </w:rPr>
        <w:commentReference w:id="1727"/>
      </w:r>
      <w:bookmarkEnd w:id="1729"/>
    </w:p>
    <w:p w14:paraId="7BC809D5" w14:textId="1473046C" w:rsidR="00D70C76" w:rsidRPr="005F7A4D" w:rsidRDefault="001C1832" w:rsidP="00F26D50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ins w:id="1741" w:author="Microsoft Office User" w:date="2018-05-21T22:17:00Z">
        <w:r>
          <w:rPr>
            <w:color w:val="000000" w:themeColor="text1"/>
          </w:rPr>
          <w:tab/>
        </w:r>
        <w:bookmarkStart w:id="1742" w:name="_Toc514773893"/>
        <w:r>
          <w:rPr>
            <w:color w:val="000000" w:themeColor="text1"/>
          </w:rPr>
          <w:t xml:space="preserve">Также, </w:t>
        </w:r>
      </w:ins>
      <w:ins w:id="1743" w:author="Microsoft Office User" w:date="2018-05-21T22:19:00Z">
        <w:r w:rsidR="004F677B">
          <w:rPr>
            <w:color w:val="000000" w:themeColor="text1"/>
          </w:rPr>
          <w:t xml:space="preserve">стоит отметить, что </w:t>
        </w:r>
      </w:ins>
      <w:ins w:id="1744" w:author="Microsoft Office User" w:date="2018-05-21T22:17:00Z">
        <w:r>
          <w:rPr>
            <w:color w:val="000000" w:themeColor="text1"/>
          </w:rPr>
          <w:t>параллельно с данной работой в Санкт-Петербургском государственном</w:t>
        </w:r>
        <w:r w:rsidRPr="00600A1A">
          <w:rPr>
            <w:color w:val="000000" w:themeColor="text1"/>
          </w:rPr>
          <w:t xml:space="preserve"> университет</w:t>
        </w:r>
        <w:r>
          <w:rPr>
            <w:color w:val="000000" w:themeColor="text1"/>
          </w:rPr>
          <w:t>е выполнялась работа «</w:t>
        </w:r>
        <w:r w:rsidRPr="00600A1A">
          <w:rPr>
            <w:color w:val="000000" w:themeColor="text1"/>
          </w:rPr>
          <w:t xml:space="preserve">Детектор аномалий в программах на языке </w:t>
        </w:r>
        <w:proofErr w:type="spellStart"/>
        <w:r w:rsidRPr="00600A1A">
          <w:rPr>
            <w:color w:val="000000" w:themeColor="text1"/>
          </w:rPr>
          <w:t>Kotlin</w:t>
        </w:r>
        <w:proofErr w:type="spellEnd"/>
        <w:r>
          <w:rPr>
            <w:color w:val="000000" w:themeColor="text1"/>
          </w:rPr>
          <w:t>», целью которой также являлся поиск кодовых аномалий. Но в данной работе использовался несколько другой подход, о чем будет подробнее рассказано в главе 3.</w:t>
        </w:r>
      </w:ins>
      <w:bookmarkEnd w:id="1742"/>
      <w:r w:rsidR="00196CA8" w:rsidRPr="005F7A4D">
        <w:rPr>
          <w:b/>
          <w:bCs/>
          <w:caps/>
          <w:color w:val="000000" w:themeColor="text1"/>
        </w:rPr>
        <w:br w:type="page"/>
      </w:r>
    </w:p>
    <w:p w14:paraId="3524DE88" w14:textId="276492A2" w:rsidR="00861D09" w:rsidRPr="005F7A4D" w:rsidRDefault="00F56211" w:rsidP="00861D09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1745" w:name="_Toc514773894"/>
      <w:r w:rsidRPr="005F7A4D">
        <w:rPr>
          <w:b/>
          <w:bCs/>
          <w:caps/>
          <w:color w:val="000000" w:themeColor="text1"/>
        </w:rPr>
        <w:lastRenderedPageBreak/>
        <w:t xml:space="preserve">ГЛАВА </w:t>
      </w:r>
      <w:r w:rsidR="00196CA8" w:rsidRPr="005F7A4D">
        <w:rPr>
          <w:b/>
          <w:bCs/>
          <w:caps/>
          <w:color w:val="000000" w:themeColor="text1"/>
        </w:rPr>
        <w:t>3</w:t>
      </w:r>
      <w:r w:rsidRPr="005F7A4D">
        <w:rPr>
          <w:b/>
          <w:bCs/>
          <w:caps/>
          <w:color w:val="000000" w:themeColor="text1"/>
        </w:rPr>
        <w:t>.</w:t>
      </w:r>
      <w:r w:rsidR="00861D09" w:rsidRPr="005F7A4D">
        <w:rPr>
          <w:b/>
          <w:bCs/>
          <w:caps/>
          <w:color w:val="000000" w:themeColor="text1"/>
        </w:rPr>
        <w:t xml:space="preserve"> </w:t>
      </w:r>
      <w:r w:rsidR="008A2253" w:rsidRPr="005F7A4D">
        <w:rPr>
          <w:b/>
          <w:color w:val="000000" w:themeColor="text1"/>
        </w:rPr>
        <w:t>ОБЗОР МЕТОДОВ И СРЕДСТВ РЕШЕНИЯ ЗАДАЧИ</w:t>
      </w:r>
      <w:bookmarkEnd w:id="1745"/>
    </w:p>
    <w:p w14:paraId="7D4B70DC" w14:textId="29137532" w:rsidR="00AA1563" w:rsidRPr="005F7A4D" w:rsidRDefault="00196CA8" w:rsidP="00AA1563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1746" w:name="_Toc514773895"/>
      <w:r w:rsidRPr="005F7A4D">
        <w:rPr>
          <w:b/>
          <w:bCs/>
          <w:caps/>
          <w:color w:val="000000" w:themeColor="text1"/>
        </w:rPr>
        <w:t>3</w:t>
      </w:r>
      <w:r w:rsidR="00AA1563" w:rsidRPr="005F7A4D">
        <w:rPr>
          <w:b/>
          <w:bCs/>
          <w:caps/>
          <w:color w:val="000000" w:themeColor="text1"/>
        </w:rPr>
        <w:t xml:space="preserve">.1 </w:t>
      </w:r>
      <w:r w:rsidR="00AA1563" w:rsidRPr="005F7A4D">
        <w:rPr>
          <w:b/>
          <w:bCs/>
          <w:color w:val="000000" w:themeColor="text1"/>
        </w:rPr>
        <w:t>Определение области</w:t>
      </w:r>
      <w:r w:rsidR="00CB2708" w:rsidRPr="005F7A4D">
        <w:rPr>
          <w:b/>
          <w:bCs/>
          <w:color w:val="000000" w:themeColor="text1"/>
        </w:rPr>
        <w:t xml:space="preserve"> решения задачи</w:t>
      </w:r>
      <w:bookmarkEnd w:id="1746"/>
    </w:p>
    <w:p w14:paraId="7E4971AE" w14:textId="72504316" w:rsidR="0097082B" w:rsidRPr="005F7A4D" w:rsidDel="004F677B" w:rsidRDefault="008A77C4" w:rsidP="004E477F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del w:id="1747" w:author="Microsoft Office User" w:date="2018-05-21T22:20:00Z"/>
          <w:color w:val="000000" w:themeColor="text1"/>
        </w:rPr>
      </w:pPr>
      <w:del w:id="1748" w:author="Microsoft Office User" w:date="2018-05-21T22:20:00Z">
        <w:r w:rsidRPr="005F7A4D" w:rsidDel="004F677B">
          <w:rPr>
            <w:color w:val="000000" w:themeColor="text1"/>
          </w:rPr>
          <w:tab/>
        </w:r>
        <w:bookmarkStart w:id="1749" w:name="_Toc510985953"/>
        <w:bookmarkStart w:id="1750" w:name="_Toc512327578"/>
        <w:bookmarkStart w:id="1751" w:name="_Toc513031075"/>
        <w:bookmarkStart w:id="1752" w:name="_Toc513729728"/>
        <w:bookmarkStart w:id="1753" w:name="_Toc514515663"/>
        <w:r w:rsidR="00D30462" w:rsidRPr="005F7A4D" w:rsidDel="004F677B">
          <w:rPr>
            <w:color w:val="000000" w:themeColor="text1"/>
          </w:rPr>
          <w:delText xml:space="preserve">Как уже было отмечено, объектом поиска будут являться файлы с исходным кодом на </w:delText>
        </w:r>
        <w:r w:rsidR="00D30462" w:rsidRPr="005F7A4D" w:rsidDel="004F677B">
          <w:rPr>
            <w:color w:val="000000" w:themeColor="text1"/>
            <w:lang w:val="en-GB"/>
          </w:rPr>
          <w:delText>Kotlin</w:delText>
        </w:r>
        <w:r w:rsidR="00D30462" w:rsidRPr="005F7A4D" w:rsidDel="004F677B">
          <w:rPr>
            <w:color w:val="000000" w:themeColor="text1"/>
          </w:rPr>
          <w:delText xml:space="preserve">, </w:delText>
        </w:r>
        <w:r w:rsidR="00D30462" w:rsidRPr="005F7A4D" w:rsidDel="004F677B">
          <w:rPr>
            <w:color w:val="000000" w:themeColor="text1"/>
            <w:lang w:val="en-GB"/>
          </w:rPr>
          <w:delText>PSI</w:delText>
        </w:r>
        <w:r w:rsidR="00D30462" w:rsidRPr="005F7A4D" w:rsidDel="004F677B">
          <w:rPr>
            <w:color w:val="000000" w:themeColor="text1"/>
          </w:rPr>
          <w:delText xml:space="preserve"> дерево разбора </w:delText>
        </w:r>
        <w:r w:rsidR="006944E9" w:rsidRPr="005F7A4D" w:rsidDel="004F677B">
          <w:rPr>
            <w:color w:val="000000" w:themeColor="text1"/>
          </w:rPr>
          <w:delText>и сгенерированный</w:delText>
        </w:r>
        <w:r w:rsidR="00D30462" w:rsidRPr="005F7A4D" w:rsidDel="004F677B">
          <w:rPr>
            <w:color w:val="000000" w:themeColor="text1"/>
          </w:rPr>
          <w:delText xml:space="preserve"> </w:delText>
        </w:r>
        <w:r w:rsidR="00D30462" w:rsidRPr="005F7A4D" w:rsidDel="004F677B">
          <w:rPr>
            <w:color w:val="000000" w:themeColor="text1"/>
            <w:lang w:val="en-GB"/>
          </w:rPr>
          <w:delText>JVM</w:delText>
        </w:r>
        <w:r w:rsidR="00D30462" w:rsidRPr="005F7A4D" w:rsidDel="004F677B">
          <w:rPr>
            <w:color w:val="000000" w:themeColor="text1"/>
          </w:rPr>
          <w:delText xml:space="preserve"> байт-код которы</w:delText>
        </w:r>
        <w:r w:rsidR="006944E9" w:rsidRPr="005F7A4D" w:rsidDel="004F677B">
          <w:rPr>
            <w:color w:val="000000" w:themeColor="text1"/>
          </w:rPr>
          <w:delText>х, по тем или иным параметрам являются аномальными (нетипичными)</w:delText>
        </w:r>
        <w:r w:rsidR="00D54E3F" w:rsidRPr="005F7A4D" w:rsidDel="004F677B">
          <w:rPr>
            <w:color w:val="000000" w:themeColor="text1"/>
          </w:rPr>
          <w:delText>.</w:delText>
        </w:r>
        <w:bookmarkEnd w:id="1749"/>
        <w:bookmarkEnd w:id="1750"/>
        <w:bookmarkEnd w:id="1751"/>
        <w:bookmarkEnd w:id="1752"/>
        <w:bookmarkEnd w:id="1753"/>
      </w:del>
    </w:p>
    <w:p w14:paraId="7C0E5C31" w14:textId="6A940659" w:rsidR="00C16AE2" w:rsidRPr="005F7A4D" w:rsidRDefault="0097082B" w:rsidP="004E477F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</w:rPr>
        <w:tab/>
      </w:r>
      <w:bookmarkStart w:id="1754" w:name="_Toc514515664"/>
      <w:bookmarkStart w:id="1755" w:name="_Toc510985954"/>
      <w:bookmarkStart w:id="1756" w:name="_Toc512327579"/>
      <w:bookmarkStart w:id="1757" w:name="_Toc513031076"/>
      <w:bookmarkStart w:id="1758" w:name="_Toc513729729"/>
      <w:bookmarkStart w:id="1759" w:name="_Toc514773896"/>
      <w:r w:rsidR="00E734B1" w:rsidRPr="005F7A4D">
        <w:rPr>
          <w:color w:val="000000" w:themeColor="text1"/>
        </w:rPr>
        <w:t>Задача обнаружения аномалий уже была поставлена в области машинного обучения</w:t>
      </w:r>
      <w:r w:rsidR="00831AC5" w:rsidRPr="005F7A4D">
        <w:rPr>
          <w:color w:val="000000" w:themeColor="text1"/>
        </w:rPr>
        <w:t>.</w:t>
      </w:r>
      <w:r w:rsidR="00D436D8" w:rsidRPr="005F7A4D">
        <w:rPr>
          <w:color w:val="000000" w:themeColor="text1"/>
        </w:rPr>
        <w:t xml:space="preserve"> Для её решения существует множество техник.</w:t>
      </w:r>
      <w:r w:rsidR="00C16AE2" w:rsidRPr="005F7A4D">
        <w:rPr>
          <w:color w:val="000000" w:themeColor="text1"/>
        </w:rPr>
        <w:t xml:space="preserve"> Для поставленной задачи рационально использовать алгоритмы </w:t>
      </w:r>
      <w:r w:rsidR="00276C3B" w:rsidRPr="005F7A4D">
        <w:rPr>
          <w:color w:val="000000" w:themeColor="text1"/>
        </w:rPr>
        <w:t xml:space="preserve">именно </w:t>
      </w:r>
      <w:r w:rsidR="00C16AE2" w:rsidRPr="005F7A4D">
        <w:rPr>
          <w:color w:val="000000" w:themeColor="text1"/>
        </w:rPr>
        <w:t>машинного обучения, поскольку понятие «</w:t>
      </w:r>
      <w:proofErr w:type="spellStart"/>
      <w:r w:rsidR="00C16AE2" w:rsidRPr="005F7A4D">
        <w:rPr>
          <w:color w:val="000000" w:themeColor="text1"/>
        </w:rPr>
        <w:t>нетипичности</w:t>
      </w:r>
      <w:proofErr w:type="spellEnd"/>
      <w:r w:rsidR="00C16AE2" w:rsidRPr="005F7A4D">
        <w:rPr>
          <w:color w:val="000000" w:themeColor="text1"/>
        </w:rPr>
        <w:t>» (</w:t>
      </w:r>
      <w:proofErr w:type="spellStart"/>
      <w:r w:rsidR="00C16AE2" w:rsidRPr="005F7A4D">
        <w:rPr>
          <w:color w:val="000000" w:themeColor="text1"/>
        </w:rPr>
        <w:t>аномальности</w:t>
      </w:r>
      <w:proofErr w:type="spellEnd"/>
      <w:r w:rsidR="00C16AE2" w:rsidRPr="005F7A4D">
        <w:rPr>
          <w:color w:val="000000" w:themeColor="text1"/>
        </w:rPr>
        <w:t xml:space="preserve">) </w:t>
      </w:r>
      <w:r w:rsidR="00866ED0" w:rsidRPr="005F7A4D">
        <w:rPr>
          <w:color w:val="000000" w:themeColor="text1"/>
        </w:rPr>
        <w:t xml:space="preserve">является сложно формализуемым </w:t>
      </w:r>
      <w:r w:rsidR="00C16AE2" w:rsidRPr="005F7A4D">
        <w:rPr>
          <w:color w:val="000000" w:themeColor="text1"/>
        </w:rPr>
        <w:t>и описать в терминах классических алгоритмов</w:t>
      </w:r>
      <w:r w:rsidR="00866ED0" w:rsidRPr="005F7A4D">
        <w:rPr>
          <w:color w:val="000000" w:themeColor="text1"/>
        </w:rPr>
        <w:t xml:space="preserve"> его будет сложно, такое описание также </w:t>
      </w:r>
      <w:r w:rsidR="00235FD2" w:rsidRPr="005F7A4D">
        <w:rPr>
          <w:color w:val="000000" w:themeColor="text1"/>
        </w:rPr>
        <w:t>создаст границы — мы не сможем обн</w:t>
      </w:r>
      <w:r w:rsidR="001B2AB1" w:rsidRPr="005F7A4D">
        <w:rPr>
          <w:color w:val="000000" w:themeColor="text1"/>
        </w:rPr>
        <w:t>аруживать объекты, которые являю</w:t>
      </w:r>
      <w:r w:rsidR="00235FD2" w:rsidRPr="005F7A4D">
        <w:rPr>
          <w:color w:val="000000" w:themeColor="text1"/>
        </w:rPr>
        <w:t xml:space="preserve">тся также аномальными, но по каким-либо другим параметрам, которые не </w:t>
      </w:r>
      <w:r w:rsidR="00994C33" w:rsidRPr="005F7A4D">
        <w:rPr>
          <w:color w:val="000000" w:themeColor="text1"/>
        </w:rPr>
        <w:t>были описаны</w:t>
      </w:r>
      <w:r w:rsidR="00235FD2" w:rsidRPr="005F7A4D">
        <w:rPr>
          <w:color w:val="000000" w:themeColor="text1"/>
        </w:rPr>
        <w:t>.</w:t>
      </w:r>
      <w:bookmarkEnd w:id="1754"/>
      <w:bookmarkEnd w:id="1759"/>
    </w:p>
    <w:p w14:paraId="5152F125" w14:textId="719FC9B7" w:rsidR="006839B8" w:rsidRPr="005F7A4D" w:rsidRDefault="00D349A0" w:rsidP="004E477F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</w:rPr>
        <w:tab/>
      </w:r>
      <w:bookmarkStart w:id="1760" w:name="_Toc514515665"/>
      <w:bookmarkStart w:id="1761" w:name="_Toc514773897"/>
      <w:r w:rsidR="002D39D4" w:rsidRPr="005F7A4D">
        <w:rPr>
          <w:color w:val="000000" w:themeColor="text1"/>
        </w:rPr>
        <w:t xml:space="preserve">Рассмотрим </w:t>
      </w:r>
      <w:r w:rsidRPr="005F7A4D">
        <w:rPr>
          <w:color w:val="000000" w:themeColor="text1"/>
        </w:rPr>
        <w:t xml:space="preserve">существующие </w:t>
      </w:r>
      <w:r w:rsidR="002D39D4" w:rsidRPr="005F7A4D">
        <w:rPr>
          <w:color w:val="000000" w:themeColor="text1"/>
        </w:rPr>
        <w:t>техники</w:t>
      </w:r>
      <w:r w:rsidRPr="005F7A4D">
        <w:rPr>
          <w:color w:val="000000" w:themeColor="text1"/>
        </w:rPr>
        <w:t xml:space="preserve"> машинного обучения</w:t>
      </w:r>
      <w:r w:rsidR="002D39D4" w:rsidRPr="005F7A4D">
        <w:rPr>
          <w:color w:val="000000" w:themeColor="text1"/>
        </w:rPr>
        <w:t xml:space="preserve">, </w:t>
      </w:r>
      <w:r w:rsidR="003977CE" w:rsidRPr="005F7A4D">
        <w:rPr>
          <w:color w:val="000000" w:themeColor="text1"/>
        </w:rPr>
        <w:t xml:space="preserve">оценим их пригодность для поставленной задачи и </w:t>
      </w:r>
      <w:r w:rsidR="002D39D4" w:rsidRPr="005F7A4D">
        <w:rPr>
          <w:color w:val="000000" w:themeColor="text1"/>
        </w:rPr>
        <w:t>определим условия для их применения</w:t>
      </w:r>
      <w:r w:rsidR="003977CE" w:rsidRPr="005F7A4D">
        <w:rPr>
          <w:color w:val="000000" w:themeColor="text1"/>
        </w:rPr>
        <w:t>.</w:t>
      </w:r>
      <w:bookmarkEnd w:id="1755"/>
      <w:bookmarkEnd w:id="1756"/>
      <w:bookmarkEnd w:id="1757"/>
      <w:bookmarkEnd w:id="1758"/>
      <w:bookmarkEnd w:id="1760"/>
      <w:bookmarkEnd w:id="1761"/>
    </w:p>
    <w:p w14:paraId="107A49B6" w14:textId="59D08A98" w:rsidR="006839B8" w:rsidRPr="005F7A4D" w:rsidRDefault="00196CA8" w:rsidP="006839B8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1762" w:name="_Toc514773898"/>
      <w:r w:rsidRPr="005F7A4D">
        <w:rPr>
          <w:b/>
          <w:bCs/>
          <w:caps/>
          <w:color w:val="000000" w:themeColor="text1"/>
        </w:rPr>
        <w:t>3</w:t>
      </w:r>
      <w:r w:rsidR="000271E9" w:rsidRPr="005F7A4D">
        <w:rPr>
          <w:b/>
          <w:bCs/>
          <w:caps/>
          <w:color w:val="000000" w:themeColor="text1"/>
        </w:rPr>
        <w:t>.2</w:t>
      </w:r>
      <w:r w:rsidR="006839B8" w:rsidRPr="005F7A4D">
        <w:rPr>
          <w:b/>
          <w:bCs/>
          <w:caps/>
          <w:color w:val="000000" w:themeColor="text1"/>
        </w:rPr>
        <w:t xml:space="preserve"> </w:t>
      </w:r>
      <w:r w:rsidR="007D5CCD" w:rsidRPr="005F7A4D">
        <w:rPr>
          <w:b/>
          <w:bCs/>
          <w:color w:val="000000" w:themeColor="text1"/>
        </w:rPr>
        <w:t>Методы</w:t>
      </w:r>
      <w:r w:rsidR="008C4D36" w:rsidRPr="005F7A4D">
        <w:rPr>
          <w:b/>
          <w:bCs/>
          <w:color w:val="000000" w:themeColor="text1"/>
        </w:rPr>
        <w:t xml:space="preserve"> </w:t>
      </w:r>
      <w:r w:rsidR="006839B8" w:rsidRPr="005F7A4D">
        <w:rPr>
          <w:b/>
          <w:bCs/>
          <w:color w:val="000000" w:themeColor="text1"/>
        </w:rPr>
        <w:t>решения задачи обнаружения аномалий</w:t>
      </w:r>
      <w:bookmarkEnd w:id="1762"/>
    </w:p>
    <w:p w14:paraId="6DC71324" w14:textId="2B04B344" w:rsidR="00311316" w:rsidRPr="005F7A4D" w:rsidRDefault="00672023" w:rsidP="004E477F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763" w:name="_Toc512327581"/>
      <w:bookmarkStart w:id="1764" w:name="_Toc513031078"/>
      <w:bookmarkStart w:id="1765" w:name="_Toc513729731"/>
      <w:bookmarkStart w:id="1766" w:name="_Toc514515667"/>
      <w:bookmarkStart w:id="1767" w:name="_Toc514773899"/>
      <w:r w:rsidRPr="005F7A4D">
        <w:rPr>
          <w:color w:val="000000" w:themeColor="text1"/>
          <w:szCs w:val="28"/>
        </w:rPr>
        <w:t xml:space="preserve">В области машинного обучения под аномалией понимают </w:t>
      </w:r>
      <w:r w:rsidR="00861627" w:rsidRPr="005F7A4D">
        <w:rPr>
          <w:color w:val="000000" w:themeColor="text1"/>
          <w:szCs w:val="28"/>
        </w:rPr>
        <w:t>отклонение поведения системы от ожидаемого.</w:t>
      </w:r>
      <w:r w:rsidR="00556345" w:rsidRPr="005F7A4D">
        <w:rPr>
          <w:color w:val="000000" w:themeColor="text1"/>
          <w:szCs w:val="28"/>
        </w:rPr>
        <w:t xml:space="preserve"> </w:t>
      </w:r>
      <w:r w:rsidR="00311316" w:rsidRPr="005F7A4D">
        <w:rPr>
          <w:color w:val="000000" w:themeColor="text1"/>
          <w:szCs w:val="28"/>
        </w:rPr>
        <w:t xml:space="preserve">Аномалии </w:t>
      </w:r>
      <w:ins w:id="1768" w:author="пользователь Microsoft Office" w:date="2018-05-22T13:01:00Z">
        <w:r w:rsidR="00DC69D0">
          <w:rPr>
            <w:color w:val="000000" w:themeColor="text1"/>
            <w:szCs w:val="28"/>
          </w:rPr>
          <w:t xml:space="preserve">обычно </w:t>
        </w:r>
      </w:ins>
      <w:r w:rsidR="00311316" w:rsidRPr="005F7A4D">
        <w:rPr>
          <w:color w:val="000000" w:themeColor="text1"/>
          <w:szCs w:val="28"/>
        </w:rPr>
        <w:t>подразделяют на три вида</w:t>
      </w:r>
      <w:ins w:id="1769" w:author="Microsoft Office User" w:date="2018-05-21T23:25:00Z">
        <w:r w:rsidR="00C77ED9">
          <w:rPr>
            <w:color w:val="000000" w:themeColor="text1"/>
            <w:szCs w:val="28"/>
          </w:rPr>
          <w:t xml:space="preserve"> </w:t>
        </w:r>
      </w:ins>
      <w:ins w:id="1770" w:author="Microsoft Office User" w:date="2018-05-21T23:26:00Z">
        <w:r w:rsidR="00C77ED9">
          <w:rPr>
            <w:color w:val="000000" w:themeColor="text1"/>
            <w:szCs w:val="28"/>
            <w:lang w:val="en-GB"/>
          </w:rPr>
          <w:fldChar w:fldCharType="begin"/>
        </w:r>
        <w:r w:rsidR="00C77ED9">
          <w:rPr>
            <w:color w:val="000000" w:themeColor="text1"/>
            <w:szCs w:val="28"/>
            <w:lang w:val="en-GB"/>
          </w:rPr>
          <w:instrText xml:space="preserve"> HYPERLINK  \l "S18" </w:instrText>
        </w:r>
        <w:r w:rsidR="00C77ED9">
          <w:rPr>
            <w:color w:val="000000" w:themeColor="text1"/>
            <w:szCs w:val="28"/>
            <w:lang w:val="en-GB"/>
          </w:rPr>
          <w:fldChar w:fldCharType="separate"/>
        </w:r>
        <w:r w:rsidR="00C77ED9" w:rsidRPr="00C77ED9">
          <w:rPr>
            <w:rStyle w:val="aa"/>
            <w:szCs w:val="28"/>
            <w:lang w:val="en-GB"/>
          </w:rPr>
          <w:t>[18]</w:t>
        </w:r>
        <w:r w:rsidR="00C77ED9">
          <w:rPr>
            <w:color w:val="000000" w:themeColor="text1"/>
            <w:szCs w:val="28"/>
            <w:lang w:val="en-GB"/>
          </w:rPr>
          <w:fldChar w:fldCharType="end"/>
        </w:r>
      </w:ins>
      <w:r w:rsidR="00311316" w:rsidRPr="005F7A4D">
        <w:rPr>
          <w:color w:val="000000" w:themeColor="text1"/>
          <w:szCs w:val="28"/>
        </w:rPr>
        <w:t>:</w:t>
      </w:r>
      <w:bookmarkEnd w:id="1763"/>
      <w:bookmarkEnd w:id="1764"/>
      <w:bookmarkEnd w:id="1765"/>
      <w:bookmarkEnd w:id="1766"/>
      <w:bookmarkEnd w:id="1767"/>
    </w:p>
    <w:p w14:paraId="54C70693" w14:textId="73C911A6" w:rsidR="001D13B1" w:rsidRPr="005F7A4D" w:rsidRDefault="009F67A7" w:rsidP="001D13B1">
      <w:pPr>
        <w:pStyle w:val="a3"/>
        <w:numPr>
          <w:ilvl w:val="0"/>
          <w:numId w:val="12"/>
        </w:numPr>
        <w:tabs>
          <w:tab w:val="left" w:pos="993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1771" w:name="_Toc512327582"/>
      <w:bookmarkStart w:id="1772" w:name="_Toc513031079"/>
      <w:bookmarkStart w:id="1773" w:name="_Toc513729732"/>
      <w:bookmarkStart w:id="1774" w:name="_Toc514515668"/>
      <w:bookmarkStart w:id="1775" w:name="_Toc514773900"/>
      <w:commentRangeStart w:id="1776"/>
      <w:r w:rsidRPr="005F7A4D">
        <w:rPr>
          <w:color w:val="000000" w:themeColor="text1"/>
        </w:rPr>
        <w:t>точечные аномалии</w:t>
      </w:r>
      <w:commentRangeEnd w:id="1776"/>
      <w:r w:rsidR="008108DA">
        <w:rPr>
          <w:rStyle w:val="af3"/>
          <w:rFonts w:asciiTheme="minorHAnsi" w:eastAsiaTheme="minorHAnsi" w:hAnsiTheme="minorHAnsi" w:cstheme="minorBidi"/>
          <w:lang w:eastAsia="en-US"/>
        </w:rPr>
        <w:commentReference w:id="1776"/>
      </w:r>
      <w:del w:id="1777" w:author="Timofey Bryksin" w:date="2018-05-20T22:06:00Z">
        <w:r w:rsidRPr="005F7A4D" w:rsidDel="008108DA">
          <w:rPr>
            <w:color w:val="000000" w:themeColor="text1"/>
          </w:rPr>
          <w:delText>:</w:delText>
        </w:r>
      </w:del>
      <w:r w:rsidRPr="005F7A4D">
        <w:rPr>
          <w:color w:val="000000" w:themeColor="text1"/>
        </w:rPr>
        <w:t xml:space="preserve"> соответствуют случаям, когда отдельный объект д</w:t>
      </w:r>
      <w:r w:rsidR="00E15AFB" w:rsidRPr="005F7A4D">
        <w:rPr>
          <w:color w:val="000000" w:themeColor="text1"/>
        </w:rPr>
        <w:t>анных является аномальным по от</w:t>
      </w:r>
      <w:r w:rsidRPr="005F7A4D">
        <w:rPr>
          <w:color w:val="000000" w:themeColor="text1"/>
        </w:rPr>
        <w:t xml:space="preserve">ношению </w:t>
      </w:r>
      <w:r w:rsidR="00123BB3" w:rsidRPr="005F7A4D">
        <w:rPr>
          <w:color w:val="000000" w:themeColor="text1"/>
        </w:rPr>
        <w:t>к остальным данным</w:t>
      </w:r>
      <w:r w:rsidR="008D0B79" w:rsidRPr="005F7A4D">
        <w:rPr>
          <w:color w:val="000000" w:themeColor="text1"/>
        </w:rPr>
        <w:t xml:space="preserve"> (</w:t>
      </w:r>
      <w:r w:rsidR="008D0B79" w:rsidRPr="005F7A4D">
        <w:rPr>
          <w:color w:val="000000" w:themeColor="text1"/>
          <w:szCs w:val="28"/>
          <w:lang w:val="en-US"/>
        </w:rPr>
        <w:t>c</w:t>
      </w:r>
      <w:r w:rsidR="0039264D" w:rsidRPr="005F7A4D">
        <w:rPr>
          <w:color w:val="000000" w:themeColor="text1"/>
          <w:szCs w:val="28"/>
        </w:rPr>
        <w:t>м. р</w:t>
      </w:r>
      <w:r w:rsidR="00196CA8" w:rsidRPr="005F7A4D">
        <w:rPr>
          <w:color w:val="000000" w:themeColor="text1"/>
          <w:szCs w:val="28"/>
        </w:rPr>
        <w:t>исунок 3</w:t>
      </w:r>
      <w:r w:rsidR="008D0B79" w:rsidRPr="005F7A4D">
        <w:rPr>
          <w:color w:val="000000" w:themeColor="text1"/>
          <w:szCs w:val="28"/>
        </w:rPr>
        <w:t xml:space="preserve">.2.1: </w:t>
      </w:r>
      <w:r w:rsidR="008D0B79" w:rsidRPr="005F7A4D">
        <w:rPr>
          <w:color w:val="000000" w:themeColor="text1"/>
          <w:szCs w:val="28"/>
          <w:lang w:val="en-GB"/>
        </w:rPr>
        <w:t>C</w:t>
      </w:r>
      <w:r w:rsidR="008D0B79" w:rsidRPr="005F7A4D">
        <w:rPr>
          <w:color w:val="000000" w:themeColor="text1"/>
          <w:szCs w:val="28"/>
        </w:rPr>
        <w:t xml:space="preserve">1 и </w:t>
      </w:r>
      <w:r w:rsidR="008D0B79" w:rsidRPr="005F7A4D">
        <w:rPr>
          <w:color w:val="000000" w:themeColor="text1"/>
          <w:szCs w:val="28"/>
          <w:lang w:val="en-GB"/>
        </w:rPr>
        <w:t>C</w:t>
      </w:r>
      <w:r w:rsidR="008D0B79" w:rsidRPr="005F7A4D">
        <w:rPr>
          <w:color w:val="000000" w:themeColor="text1"/>
          <w:szCs w:val="28"/>
        </w:rPr>
        <w:t xml:space="preserve">2 — не аномальные группы объектов, </w:t>
      </w:r>
      <w:r w:rsidR="008D0B79" w:rsidRPr="005F7A4D">
        <w:rPr>
          <w:color w:val="000000" w:themeColor="text1"/>
          <w:szCs w:val="28"/>
          <w:lang w:val="en-GB"/>
        </w:rPr>
        <w:t>A</w:t>
      </w:r>
      <w:r w:rsidR="008D0B79" w:rsidRPr="005F7A4D">
        <w:rPr>
          <w:color w:val="000000" w:themeColor="text1"/>
          <w:szCs w:val="28"/>
        </w:rPr>
        <w:t xml:space="preserve">1 и </w:t>
      </w:r>
      <w:r w:rsidR="008D0B79" w:rsidRPr="005F7A4D">
        <w:rPr>
          <w:color w:val="000000" w:themeColor="text1"/>
          <w:szCs w:val="28"/>
          <w:lang w:val="en-GB"/>
        </w:rPr>
        <w:t>A</w:t>
      </w:r>
      <w:r w:rsidR="008D0B79" w:rsidRPr="005F7A4D">
        <w:rPr>
          <w:color w:val="000000" w:themeColor="text1"/>
          <w:szCs w:val="28"/>
        </w:rPr>
        <w:t>1 — аномалии</w:t>
      </w:r>
      <w:r w:rsidR="008D0B79" w:rsidRPr="005F7A4D">
        <w:rPr>
          <w:color w:val="000000" w:themeColor="text1"/>
        </w:rPr>
        <w:t>)</w:t>
      </w:r>
      <w:r w:rsidR="00123BB3" w:rsidRPr="005F7A4D">
        <w:rPr>
          <w:color w:val="000000" w:themeColor="text1"/>
        </w:rPr>
        <w:t>;</w:t>
      </w:r>
      <w:bookmarkStart w:id="1778" w:name="_Toc512327583"/>
      <w:bookmarkStart w:id="1779" w:name="_Toc513031080"/>
      <w:bookmarkStart w:id="1780" w:name="_Toc513729733"/>
      <w:bookmarkEnd w:id="1771"/>
      <w:bookmarkEnd w:id="1772"/>
      <w:bookmarkEnd w:id="1773"/>
      <w:bookmarkEnd w:id="1774"/>
      <w:bookmarkEnd w:id="1775"/>
    </w:p>
    <w:p w14:paraId="5DC4E58B" w14:textId="6235C363" w:rsidR="001D13B1" w:rsidRPr="005F7A4D" w:rsidRDefault="00337286" w:rsidP="001D13B1">
      <w:pPr>
        <w:pStyle w:val="a3"/>
        <w:numPr>
          <w:ilvl w:val="0"/>
          <w:numId w:val="12"/>
        </w:numPr>
        <w:tabs>
          <w:tab w:val="left" w:pos="993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1781" w:name="_Toc514515669"/>
      <w:bookmarkStart w:id="1782" w:name="_Toc514773901"/>
      <w:r w:rsidRPr="005F7A4D">
        <w:rPr>
          <w:color w:val="000000" w:themeColor="text1"/>
          <w:szCs w:val="28"/>
        </w:rPr>
        <w:t xml:space="preserve">контекстуальные </w:t>
      </w:r>
      <w:r w:rsidR="00123BB3" w:rsidRPr="005F7A4D">
        <w:rPr>
          <w:color w:val="000000" w:themeColor="text1"/>
        </w:rPr>
        <w:t>аномалии</w:t>
      </w:r>
      <w:del w:id="1783" w:author="Timofey Bryksin" w:date="2018-05-20T22:06:00Z">
        <w:r w:rsidR="00AF5F1D" w:rsidRPr="005F7A4D" w:rsidDel="008108DA">
          <w:rPr>
            <w:color w:val="000000" w:themeColor="text1"/>
          </w:rPr>
          <w:delText>:</w:delText>
        </w:r>
      </w:del>
      <w:r w:rsidR="00AF5F1D" w:rsidRPr="005F7A4D">
        <w:rPr>
          <w:color w:val="000000" w:themeColor="text1"/>
        </w:rPr>
        <w:t xml:space="preserve"> соответствует случаям, когда отдельный объект данных является аномальным лишь в определенном контексте</w:t>
      </w:r>
      <w:r w:rsidR="00FE5007" w:rsidRPr="005F7A4D">
        <w:rPr>
          <w:color w:val="000000" w:themeColor="text1"/>
        </w:rPr>
        <w:t xml:space="preserve">, </w:t>
      </w:r>
      <w:r w:rsidR="00DF0458" w:rsidRPr="005F7A4D">
        <w:rPr>
          <w:color w:val="000000" w:themeColor="text1"/>
        </w:rPr>
        <w:t xml:space="preserve">определяется контекстуальными </w:t>
      </w:r>
      <w:r w:rsidR="008671C9" w:rsidRPr="005F7A4D">
        <w:rPr>
          <w:color w:val="000000" w:themeColor="text1"/>
        </w:rPr>
        <w:t>атрибутами</w:t>
      </w:r>
      <w:r w:rsidR="00DF0458" w:rsidRPr="005F7A4D">
        <w:rPr>
          <w:color w:val="000000" w:themeColor="text1"/>
        </w:rPr>
        <w:t xml:space="preserve"> — например, определенным временем наблюдения аномальных объектов</w:t>
      </w:r>
      <w:r w:rsidR="00FE5007" w:rsidRPr="005F7A4D">
        <w:rPr>
          <w:color w:val="000000" w:themeColor="text1"/>
        </w:rPr>
        <w:t xml:space="preserve"> (</w:t>
      </w:r>
      <w:r w:rsidR="00FE5007" w:rsidRPr="005F7A4D">
        <w:rPr>
          <w:color w:val="000000" w:themeColor="text1"/>
          <w:szCs w:val="28"/>
          <w:lang w:val="en-US"/>
        </w:rPr>
        <w:t>c</w:t>
      </w:r>
      <w:r w:rsidR="0033003A" w:rsidRPr="005F7A4D">
        <w:rPr>
          <w:color w:val="000000" w:themeColor="text1"/>
          <w:szCs w:val="28"/>
        </w:rPr>
        <w:t>м. р</w:t>
      </w:r>
      <w:r w:rsidR="00196CA8" w:rsidRPr="005F7A4D">
        <w:rPr>
          <w:color w:val="000000" w:themeColor="text1"/>
          <w:szCs w:val="28"/>
        </w:rPr>
        <w:t>исунок 3</w:t>
      </w:r>
      <w:r w:rsidR="00FE5007" w:rsidRPr="005F7A4D">
        <w:rPr>
          <w:color w:val="000000" w:themeColor="text1"/>
          <w:szCs w:val="28"/>
        </w:rPr>
        <w:t xml:space="preserve">.2.2: </w:t>
      </w:r>
      <w:r w:rsidR="00C86FA1" w:rsidRPr="005F7A4D">
        <w:rPr>
          <w:color w:val="000000" w:themeColor="text1"/>
          <w:szCs w:val="28"/>
        </w:rPr>
        <w:t xml:space="preserve">в точке </w:t>
      </w:r>
      <w:r w:rsidR="00C86FA1" w:rsidRPr="005F7A4D">
        <w:rPr>
          <w:color w:val="000000" w:themeColor="text1"/>
          <w:szCs w:val="28"/>
          <w:lang w:val="en-GB"/>
        </w:rPr>
        <w:t>A</w:t>
      </w:r>
      <w:r w:rsidR="00C86FA1" w:rsidRPr="005F7A4D">
        <w:rPr>
          <w:color w:val="000000" w:themeColor="text1"/>
          <w:szCs w:val="28"/>
        </w:rPr>
        <w:t xml:space="preserve"> наблюдается аномалия </w:t>
      </w:r>
      <w:r w:rsidR="00FE5007" w:rsidRPr="005F7A4D">
        <w:rPr>
          <w:color w:val="000000" w:themeColor="text1"/>
          <w:szCs w:val="28"/>
        </w:rPr>
        <w:t xml:space="preserve">в отличие от точек </w:t>
      </w:r>
      <w:r w:rsidR="00FE5007" w:rsidRPr="005F7A4D">
        <w:rPr>
          <w:color w:val="000000" w:themeColor="text1"/>
          <w:szCs w:val="28"/>
          <w:lang w:val="en-GB"/>
        </w:rPr>
        <w:t>N</w:t>
      </w:r>
      <w:r w:rsidR="00FE5007" w:rsidRPr="005F7A4D">
        <w:rPr>
          <w:color w:val="000000" w:themeColor="text1"/>
          <w:szCs w:val="28"/>
        </w:rPr>
        <w:t>1-</w:t>
      </w:r>
      <w:r w:rsidR="00FE5007" w:rsidRPr="005F7A4D">
        <w:rPr>
          <w:color w:val="000000" w:themeColor="text1"/>
          <w:szCs w:val="28"/>
          <w:lang w:val="en-GB"/>
        </w:rPr>
        <w:t>N</w:t>
      </w:r>
      <w:r w:rsidR="00FE5007" w:rsidRPr="005F7A4D">
        <w:rPr>
          <w:color w:val="000000" w:themeColor="text1"/>
          <w:szCs w:val="28"/>
        </w:rPr>
        <w:t>5 с аналогичным значением функции</w:t>
      </w:r>
      <w:r w:rsidR="00DF0458" w:rsidRPr="005F7A4D">
        <w:rPr>
          <w:color w:val="000000" w:themeColor="text1"/>
        </w:rPr>
        <w:t>)</w:t>
      </w:r>
      <w:r w:rsidR="00E34771" w:rsidRPr="005F7A4D">
        <w:rPr>
          <w:color w:val="000000" w:themeColor="text1"/>
        </w:rPr>
        <w:t>;</w:t>
      </w:r>
      <w:bookmarkStart w:id="1784" w:name="_Toc512327584"/>
      <w:bookmarkStart w:id="1785" w:name="_Toc513031081"/>
      <w:bookmarkStart w:id="1786" w:name="_Toc513729734"/>
      <w:bookmarkEnd w:id="1778"/>
      <w:bookmarkEnd w:id="1779"/>
      <w:bookmarkEnd w:id="1780"/>
      <w:bookmarkEnd w:id="1781"/>
      <w:bookmarkEnd w:id="1782"/>
    </w:p>
    <w:p w14:paraId="05EE32D5" w14:textId="08B52A5F" w:rsidR="00E34771" w:rsidRPr="005F7A4D" w:rsidRDefault="00335033" w:rsidP="001D13B1">
      <w:pPr>
        <w:pStyle w:val="a3"/>
        <w:numPr>
          <w:ilvl w:val="0"/>
          <w:numId w:val="12"/>
        </w:numPr>
        <w:tabs>
          <w:tab w:val="left" w:pos="993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1787" w:name="_Toc514515670"/>
      <w:bookmarkStart w:id="1788" w:name="_Toc514773902"/>
      <w:r w:rsidRPr="005F7A4D">
        <w:rPr>
          <w:color w:val="000000" w:themeColor="text1"/>
        </w:rPr>
        <w:lastRenderedPageBreak/>
        <w:t>коллективные аномалии</w:t>
      </w:r>
      <w:del w:id="1789" w:author="Timofey Bryksin" w:date="2018-05-20T22:07:00Z">
        <w:r w:rsidR="00247F98" w:rsidRPr="005F7A4D" w:rsidDel="00F20865">
          <w:rPr>
            <w:color w:val="000000" w:themeColor="text1"/>
          </w:rPr>
          <w:delText>:</w:delText>
        </w:r>
      </w:del>
      <w:r w:rsidR="00247F98" w:rsidRPr="005F7A4D">
        <w:rPr>
          <w:color w:val="000000" w:themeColor="text1"/>
        </w:rPr>
        <w:t xml:space="preserve"> соответствуют случаям, когда </w:t>
      </w:r>
      <w:r w:rsidR="00B93D6F" w:rsidRPr="005F7A4D">
        <w:rPr>
          <w:color w:val="000000" w:themeColor="text1"/>
        </w:rPr>
        <w:t>совместное появление некоторого числа объектов является аномальным</w:t>
      </w:r>
      <w:r w:rsidR="001C1FDD" w:rsidRPr="005F7A4D">
        <w:rPr>
          <w:color w:val="000000" w:themeColor="text1"/>
        </w:rPr>
        <w:t xml:space="preserve"> (</w:t>
      </w:r>
      <w:r w:rsidR="001C1FDD" w:rsidRPr="005F7A4D">
        <w:rPr>
          <w:color w:val="000000" w:themeColor="text1"/>
          <w:szCs w:val="28"/>
          <w:lang w:val="en-US"/>
        </w:rPr>
        <w:t>c</w:t>
      </w:r>
      <w:r w:rsidR="00EA7662" w:rsidRPr="005F7A4D">
        <w:rPr>
          <w:color w:val="000000" w:themeColor="text1"/>
          <w:szCs w:val="28"/>
        </w:rPr>
        <w:t>м. р</w:t>
      </w:r>
      <w:r w:rsidR="001C1FDD" w:rsidRPr="005F7A4D">
        <w:rPr>
          <w:color w:val="000000" w:themeColor="text1"/>
          <w:szCs w:val="28"/>
        </w:rPr>
        <w:t>и</w:t>
      </w:r>
      <w:r w:rsidR="00196CA8" w:rsidRPr="005F7A4D">
        <w:rPr>
          <w:color w:val="000000" w:themeColor="text1"/>
          <w:szCs w:val="28"/>
        </w:rPr>
        <w:t>сунок 3</w:t>
      </w:r>
      <w:r w:rsidR="001C1FDD" w:rsidRPr="005F7A4D">
        <w:rPr>
          <w:color w:val="000000" w:themeColor="text1"/>
          <w:szCs w:val="28"/>
        </w:rPr>
        <w:t xml:space="preserve">.2.2: </w:t>
      </w:r>
      <w:r w:rsidR="003D7A0F" w:rsidRPr="005F7A4D">
        <w:rPr>
          <w:color w:val="000000" w:themeColor="text1"/>
          <w:szCs w:val="28"/>
        </w:rPr>
        <w:t xml:space="preserve">участок </w:t>
      </w:r>
      <w:r w:rsidR="003D7A0F" w:rsidRPr="005F7A4D">
        <w:rPr>
          <w:color w:val="000000" w:themeColor="text1"/>
          <w:szCs w:val="28"/>
          <w:lang w:val="en-GB"/>
        </w:rPr>
        <w:t>A</w:t>
      </w:r>
      <w:r w:rsidR="003D7A0F" w:rsidRPr="00CC0463">
        <w:rPr>
          <w:color w:val="000000" w:themeColor="text1"/>
          <w:szCs w:val="28"/>
        </w:rPr>
        <w:t xml:space="preserve"> </w:t>
      </w:r>
      <w:r w:rsidR="003D7A0F" w:rsidRPr="005F7A4D">
        <w:rPr>
          <w:color w:val="000000" w:themeColor="text1"/>
          <w:szCs w:val="28"/>
        </w:rPr>
        <w:t>является коллективной аномалией</w:t>
      </w:r>
      <w:r w:rsidR="001C1FDD" w:rsidRPr="005F7A4D">
        <w:rPr>
          <w:color w:val="000000" w:themeColor="text1"/>
        </w:rPr>
        <w:t>)</w:t>
      </w:r>
      <w:r w:rsidR="00B93D6F" w:rsidRPr="005F7A4D">
        <w:rPr>
          <w:color w:val="000000" w:themeColor="text1"/>
        </w:rPr>
        <w:t>.</w:t>
      </w:r>
      <w:bookmarkEnd w:id="1784"/>
      <w:bookmarkEnd w:id="1785"/>
      <w:bookmarkEnd w:id="1786"/>
      <w:bookmarkEnd w:id="1787"/>
      <w:bookmarkEnd w:id="1788"/>
    </w:p>
    <w:p w14:paraId="09363F79" w14:textId="3D1781DF" w:rsidR="00311316" w:rsidRPr="009D0840" w:rsidRDefault="00181C01" w:rsidP="00D8320C">
      <w:pPr>
        <w:pStyle w:val="a3"/>
        <w:tabs>
          <w:tab w:val="left" w:pos="851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  <w:lang w:val="en-GB"/>
          <w:rPrChange w:id="1790" w:author="Microsoft Office User" w:date="2018-05-21T23:18:00Z">
            <w:rPr>
              <w:color w:val="000000" w:themeColor="text1"/>
              <w:szCs w:val="28"/>
            </w:rPr>
          </w:rPrChange>
        </w:rPr>
      </w:pPr>
      <w:bookmarkStart w:id="1791" w:name="_Toc512327585"/>
      <w:bookmarkStart w:id="1792" w:name="_Toc513031082"/>
      <w:bookmarkStart w:id="1793" w:name="_Toc513729735"/>
      <w:bookmarkStart w:id="1794" w:name="_Toc514515671"/>
      <w:bookmarkStart w:id="1795" w:name="_Toc514773903"/>
      <w:r w:rsidRPr="005F7A4D">
        <w:rPr>
          <w:noProof/>
          <w:color w:val="000000" w:themeColor="text1"/>
          <w:szCs w:val="28"/>
        </w:rPr>
        <w:drawing>
          <wp:inline distT="0" distB="0" distL="0" distR="0" wp14:anchorId="79754829" wp14:editId="7F49C914">
            <wp:extent cx="3695700" cy="3454400"/>
            <wp:effectExtent l="0" t="0" r="0" b="0"/>
            <wp:docPr id="4" name="Picture 4" descr="plots/point_anomal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ots/point_anomalie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91"/>
      <w:bookmarkEnd w:id="1792"/>
      <w:bookmarkEnd w:id="1793"/>
      <w:bookmarkEnd w:id="1794"/>
      <w:bookmarkEnd w:id="1795"/>
    </w:p>
    <w:p w14:paraId="643093E2" w14:textId="6E153E81" w:rsidR="00D8320C" w:rsidRPr="005F7A4D" w:rsidRDefault="00196CA8" w:rsidP="00747312">
      <w:pPr>
        <w:pStyle w:val="a3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1796" w:name="_Toc451127289"/>
      <w:bookmarkStart w:id="1797" w:name="_Toc512327586"/>
      <w:bookmarkStart w:id="1798" w:name="_Toc513031083"/>
      <w:bookmarkStart w:id="1799" w:name="_Toc513729736"/>
      <w:bookmarkStart w:id="1800" w:name="_Toc514515672"/>
      <w:bookmarkStart w:id="1801" w:name="_Toc514773904"/>
      <w:r w:rsidRPr="005F7A4D">
        <w:rPr>
          <w:color w:val="000000" w:themeColor="text1"/>
          <w:szCs w:val="28"/>
        </w:rPr>
        <w:t>Рисунок 3</w:t>
      </w:r>
      <w:r w:rsidR="00D8320C" w:rsidRPr="005F7A4D">
        <w:rPr>
          <w:color w:val="000000" w:themeColor="text1"/>
          <w:szCs w:val="28"/>
        </w:rPr>
        <w:t>.2.1</w:t>
      </w:r>
      <w:ins w:id="1802" w:author="Microsoft Office User" w:date="2018-05-21T23:27:00Z">
        <w:r w:rsidR="000D3847" w:rsidRPr="0026491B">
          <w:rPr>
            <w:color w:val="000000" w:themeColor="text1"/>
            <w:szCs w:val="28"/>
            <w:rPrChange w:id="1803" w:author="Microsoft Office User" w:date="2018-05-21T23:27:00Z">
              <w:rPr>
                <w:color w:val="000000" w:themeColor="text1"/>
                <w:szCs w:val="28"/>
                <w:lang w:val="en-GB"/>
              </w:rPr>
            </w:rPrChange>
          </w:rPr>
          <w:t xml:space="preserve">. </w:t>
        </w:r>
      </w:ins>
      <w:del w:id="1804" w:author="Microsoft Office User" w:date="2018-05-21T23:27:00Z">
        <w:r w:rsidR="00524790" w:rsidRPr="005F7A4D" w:rsidDel="000D3847">
          <w:rPr>
            <w:color w:val="000000" w:themeColor="text1"/>
            <w:szCs w:val="28"/>
          </w:rPr>
          <w:delText xml:space="preserve"> —</w:delText>
        </w:r>
        <w:r w:rsidR="003830C5" w:rsidRPr="005F7A4D" w:rsidDel="000D3847">
          <w:rPr>
            <w:color w:val="000000" w:themeColor="text1"/>
            <w:szCs w:val="28"/>
          </w:rPr>
          <w:delText xml:space="preserve"> </w:delText>
        </w:r>
      </w:del>
      <w:ins w:id="1805" w:author="Microsoft Office User" w:date="2018-05-21T23:27:00Z">
        <w:r w:rsidR="000D3847">
          <w:rPr>
            <w:color w:val="000000" w:themeColor="text1"/>
            <w:szCs w:val="28"/>
          </w:rPr>
          <w:t>Д</w:t>
        </w:r>
      </w:ins>
      <w:del w:id="1806" w:author="Microsoft Office User" w:date="2018-05-21T23:27:00Z">
        <w:r w:rsidR="003830C5" w:rsidRPr="005F7A4D" w:rsidDel="000D3847">
          <w:rPr>
            <w:color w:val="000000" w:themeColor="text1"/>
            <w:szCs w:val="28"/>
          </w:rPr>
          <w:delText>д</w:delText>
        </w:r>
      </w:del>
      <w:r w:rsidR="003830C5" w:rsidRPr="005F7A4D">
        <w:rPr>
          <w:color w:val="000000" w:themeColor="text1"/>
          <w:szCs w:val="28"/>
        </w:rPr>
        <w:t>емонстрация вида</w:t>
      </w:r>
      <w:r w:rsidR="00524790" w:rsidRPr="005F7A4D">
        <w:rPr>
          <w:color w:val="000000" w:themeColor="text1"/>
          <w:szCs w:val="28"/>
        </w:rPr>
        <w:t xml:space="preserve"> </w:t>
      </w:r>
      <w:r w:rsidR="00F6275E" w:rsidRPr="005F7A4D">
        <w:rPr>
          <w:color w:val="000000" w:themeColor="text1"/>
          <w:szCs w:val="28"/>
        </w:rPr>
        <w:t>точечных аномалий</w:t>
      </w:r>
      <w:r w:rsidR="00D8320C" w:rsidRPr="005F7A4D">
        <w:rPr>
          <w:color w:val="000000" w:themeColor="text1"/>
          <w:szCs w:val="28"/>
        </w:rPr>
        <w:t>.</w:t>
      </w:r>
      <w:bookmarkEnd w:id="1796"/>
      <w:bookmarkEnd w:id="1797"/>
      <w:bookmarkEnd w:id="1798"/>
      <w:bookmarkEnd w:id="1799"/>
      <w:bookmarkEnd w:id="1800"/>
      <w:bookmarkEnd w:id="1801"/>
    </w:p>
    <w:p w14:paraId="170D1CE4" w14:textId="77777777" w:rsidR="008C370C" w:rsidRPr="005F7A4D" w:rsidRDefault="008C370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1807" w:name="_Toc512327587"/>
      <w:bookmarkStart w:id="1808" w:name="_Toc513031084"/>
      <w:bookmarkStart w:id="1809" w:name="_Toc513729737"/>
      <w:r w:rsidRPr="005F7A4D">
        <w:rPr>
          <w:color w:val="000000" w:themeColor="text1"/>
          <w:szCs w:val="28"/>
        </w:rPr>
        <w:br w:type="page"/>
      </w:r>
    </w:p>
    <w:p w14:paraId="49171C27" w14:textId="6014BFC0" w:rsidR="00793F94" w:rsidRPr="005F7A4D" w:rsidRDefault="003830C5" w:rsidP="003830C5">
      <w:pPr>
        <w:pStyle w:val="a3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1810" w:name="_Toc514515673"/>
      <w:bookmarkStart w:id="1811" w:name="_Toc514773905"/>
      <w:r w:rsidRPr="005F7A4D">
        <w:rPr>
          <w:noProof/>
          <w:color w:val="000000" w:themeColor="text1"/>
          <w:szCs w:val="28"/>
        </w:rPr>
        <w:lastRenderedPageBreak/>
        <w:drawing>
          <wp:inline distT="0" distB="0" distL="0" distR="0" wp14:anchorId="6C2873E6" wp14:editId="18D84BDD">
            <wp:extent cx="3708400" cy="3454400"/>
            <wp:effectExtent l="0" t="0" r="0" b="0"/>
            <wp:docPr id="3" name="Picture 3" descr="plots/contextual_anomal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lots/contextual_anomali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07"/>
      <w:bookmarkEnd w:id="1808"/>
      <w:bookmarkEnd w:id="1809"/>
      <w:bookmarkEnd w:id="1810"/>
      <w:bookmarkEnd w:id="1811"/>
    </w:p>
    <w:p w14:paraId="768C81EE" w14:textId="4D7BC5CB" w:rsidR="003830C5" w:rsidRPr="005F7A4D" w:rsidRDefault="00196CA8" w:rsidP="00747312">
      <w:pPr>
        <w:pStyle w:val="a3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1812" w:name="_Toc512327588"/>
      <w:bookmarkStart w:id="1813" w:name="_Toc513031085"/>
      <w:bookmarkStart w:id="1814" w:name="_Toc513729738"/>
      <w:bookmarkStart w:id="1815" w:name="_Toc514515674"/>
      <w:bookmarkStart w:id="1816" w:name="_Toc514773906"/>
      <w:r w:rsidRPr="005F7A4D">
        <w:rPr>
          <w:color w:val="000000" w:themeColor="text1"/>
          <w:szCs w:val="28"/>
        </w:rPr>
        <w:t>Рисунок 3</w:t>
      </w:r>
      <w:r w:rsidR="003830C5" w:rsidRPr="005F7A4D">
        <w:rPr>
          <w:color w:val="000000" w:themeColor="text1"/>
          <w:szCs w:val="28"/>
        </w:rPr>
        <w:t>.2.2</w:t>
      </w:r>
      <w:ins w:id="1817" w:author="Microsoft Office User" w:date="2018-05-21T23:27:00Z">
        <w:r w:rsidR="0026491B">
          <w:rPr>
            <w:color w:val="000000" w:themeColor="text1"/>
            <w:szCs w:val="28"/>
          </w:rPr>
          <w:t>. Д</w:t>
        </w:r>
      </w:ins>
      <w:del w:id="1818" w:author="Microsoft Office User" w:date="2018-05-21T23:27:00Z">
        <w:r w:rsidR="003830C5" w:rsidRPr="005F7A4D" w:rsidDel="0026491B">
          <w:rPr>
            <w:color w:val="000000" w:themeColor="text1"/>
            <w:szCs w:val="28"/>
          </w:rPr>
          <w:delText xml:space="preserve"> — </w:delText>
        </w:r>
        <w:r w:rsidR="00D31292" w:rsidRPr="005F7A4D" w:rsidDel="0026491B">
          <w:rPr>
            <w:color w:val="000000" w:themeColor="text1"/>
            <w:szCs w:val="28"/>
          </w:rPr>
          <w:delText>д</w:delText>
        </w:r>
      </w:del>
      <w:r w:rsidR="00D31292" w:rsidRPr="005F7A4D">
        <w:rPr>
          <w:color w:val="000000" w:themeColor="text1"/>
          <w:szCs w:val="28"/>
        </w:rPr>
        <w:t>емонстрация вида контекстуальных</w:t>
      </w:r>
      <w:r w:rsidR="00E9081B" w:rsidRPr="005F7A4D">
        <w:rPr>
          <w:color w:val="000000" w:themeColor="text1"/>
          <w:szCs w:val="28"/>
        </w:rPr>
        <w:t xml:space="preserve"> аномалий</w:t>
      </w:r>
      <w:r w:rsidR="003830C5" w:rsidRPr="005F7A4D">
        <w:rPr>
          <w:color w:val="000000" w:themeColor="text1"/>
          <w:szCs w:val="28"/>
        </w:rPr>
        <w:t>.</w:t>
      </w:r>
      <w:bookmarkEnd w:id="1812"/>
      <w:bookmarkEnd w:id="1813"/>
      <w:bookmarkEnd w:id="1814"/>
      <w:bookmarkEnd w:id="1815"/>
      <w:bookmarkEnd w:id="1816"/>
    </w:p>
    <w:p w14:paraId="36C5DC01" w14:textId="3C292A75" w:rsidR="00F67264" w:rsidRPr="005F7A4D" w:rsidRDefault="00F67264" w:rsidP="00CB371F">
      <w:pPr>
        <w:pStyle w:val="a3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1819" w:name="_Toc512327589"/>
      <w:bookmarkStart w:id="1820" w:name="_Toc513031086"/>
      <w:bookmarkStart w:id="1821" w:name="_Toc513729739"/>
      <w:bookmarkStart w:id="1822" w:name="_Toc514515675"/>
      <w:bookmarkStart w:id="1823" w:name="_Toc514773907"/>
      <w:r w:rsidRPr="005F7A4D">
        <w:rPr>
          <w:noProof/>
          <w:color w:val="000000" w:themeColor="text1"/>
          <w:szCs w:val="28"/>
        </w:rPr>
        <w:drawing>
          <wp:inline distT="0" distB="0" distL="0" distR="0" wp14:anchorId="4EC30724" wp14:editId="2D22E8EC">
            <wp:extent cx="3708400" cy="3454400"/>
            <wp:effectExtent l="0" t="0" r="0" b="0"/>
            <wp:docPr id="5" name="Picture 5" descr="plots/collective_anomal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lots/collective_anomali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19"/>
      <w:bookmarkEnd w:id="1820"/>
      <w:bookmarkEnd w:id="1821"/>
      <w:bookmarkEnd w:id="1822"/>
      <w:bookmarkEnd w:id="1823"/>
    </w:p>
    <w:p w14:paraId="2F0DA53E" w14:textId="582C06CB" w:rsidR="008E4F29" w:rsidRPr="005F7A4D" w:rsidRDefault="00196CA8" w:rsidP="00747312">
      <w:pPr>
        <w:pStyle w:val="a3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1824" w:name="_Toc512327590"/>
      <w:bookmarkStart w:id="1825" w:name="_Toc513031087"/>
      <w:bookmarkStart w:id="1826" w:name="_Toc513729740"/>
      <w:bookmarkStart w:id="1827" w:name="_Toc514515676"/>
      <w:bookmarkStart w:id="1828" w:name="_Toc514773908"/>
      <w:r w:rsidRPr="005F7A4D">
        <w:rPr>
          <w:color w:val="000000" w:themeColor="text1"/>
          <w:szCs w:val="28"/>
        </w:rPr>
        <w:t>Рисунок 3</w:t>
      </w:r>
      <w:r w:rsidR="00F67264" w:rsidRPr="005F7A4D">
        <w:rPr>
          <w:color w:val="000000" w:themeColor="text1"/>
          <w:szCs w:val="28"/>
        </w:rPr>
        <w:t>.2.3</w:t>
      </w:r>
      <w:ins w:id="1829" w:author="Microsoft Office User" w:date="2018-05-21T23:27:00Z">
        <w:r w:rsidR="005F0E53">
          <w:rPr>
            <w:color w:val="000000" w:themeColor="text1"/>
            <w:szCs w:val="28"/>
          </w:rPr>
          <w:t>.</w:t>
        </w:r>
      </w:ins>
      <w:del w:id="1830" w:author="Microsoft Office User" w:date="2018-05-21T23:27:00Z">
        <w:r w:rsidR="00F67264" w:rsidRPr="005F7A4D" w:rsidDel="005F0E53">
          <w:rPr>
            <w:color w:val="000000" w:themeColor="text1"/>
            <w:szCs w:val="28"/>
          </w:rPr>
          <w:delText xml:space="preserve"> —</w:delText>
        </w:r>
      </w:del>
      <w:r w:rsidR="00F67264" w:rsidRPr="005F7A4D">
        <w:rPr>
          <w:color w:val="000000" w:themeColor="text1"/>
          <w:szCs w:val="28"/>
        </w:rPr>
        <w:t xml:space="preserve"> </w:t>
      </w:r>
      <w:ins w:id="1831" w:author="Microsoft Office User" w:date="2018-05-21T23:27:00Z">
        <w:r w:rsidR="005F0E53">
          <w:rPr>
            <w:color w:val="000000" w:themeColor="text1"/>
            <w:szCs w:val="28"/>
          </w:rPr>
          <w:t>Д</w:t>
        </w:r>
      </w:ins>
      <w:del w:id="1832" w:author="Microsoft Office User" w:date="2018-05-21T23:27:00Z">
        <w:r w:rsidR="00F67264" w:rsidRPr="005F7A4D" w:rsidDel="005F0E53">
          <w:rPr>
            <w:color w:val="000000" w:themeColor="text1"/>
            <w:szCs w:val="28"/>
          </w:rPr>
          <w:delText>д</w:delText>
        </w:r>
      </w:del>
      <w:r w:rsidR="00F67264" w:rsidRPr="005F7A4D">
        <w:rPr>
          <w:color w:val="000000" w:themeColor="text1"/>
          <w:szCs w:val="28"/>
        </w:rPr>
        <w:t xml:space="preserve">емонстрация вида </w:t>
      </w:r>
      <w:r w:rsidR="002D736E" w:rsidRPr="005F7A4D">
        <w:rPr>
          <w:color w:val="000000" w:themeColor="text1"/>
          <w:szCs w:val="28"/>
        </w:rPr>
        <w:t>коллективных</w:t>
      </w:r>
      <w:r w:rsidR="00F67264" w:rsidRPr="005F7A4D">
        <w:rPr>
          <w:color w:val="000000" w:themeColor="text1"/>
          <w:szCs w:val="28"/>
        </w:rPr>
        <w:t xml:space="preserve"> аномалий.</w:t>
      </w:r>
      <w:bookmarkEnd w:id="1824"/>
      <w:bookmarkEnd w:id="1825"/>
      <w:bookmarkEnd w:id="1826"/>
      <w:bookmarkEnd w:id="1827"/>
      <w:bookmarkEnd w:id="1828"/>
    </w:p>
    <w:p w14:paraId="1CABB700" w14:textId="6FD4DAB2" w:rsidR="00D00DB0" w:rsidRPr="00A20871" w:rsidRDefault="008E4F29" w:rsidP="004B1201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833" w:name="_Toc512327591"/>
      <w:bookmarkStart w:id="1834" w:name="_Toc513031088"/>
      <w:bookmarkStart w:id="1835" w:name="_Toc513729741"/>
      <w:bookmarkStart w:id="1836" w:name="_Toc514515677"/>
      <w:bookmarkStart w:id="1837" w:name="_Toc514773909"/>
      <w:r w:rsidR="001174B9" w:rsidRPr="005F7A4D">
        <w:rPr>
          <w:color w:val="000000" w:themeColor="text1"/>
          <w:szCs w:val="28"/>
        </w:rPr>
        <w:t>Для поставленной задачи предполагается обнару</w:t>
      </w:r>
      <w:r w:rsidRPr="005F7A4D">
        <w:rPr>
          <w:color w:val="000000" w:themeColor="text1"/>
          <w:szCs w:val="28"/>
        </w:rPr>
        <w:t>жение точечны</w:t>
      </w:r>
      <w:r w:rsidR="001174B9" w:rsidRPr="005F7A4D">
        <w:rPr>
          <w:color w:val="000000" w:themeColor="text1"/>
          <w:szCs w:val="28"/>
        </w:rPr>
        <w:t xml:space="preserve">х аномалий, т. к. </w:t>
      </w:r>
      <w:r w:rsidR="00083D1F" w:rsidRPr="005F7A4D">
        <w:rPr>
          <w:color w:val="000000" w:themeColor="text1"/>
          <w:szCs w:val="28"/>
        </w:rPr>
        <w:t>потенциальные</w:t>
      </w:r>
      <w:r w:rsidR="00965FEE" w:rsidRPr="005F7A4D">
        <w:rPr>
          <w:color w:val="000000" w:themeColor="text1"/>
          <w:szCs w:val="28"/>
        </w:rPr>
        <w:t xml:space="preserve"> объект</w:t>
      </w:r>
      <w:r w:rsidR="00905430" w:rsidRPr="005F7A4D">
        <w:rPr>
          <w:color w:val="000000" w:themeColor="text1"/>
          <w:szCs w:val="28"/>
        </w:rPr>
        <w:t>ы</w:t>
      </w:r>
      <w:r w:rsidR="00965FEE" w:rsidRPr="005F7A4D">
        <w:rPr>
          <w:color w:val="000000" w:themeColor="text1"/>
          <w:szCs w:val="28"/>
        </w:rPr>
        <w:t>-аномалии,</w:t>
      </w:r>
      <w:r w:rsidR="00083D1F" w:rsidRPr="005F7A4D">
        <w:rPr>
          <w:color w:val="000000" w:themeColor="text1"/>
          <w:szCs w:val="28"/>
        </w:rPr>
        <w:t xml:space="preserve"> деревья разбора </w:t>
      </w:r>
      <w:r w:rsidR="00083D1F" w:rsidRPr="005F7A4D">
        <w:rPr>
          <w:color w:val="000000" w:themeColor="text1"/>
          <w:szCs w:val="28"/>
          <w:lang w:val="en-GB"/>
        </w:rPr>
        <w:t>PSI</w:t>
      </w:r>
      <w:r w:rsidR="00083D1F" w:rsidRPr="005F7A4D">
        <w:rPr>
          <w:color w:val="000000" w:themeColor="text1"/>
          <w:szCs w:val="28"/>
        </w:rPr>
        <w:t xml:space="preserve"> и </w:t>
      </w:r>
      <w:r w:rsidR="00083D1F" w:rsidRPr="005F7A4D">
        <w:rPr>
          <w:color w:val="000000" w:themeColor="text1"/>
          <w:szCs w:val="28"/>
          <w:lang w:val="en-GB"/>
        </w:rPr>
        <w:t>JVM</w:t>
      </w:r>
      <w:r w:rsidR="00083D1F" w:rsidRPr="005F7A4D">
        <w:rPr>
          <w:color w:val="000000" w:themeColor="text1"/>
          <w:szCs w:val="28"/>
        </w:rPr>
        <w:t xml:space="preserve"> байт-код</w:t>
      </w:r>
      <w:r w:rsidR="00965FEE" w:rsidRPr="005F7A4D">
        <w:rPr>
          <w:color w:val="000000" w:themeColor="text1"/>
          <w:szCs w:val="28"/>
        </w:rPr>
        <w:t>,</w:t>
      </w:r>
      <w:r w:rsidR="008B2920" w:rsidRPr="005F7A4D">
        <w:rPr>
          <w:color w:val="000000" w:themeColor="text1"/>
          <w:szCs w:val="28"/>
        </w:rPr>
        <w:t xml:space="preserve"> </w:t>
      </w:r>
      <w:r w:rsidR="000553D6" w:rsidRPr="005F7A4D">
        <w:rPr>
          <w:color w:val="000000" w:themeColor="text1"/>
          <w:szCs w:val="28"/>
        </w:rPr>
        <w:t>рассматриваются изолированно</w:t>
      </w:r>
      <w:r w:rsidR="004F77F3" w:rsidRPr="005F7A4D">
        <w:rPr>
          <w:color w:val="000000" w:themeColor="text1"/>
          <w:szCs w:val="28"/>
        </w:rPr>
        <w:t xml:space="preserve"> (не коллективные аномалии)</w:t>
      </w:r>
      <w:r w:rsidR="000553D6" w:rsidRPr="005F7A4D">
        <w:rPr>
          <w:color w:val="000000" w:themeColor="text1"/>
          <w:szCs w:val="28"/>
        </w:rPr>
        <w:t xml:space="preserve"> и не </w:t>
      </w:r>
      <w:commentRangeStart w:id="1838"/>
      <w:r w:rsidR="000553D6" w:rsidRPr="005F7A4D">
        <w:rPr>
          <w:color w:val="000000" w:themeColor="text1"/>
          <w:szCs w:val="28"/>
        </w:rPr>
        <w:t>имеют контекстной при</w:t>
      </w:r>
      <w:r w:rsidR="00E868CD" w:rsidRPr="005F7A4D">
        <w:rPr>
          <w:color w:val="000000" w:themeColor="text1"/>
          <w:szCs w:val="28"/>
        </w:rPr>
        <w:t>в</w:t>
      </w:r>
      <w:r w:rsidR="000553D6" w:rsidRPr="005F7A4D">
        <w:rPr>
          <w:color w:val="000000" w:themeColor="text1"/>
          <w:szCs w:val="28"/>
        </w:rPr>
        <w:t xml:space="preserve">язки </w:t>
      </w:r>
      <w:r w:rsidR="007D2D1E" w:rsidRPr="005F7A4D">
        <w:rPr>
          <w:color w:val="000000" w:themeColor="text1"/>
          <w:szCs w:val="28"/>
        </w:rPr>
        <w:t>к чему-либо</w:t>
      </w:r>
      <w:r w:rsidR="004F77F3" w:rsidRPr="005F7A4D">
        <w:rPr>
          <w:color w:val="000000" w:themeColor="text1"/>
          <w:szCs w:val="28"/>
        </w:rPr>
        <w:t xml:space="preserve"> </w:t>
      </w:r>
      <w:commentRangeEnd w:id="1838"/>
      <w:r w:rsidR="00F20865">
        <w:rPr>
          <w:rStyle w:val="af3"/>
          <w:rFonts w:asciiTheme="minorHAnsi" w:eastAsiaTheme="minorHAnsi" w:hAnsiTheme="minorHAnsi" w:cstheme="minorBidi"/>
          <w:lang w:eastAsia="en-US"/>
        </w:rPr>
        <w:commentReference w:id="1838"/>
      </w:r>
      <w:r w:rsidR="004F77F3" w:rsidRPr="005F7A4D">
        <w:rPr>
          <w:color w:val="000000" w:themeColor="text1"/>
          <w:szCs w:val="28"/>
        </w:rPr>
        <w:t>(</w:t>
      </w:r>
      <w:r w:rsidR="00BD2C05" w:rsidRPr="005F7A4D">
        <w:rPr>
          <w:color w:val="000000" w:themeColor="text1"/>
          <w:szCs w:val="28"/>
        </w:rPr>
        <w:t>не контекстуальные аномалии</w:t>
      </w:r>
      <w:r w:rsidR="004F77F3" w:rsidRPr="005F7A4D">
        <w:rPr>
          <w:color w:val="000000" w:themeColor="text1"/>
          <w:szCs w:val="28"/>
        </w:rPr>
        <w:t>)</w:t>
      </w:r>
      <w:r w:rsidR="00FE3C15" w:rsidRPr="005F7A4D">
        <w:rPr>
          <w:color w:val="000000" w:themeColor="text1"/>
          <w:szCs w:val="28"/>
        </w:rPr>
        <w:t>.</w:t>
      </w:r>
      <w:bookmarkEnd w:id="1833"/>
      <w:bookmarkEnd w:id="1834"/>
      <w:bookmarkEnd w:id="1835"/>
      <w:bookmarkEnd w:id="1836"/>
      <w:ins w:id="1839" w:author="пользователь Microsoft Office" w:date="2018-05-22T15:09:00Z">
        <w:r w:rsidR="00A64534">
          <w:rPr>
            <w:color w:val="000000" w:themeColor="text1"/>
            <w:szCs w:val="28"/>
          </w:rPr>
          <w:t xml:space="preserve"> </w:t>
        </w:r>
      </w:ins>
      <w:ins w:id="1840" w:author="пользователь Microsoft Office" w:date="2018-05-22T15:05:00Z">
        <w:r w:rsidR="00771ABC">
          <w:rPr>
            <w:color w:val="000000" w:themeColor="text1"/>
            <w:szCs w:val="28"/>
          </w:rPr>
          <w:lastRenderedPageBreak/>
          <w:t>Ко</w:t>
        </w:r>
        <w:r w:rsidR="00BD148E">
          <w:rPr>
            <w:color w:val="000000" w:themeColor="text1"/>
            <w:szCs w:val="28"/>
          </w:rPr>
          <w:t>нтекстуальными аномалиями</w:t>
        </w:r>
      </w:ins>
      <w:ins w:id="1841" w:author="пользователь Microsoft Office" w:date="2018-05-22T15:08:00Z">
        <w:r w:rsidR="00BD148E">
          <w:rPr>
            <w:color w:val="000000" w:themeColor="text1"/>
            <w:szCs w:val="28"/>
          </w:rPr>
          <w:t>, например,</w:t>
        </w:r>
      </w:ins>
      <w:ins w:id="1842" w:author="пользователь Microsoft Office" w:date="2018-05-22T15:05:00Z">
        <w:r w:rsidR="00BD148E">
          <w:rPr>
            <w:color w:val="000000" w:themeColor="text1"/>
            <w:szCs w:val="28"/>
          </w:rPr>
          <w:t xml:space="preserve"> могут являться части дерева (</w:t>
        </w:r>
      </w:ins>
      <w:ins w:id="1843" w:author="пользователь Microsoft Office" w:date="2018-05-22T15:07:00Z">
        <w:r w:rsidR="00BD148E">
          <w:rPr>
            <w:color w:val="000000" w:themeColor="text1"/>
            <w:szCs w:val="28"/>
          </w:rPr>
          <w:t>в контексте других частей дерева</w:t>
        </w:r>
      </w:ins>
      <w:ins w:id="1844" w:author="пользователь Microsoft Office" w:date="2018-05-22T15:05:00Z">
        <w:r w:rsidR="00BD148E">
          <w:rPr>
            <w:color w:val="000000" w:themeColor="text1"/>
            <w:szCs w:val="28"/>
          </w:rPr>
          <w:t>)</w:t>
        </w:r>
      </w:ins>
      <w:ins w:id="1845" w:author="пользователь Microsoft Office" w:date="2018-05-22T15:07:00Z">
        <w:r w:rsidR="00BD148E">
          <w:rPr>
            <w:color w:val="000000" w:themeColor="text1"/>
            <w:szCs w:val="28"/>
          </w:rPr>
          <w:t>, либо отдельные узлы</w:t>
        </w:r>
      </w:ins>
      <w:ins w:id="1846" w:author="пользователь Microsoft Office" w:date="2018-05-22T15:08:00Z">
        <w:r w:rsidR="00434196">
          <w:rPr>
            <w:color w:val="000000" w:themeColor="text1"/>
            <w:szCs w:val="28"/>
          </w:rPr>
          <w:t xml:space="preserve"> в контексте других узлов</w:t>
        </w:r>
      </w:ins>
      <w:ins w:id="1847" w:author="пользователь Microsoft Office" w:date="2018-05-22T15:07:00Z">
        <w:r w:rsidR="00BD148E">
          <w:rPr>
            <w:color w:val="000000" w:themeColor="text1"/>
            <w:szCs w:val="28"/>
          </w:rPr>
          <w:t xml:space="preserve">. Но, в соответствии с постановкой задачи, нас интересуют </w:t>
        </w:r>
      </w:ins>
      <w:ins w:id="1848" w:author="пользователь Microsoft Office" w:date="2018-05-22T15:09:00Z">
        <w:r w:rsidR="009424A5">
          <w:rPr>
            <w:color w:val="000000" w:themeColor="text1"/>
            <w:szCs w:val="28"/>
          </w:rPr>
          <w:t xml:space="preserve">лишь </w:t>
        </w:r>
      </w:ins>
      <w:ins w:id="1849" w:author="пользователь Microsoft Office" w:date="2018-05-22T15:07:00Z">
        <w:r w:rsidR="00BD148E">
          <w:rPr>
            <w:color w:val="000000" w:themeColor="text1"/>
            <w:szCs w:val="28"/>
          </w:rPr>
          <w:t xml:space="preserve">аномалии, представляющие </w:t>
        </w:r>
      </w:ins>
      <w:ins w:id="1850" w:author="пользователь Microsoft Office" w:date="2018-05-22T15:08:00Z">
        <w:r w:rsidR="00A20871">
          <w:rPr>
            <w:color w:val="000000" w:themeColor="text1"/>
            <w:szCs w:val="28"/>
          </w:rPr>
          <w:t xml:space="preserve">из себя всё дерево/список </w:t>
        </w:r>
        <w:r w:rsidR="00A20871">
          <w:rPr>
            <w:color w:val="000000" w:themeColor="text1"/>
            <w:szCs w:val="28"/>
            <w:lang w:val="en-US"/>
          </w:rPr>
          <w:t>JVM</w:t>
        </w:r>
        <w:r w:rsidR="00A20871" w:rsidRPr="00A20871">
          <w:rPr>
            <w:color w:val="000000" w:themeColor="text1"/>
            <w:szCs w:val="28"/>
            <w:rPrChange w:id="1851" w:author="пользователь Microsoft Office" w:date="2018-05-22T15:08:00Z">
              <w:rPr>
                <w:color w:val="000000" w:themeColor="text1"/>
                <w:szCs w:val="28"/>
                <w:lang w:val="en-US"/>
              </w:rPr>
            </w:rPrChange>
          </w:rPr>
          <w:t>-</w:t>
        </w:r>
        <w:r w:rsidR="00A20871">
          <w:rPr>
            <w:color w:val="000000" w:themeColor="text1"/>
            <w:szCs w:val="28"/>
          </w:rPr>
          <w:t>инструкций</w:t>
        </w:r>
        <w:r w:rsidR="003F28F1">
          <w:rPr>
            <w:color w:val="000000" w:themeColor="text1"/>
            <w:szCs w:val="28"/>
          </w:rPr>
          <w:t>, а не отдельные части дерева/списка или узлы.</w:t>
        </w:r>
      </w:ins>
      <w:bookmarkEnd w:id="1837"/>
    </w:p>
    <w:p w14:paraId="77AF8472" w14:textId="5282CB1C" w:rsidR="00D35D3C" w:rsidRPr="005F7A4D" w:rsidRDefault="00D00DB0" w:rsidP="004B1201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852" w:name="_Toc512327592"/>
      <w:bookmarkStart w:id="1853" w:name="_Toc513031089"/>
      <w:bookmarkStart w:id="1854" w:name="_Toc513729742"/>
      <w:bookmarkStart w:id="1855" w:name="_Toc514515678"/>
      <w:bookmarkStart w:id="1856" w:name="_Toc514773910"/>
      <w:r w:rsidR="00D35D3C" w:rsidRPr="005F7A4D">
        <w:rPr>
          <w:color w:val="000000" w:themeColor="text1"/>
          <w:szCs w:val="28"/>
        </w:rPr>
        <w:t xml:space="preserve">Существующие методы </w:t>
      </w:r>
      <w:r w:rsidRPr="005F7A4D">
        <w:rPr>
          <w:color w:val="000000" w:themeColor="text1"/>
          <w:szCs w:val="28"/>
        </w:rPr>
        <w:t xml:space="preserve">обнаружения аномалий </w:t>
      </w:r>
      <w:r w:rsidR="00D35D3C" w:rsidRPr="005F7A4D">
        <w:rPr>
          <w:color w:val="000000" w:themeColor="text1"/>
          <w:szCs w:val="28"/>
        </w:rPr>
        <w:t xml:space="preserve">делят </w:t>
      </w:r>
      <w:commentRangeStart w:id="1857"/>
      <w:r w:rsidR="00D35D3C" w:rsidRPr="005F7A4D">
        <w:rPr>
          <w:color w:val="000000" w:themeColor="text1"/>
          <w:szCs w:val="28"/>
        </w:rPr>
        <w:t xml:space="preserve">на </w:t>
      </w:r>
      <w:del w:id="1858" w:author="пользователь Microsoft Office" w:date="2018-05-22T12:55:00Z">
        <w:r w:rsidR="00457562" w:rsidRPr="005F7A4D" w:rsidDel="005A78B5">
          <w:rPr>
            <w:color w:val="000000" w:themeColor="text1"/>
            <w:szCs w:val="28"/>
          </w:rPr>
          <w:delText>две</w:delText>
        </w:r>
        <w:r w:rsidR="00D35D3C" w:rsidRPr="005F7A4D" w:rsidDel="005A78B5">
          <w:rPr>
            <w:color w:val="000000" w:themeColor="text1"/>
            <w:szCs w:val="28"/>
          </w:rPr>
          <w:delText xml:space="preserve"> </w:delText>
        </w:r>
      </w:del>
      <w:ins w:id="1859" w:author="пользователь Microsoft Office" w:date="2018-05-22T12:55:00Z">
        <w:r w:rsidR="005A78B5">
          <w:rPr>
            <w:color w:val="000000" w:themeColor="text1"/>
            <w:szCs w:val="28"/>
          </w:rPr>
          <w:t>три</w:t>
        </w:r>
        <w:r w:rsidR="005A78B5" w:rsidRPr="005F7A4D">
          <w:rPr>
            <w:color w:val="000000" w:themeColor="text1"/>
            <w:szCs w:val="28"/>
          </w:rPr>
          <w:t xml:space="preserve"> </w:t>
        </w:r>
      </w:ins>
      <w:r w:rsidR="00D35D3C" w:rsidRPr="005F7A4D">
        <w:rPr>
          <w:color w:val="000000" w:themeColor="text1"/>
          <w:szCs w:val="28"/>
        </w:rPr>
        <w:t xml:space="preserve">больших </w:t>
      </w:r>
      <w:r w:rsidR="00D8271C" w:rsidRPr="005F7A4D">
        <w:rPr>
          <w:color w:val="000000" w:themeColor="text1"/>
          <w:szCs w:val="28"/>
        </w:rPr>
        <w:t>категории</w:t>
      </w:r>
      <w:commentRangeEnd w:id="1857"/>
      <w:r w:rsidR="00F20865">
        <w:rPr>
          <w:rStyle w:val="af3"/>
          <w:rFonts w:asciiTheme="minorHAnsi" w:eastAsiaTheme="minorHAnsi" w:hAnsiTheme="minorHAnsi" w:cstheme="minorBidi"/>
          <w:lang w:eastAsia="en-US"/>
        </w:rPr>
        <w:commentReference w:id="1857"/>
      </w:r>
      <w:r w:rsidR="00D35D3C" w:rsidRPr="005F7A4D">
        <w:rPr>
          <w:color w:val="000000" w:themeColor="text1"/>
          <w:szCs w:val="28"/>
        </w:rPr>
        <w:t>:</w:t>
      </w:r>
      <w:bookmarkEnd w:id="1852"/>
      <w:bookmarkEnd w:id="1853"/>
      <w:bookmarkEnd w:id="1854"/>
      <w:bookmarkEnd w:id="1855"/>
      <w:bookmarkEnd w:id="1856"/>
    </w:p>
    <w:p w14:paraId="6B9DF47E" w14:textId="366426A7" w:rsidR="00085570" w:rsidRPr="005F7A4D" w:rsidRDefault="00D35D3C" w:rsidP="005C2257">
      <w:pPr>
        <w:pStyle w:val="a3"/>
        <w:numPr>
          <w:ilvl w:val="0"/>
          <w:numId w:val="4"/>
        </w:numPr>
        <w:tabs>
          <w:tab w:val="left" w:pos="851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1860" w:name="_Toc512327593"/>
      <w:bookmarkStart w:id="1861" w:name="_Toc513031090"/>
      <w:bookmarkStart w:id="1862" w:name="_Toc513729743"/>
      <w:bookmarkStart w:id="1863" w:name="_Toc514515679"/>
      <w:bookmarkStart w:id="1864" w:name="_Toc514773911"/>
      <w:r w:rsidRPr="005F7A4D">
        <w:rPr>
          <w:color w:val="000000" w:themeColor="text1"/>
          <w:szCs w:val="28"/>
        </w:rPr>
        <w:t>Обучение с учителем: в обучающей выборке на вход поступают помеченные данные</w:t>
      </w:r>
      <w:ins w:id="1865" w:author="пользователь Microsoft Office" w:date="2018-05-22T12:56:00Z">
        <w:r w:rsidR="00040CF7">
          <w:rPr>
            <w:color w:val="000000" w:themeColor="text1"/>
            <w:szCs w:val="28"/>
          </w:rPr>
          <w:t xml:space="preserve">, </w:t>
        </w:r>
      </w:ins>
      <w:del w:id="1866" w:author="пользователь Microsoft Office" w:date="2018-05-22T12:56:00Z">
        <w:r w:rsidRPr="005F7A4D" w:rsidDel="00040CF7">
          <w:rPr>
            <w:color w:val="000000" w:themeColor="text1"/>
            <w:szCs w:val="28"/>
          </w:rPr>
          <w:delText xml:space="preserve"> (</w:delText>
        </w:r>
      </w:del>
      <w:r w:rsidRPr="005F7A4D">
        <w:rPr>
          <w:color w:val="000000" w:themeColor="text1"/>
          <w:szCs w:val="28"/>
        </w:rPr>
        <w:t>каждый объект относят либо к нормальной группе, либо к группе аномалий</w:t>
      </w:r>
      <w:ins w:id="1867" w:author="пользователь Microsoft Office" w:date="2018-05-22T12:56:00Z">
        <w:r w:rsidR="00040CF7">
          <w:rPr>
            <w:color w:val="000000" w:themeColor="text1"/>
            <w:szCs w:val="28"/>
          </w:rPr>
          <w:t xml:space="preserve"> (сюда же относят обучение </w:t>
        </w:r>
        <w:r w:rsidR="00040CF7" w:rsidRPr="00040CF7">
          <w:rPr>
            <w:color w:val="000000" w:themeColor="text1"/>
            <w:szCs w:val="28"/>
          </w:rPr>
          <w:t>с частичным привлечением учителя</w:t>
        </w:r>
      </w:ins>
      <w:ins w:id="1868" w:author="пользователь Microsoft Office" w:date="2018-05-22T12:57:00Z">
        <w:r w:rsidR="002019C0">
          <w:rPr>
            <w:color w:val="000000" w:themeColor="text1"/>
            <w:szCs w:val="28"/>
          </w:rPr>
          <w:t xml:space="preserve">, когда для тренировки используется </w:t>
        </w:r>
        <w:r w:rsidR="002019C0" w:rsidRPr="002019C0">
          <w:rPr>
            <w:color w:val="000000" w:themeColor="text1"/>
            <w:szCs w:val="28"/>
          </w:rPr>
          <w:t>небольшое количество размеченных данных и большое количество неразмеченных</w:t>
        </w:r>
      </w:ins>
      <w:r w:rsidRPr="005F7A4D">
        <w:rPr>
          <w:color w:val="000000" w:themeColor="text1"/>
          <w:szCs w:val="28"/>
        </w:rPr>
        <w:t>)</w:t>
      </w:r>
      <w:r w:rsidR="00085570" w:rsidRPr="005F7A4D">
        <w:rPr>
          <w:color w:val="000000" w:themeColor="text1"/>
          <w:szCs w:val="28"/>
        </w:rPr>
        <w:t>;</w:t>
      </w:r>
      <w:bookmarkEnd w:id="1860"/>
      <w:bookmarkEnd w:id="1861"/>
      <w:bookmarkEnd w:id="1862"/>
      <w:bookmarkEnd w:id="1863"/>
      <w:bookmarkEnd w:id="1864"/>
    </w:p>
    <w:p w14:paraId="534B100C" w14:textId="1CF87E84" w:rsidR="005A78B5" w:rsidRPr="00762665" w:rsidRDefault="00085570" w:rsidP="00762665">
      <w:pPr>
        <w:pStyle w:val="a3"/>
        <w:numPr>
          <w:ilvl w:val="0"/>
          <w:numId w:val="4"/>
        </w:numPr>
        <w:tabs>
          <w:tab w:val="left" w:pos="851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1869" w:name="_Toc512327594"/>
      <w:bookmarkStart w:id="1870" w:name="_Toc513031091"/>
      <w:bookmarkStart w:id="1871" w:name="_Toc513729744"/>
      <w:bookmarkStart w:id="1872" w:name="_Toc514515680"/>
      <w:bookmarkStart w:id="1873" w:name="_Toc514773912"/>
      <w:r w:rsidRPr="005F7A4D">
        <w:rPr>
          <w:color w:val="000000" w:themeColor="text1"/>
          <w:szCs w:val="28"/>
        </w:rPr>
        <w:t>Обучение без учителя</w:t>
      </w:r>
      <w:r w:rsidR="008B7979" w:rsidRPr="005F7A4D">
        <w:rPr>
          <w:color w:val="000000" w:themeColor="text1"/>
          <w:szCs w:val="28"/>
        </w:rPr>
        <w:t>:</w:t>
      </w:r>
      <w:ins w:id="1874" w:author="пользователь Microsoft Office" w:date="2018-05-22T12:59:00Z">
        <w:r w:rsidR="00762665" w:rsidRPr="00762665">
          <w:rPr>
            <w:color w:val="000000" w:themeColor="text1"/>
            <w:szCs w:val="28"/>
          </w:rPr>
          <w:t xml:space="preserve"> </w:t>
        </w:r>
        <w:r w:rsidR="00762665" w:rsidRPr="005F7A4D">
          <w:rPr>
            <w:color w:val="000000" w:themeColor="text1"/>
            <w:szCs w:val="28"/>
          </w:rPr>
          <w:t xml:space="preserve">в обучающей выборке на вход поступают </w:t>
        </w:r>
        <w:r w:rsidR="00762665">
          <w:rPr>
            <w:color w:val="000000" w:themeColor="text1"/>
            <w:szCs w:val="28"/>
          </w:rPr>
          <w:t>не</w:t>
        </w:r>
        <w:r w:rsidR="00762665" w:rsidRPr="005F7A4D">
          <w:rPr>
            <w:color w:val="000000" w:themeColor="text1"/>
            <w:szCs w:val="28"/>
          </w:rPr>
          <w:t>помеченные данные</w:t>
        </w:r>
        <w:r w:rsidR="00762665">
          <w:rPr>
            <w:color w:val="000000" w:themeColor="text1"/>
            <w:szCs w:val="28"/>
          </w:rPr>
          <w:t>, обучение происходит без вмешательства экспер</w:t>
        </w:r>
      </w:ins>
      <w:ins w:id="1875" w:author="пользователь Microsoft Office" w:date="2018-05-22T13:00:00Z">
        <w:r w:rsidR="00762665">
          <w:rPr>
            <w:color w:val="000000" w:themeColor="text1"/>
            <w:szCs w:val="28"/>
          </w:rPr>
          <w:t>име</w:t>
        </w:r>
      </w:ins>
      <w:ins w:id="1876" w:author="пользователь Microsoft Office" w:date="2018-05-22T12:59:00Z">
        <w:r w:rsidR="00762665">
          <w:rPr>
            <w:color w:val="000000" w:themeColor="text1"/>
            <w:szCs w:val="28"/>
          </w:rPr>
          <w:t>нтатора</w:t>
        </w:r>
      </w:ins>
      <w:del w:id="1877" w:author="пользователь Microsoft Office" w:date="2018-05-22T13:00:00Z">
        <w:r w:rsidR="00C56FA5" w:rsidRPr="00762665" w:rsidDel="00762665">
          <w:rPr>
            <w:color w:val="000000" w:themeColor="text1"/>
            <w:szCs w:val="28"/>
          </w:rPr>
          <w:delText xml:space="preserve"> </w:delText>
        </w:r>
        <w:commentRangeStart w:id="1878"/>
        <w:r w:rsidR="00C56FA5" w:rsidRPr="00762665" w:rsidDel="00762665">
          <w:rPr>
            <w:color w:val="000000" w:themeColor="text1"/>
            <w:szCs w:val="28"/>
          </w:rPr>
          <w:delText xml:space="preserve">подразумевается, что </w:delText>
        </w:r>
        <w:r w:rsidR="00F76196" w:rsidRPr="00A31D23" w:rsidDel="00762665">
          <w:rPr>
            <w:color w:val="000000" w:themeColor="text1"/>
            <w:szCs w:val="28"/>
          </w:rPr>
          <w:delText xml:space="preserve">подавляющее большинство </w:delText>
        </w:r>
        <w:r w:rsidR="00C56FA5" w:rsidRPr="00E529B5" w:rsidDel="00762665">
          <w:rPr>
            <w:color w:val="000000" w:themeColor="text1"/>
            <w:szCs w:val="28"/>
          </w:rPr>
          <w:delText>объектов</w:delText>
        </w:r>
        <w:r w:rsidR="00F76196" w:rsidRPr="00CA52EA" w:rsidDel="00762665">
          <w:rPr>
            <w:color w:val="000000" w:themeColor="text1"/>
            <w:szCs w:val="28"/>
          </w:rPr>
          <w:delText xml:space="preserve"> являются нормальными</w:delText>
        </w:r>
        <w:r w:rsidR="00C56FA5" w:rsidRPr="00CA52EA" w:rsidDel="00762665">
          <w:rPr>
            <w:color w:val="000000" w:themeColor="text1"/>
            <w:szCs w:val="28"/>
          </w:rPr>
          <w:delText xml:space="preserve">, </w:delText>
        </w:r>
        <w:r w:rsidR="0025415B" w:rsidRPr="00CA52EA" w:rsidDel="00762665">
          <w:rPr>
            <w:color w:val="000000" w:themeColor="text1"/>
            <w:szCs w:val="28"/>
          </w:rPr>
          <w:delText xml:space="preserve">а </w:delText>
        </w:r>
        <w:r w:rsidR="00C71442" w:rsidRPr="00CA52EA" w:rsidDel="00762665">
          <w:rPr>
            <w:color w:val="000000" w:themeColor="text1"/>
            <w:szCs w:val="28"/>
          </w:rPr>
          <w:delText xml:space="preserve">в </w:delText>
        </w:r>
        <w:r w:rsidR="00C56FA5" w:rsidRPr="00CA52EA" w:rsidDel="00762665">
          <w:rPr>
            <w:color w:val="000000" w:themeColor="text1"/>
            <w:szCs w:val="28"/>
          </w:rPr>
          <w:delText>выборке</w:delText>
        </w:r>
        <w:r w:rsidR="00C71442" w:rsidRPr="00CA52EA" w:rsidDel="00762665">
          <w:rPr>
            <w:color w:val="000000" w:themeColor="text1"/>
            <w:szCs w:val="28"/>
          </w:rPr>
          <w:delText xml:space="preserve"> </w:delText>
        </w:r>
        <w:r w:rsidR="00C56FA5" w:rsidRPr="00CA52EA" w:rsidDel="00762665">
          <w:rPr>
            <w:color w:val="000000" w:themeColor="text1"/>
            <w:szCs w:val="28"/>
          </w:rPr>
          <w:delText xml:space="preserve">производится поиск объектов, отличающихся по своим свойствам от </w:delText>
        </w:r>
        <w:r w:rsidR="005E610E" w:rsidRPr="00D46109" w:rsidDel="00762665">
          <w:rPr>
            <w:color w:val="000000" w:themeColor="text1"/>
            <w:szCs w:val="28"/>
          </w:rPr>
          <w:delText>нормальных</w:delText>
        </w:r>
      </w:del>
      <w:r w:rsidR="00C56FA5" w:rsidRPr="009C6E5E">
        <w:rPr>
          <w:color w:val="000000" w:themeColor="text1"/>
          <w:szCs w:val="28"/>
        </w:rPr>
        <w:t>.</w:t>
      </w:r>
      <w:bookmarkEnd w:id="1869"/>
      <w:bookmarkEnd w:id="1870"/>
      <w:bookmarkEnd w:id="1871"/>
      <w:bookmarkEnd w:id="1872"/>
      <w:commentRangeEnd w:id="1878"/>
      <w:r w:rsidR="00F20865">
        <w:rPr>
          <w:rStyle w:val="af3"/>
          <w:rFonts w:asciiTheme="minorHAnsi" w:eastAsiaTheme="minorHAnsi" w:hAnsiTheme="minorHAnsi" w:cstheme="minorBidi"/>
          <w:lang w:eastAsia="en-US"/>
        </w:rPr>
        <w:commentReference w:id="1878"/>
      </w:r>
      <w:bookmarkEnd w:id="1873"/>
    </w:p>
    <w:p w14:paraId="0271BF64" w14:textId="020999C0" w:rsidR="00FF62AB" w:rsidRPr="005F7A4D" w:rsidRDefault="001E01F5" w:rsidP="00C31CD5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879" w:name="_Toc512327595"/>
      <w:bookmarkStart w:id="1880" w:name="_Toc513031092"/>
      <w:bookmarkStart w:id="1881" w:name="_Toc513729745"/>
      <w:bookmarkStart w:id="1882" w:name="_Toc514515681"/>
      <w:bookmarkStart w:id="1883" w:name="_Toc514773913"/>
      <w:r w:rsidR="00A969A1" w:rsidRPr="005F7A4D">
        <w:rPr>
          <w:color w:val="000000" w:themeColor="text1"/>
          <w:szCs w:val="28"/>
        </w:rPr>
        <w:t>Нас будет интересовать группа методов обучения без учителя</w:t>
      </w:r>
      <w:r w:rsidR="008C60AA" w:rsidRPr="005F7A4D">
        <w:rPr>
          <w:color w:val="000000" w:themeColor="text1"/>
          <w:szCs w:val="28"/>
        </w:rPr>
        <w:t xml:space="preserve">, так как в поставленной задаче предполагается отсутствие примеров </w:t>
      </w:r>
      <w:del w:id="1884" w:author="пользователь Microsoft Office" w:date="2018-05-22T13:00:00Z">
        <w:r w:rsidR="008C60AA" w:rsidRPr="005F7A4D" w:rsidDel="00A31D23">
          <w:rPr>
            <w:color w:val="000000" w:themeColor="text1"/>
            <w:szCs w:val="28"/>
          </w:rPr>
          <w:delText xml:space="preserve"> </w:delText>
        </w:r>
      </w:del>
      <w:r w:rsidR="0030311D" w:rsidRPr="005F7A4D">
        <w:rPr>
          <w:color w:val="000000" w:themeColor="text1"/>
          <w:szCs w:val="28"/>
        </w:rPr>
        <w:t>объектов</w:t>
      </w:r>
      <w:r w:rsidR="008C60AA" w:rsidRPr="005F7A4D">
        <w:rPr>
          <w:color w:val="000000" w:themeColor="text1"/>
          <w:szCs w:val="28"/>
        </w:rPr>
        <w:t>-аномалий</w:t>
      </w:r>
      <w:r w:rsidR="00337043" w:rsidRPr="005F7A4D">
        <w:rPr>
          <w:color w:val="000000" w:themeColor="text1"/>
          <w:szCs w:val="28"/>
        </w:rPr>
        <w:t xml:space="preserve"> (предполагается работа с непомеченными данными)</w:t>
      </w:r>
      <w:r w:rsidR="008C60AA" w:rsidRPr="005F7A4D">
        <w:rPr>
          <w:color w:val="000000" w:themeColor="text1"/>
          <w:szCs w:val="28"/>
        </w:rPr>
        <w:t>.</w:t>
      </w:r>
      <w:bookmarkEnd w:id="1879"/>
      <w:bookmarkEnd w:id="1880"/>
      <w:bookmarkEnd w:id="1881"/>
      <w:bookmarkEnd w:id="1882"/>
      <w:bookmarkEnd w:id="1883"/>
    </w:p>
    <w:p w14:paraId="3BFC7848" w14:textId="5C682903" w:rsidR="00F3209A" w:rsidRPr="005F7A4D" w:rsidRDefault="00FB5686" w:rsidP="008B761D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885" w:name="_Toc512327596"/>
      <w:bookmarkStart w:id="1886" w:name="_Toc513031093"/>
      <w:bookmarkStart w:id="1887" w:name="_Toc513729746"/>
      <w:bookmarkStart w:id="1888" w:name="_Toc514515682"/>
      <w:bookmarkStart w:id="1889" w:name="_Toc514773914"/>
      <w:r w:rsidR="00EE372E" w:rsidRPr="005F7A4D">
        <w:rPr>
          <w:color w:val="000000" w:themeColor="text1"/>
          <w:szCs w:val="28"/>
        </w:rPr>
        <w:t>Р</w:t>
      </w:r>
      <w:r w:rsidR="00FF62AB" w:rsidRPr="005F7A4D">
        <w:rPr>
          <w:color w:val="000000" w:themeColor="text1"/>
          <w:szCs w:val="28"/>
        </w:rPr>
        <w:t xml:space="preserve">ассмотрим </w:t>
      </w:r>
      <w:r w:rsidR="00FD4094" w:rsidRPr="005F7A4D">
        <w:rPr>
          <w:color w:val="000000" w:themeColor="text1"/>
          <w:szCs w:val="28"/>
        </w:rPr>
        <w:t>существующие техники с обучением без учителя, позволяющие осуществлять обна</w:t>
      </w:r>
      <w:r w:rsidR="005E40B6" w:rsidRPr="005F7A4D">
        <w:rPr>
          <w:color w:val="000000" w:themeColor="text1"/>
          <w:szCs w:val="28"/>
        </w:rPr>
        <w:t xml:space="preserve">ружение </w:t>
      </w:r>
      <w:r w:rsidR="00616497" w:rsidRPr="005F7A4D">
        <w:rPr>
          <w:color w:val="000000" w:themeColor="text1"/>
          <w:szCs w:val="28"/>
        </w:rPr>
        <w:t xml:space="preserve">точечных </w:t>
      </w:r>
      <w:r w:rsidR="005E40B6" w:rsidRPr="005F7A4D">
        <w:rPr>
          <w:color w:val="000000" w:themeColor="text1"/>
          <w:szCs w:val="28"/>
        </w:rPr>
        <w:t>аномалий</w:t>
      </w:r>
      <w:r w:rsidR="00FD4094" w:rsidRPr="005F7A4D">
        <w:rPr>
          <w:color w:val="000000" w:themeColor="text1"/>
          <w:szCs w:val="28"/>
        </w:rPr>
        <w:t>.</w:t>
      </w:r>
      <w:bookmarkEnd w:id="1885"/>
      <w:bookmarkEnd w:id="1886"/>
      <w:bookmarkEnd w:id="1887"/>
      <w:bookmarkEnd w:id="1888"/>
      <w:bookmarkEnd w:id="1889"/>
    </w:p>
    <w:p w14:paraId="7ACD774E" w14:textId="07B919C3" w:rsidR="00F3209A" w:rsidRPr="005F7A4D" w:rsidRDefault="00196CA8" w:rsidP="00F3209A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1890" w:name="_Toc514773915"/>
      <w:r w:rsidRPr="005F7A4D">
        <w:rPr>
          <w:b/>
          <w:bCs/>
          <w:caps/>
          <w:color w:val="000000" w:themeColor="text1"/>
        </w:rPr>
        <w:t>3</w:t>
      </w:r>
      <w:r w:rsidR="006A2C3A" w:rsidRPr="005F7A4D">
        <w:rPr>
          <w:b/>
          <w:bCs/>
          <w:caps/>
          <w:color w:val="000000" w:themeColor="text1"/>
        </w:rPr>
        <w:t>.2.1</w:t>
      </w:r>
      <w:r w:rsidR="00F3209A" w:rsidRPr="005F7A4D">
        <w:rPr>
          <w:b/>
          <w:bCs/>
          <w:caps/>
          <w:color w:val="000000" w:themeColor="text1"/>
        </w:rPr>
        <w:t xml:space="preserve"> </w:t>
      </w:r>
      <w:commentRangeStart w:id="1891"/>
      <w:proofErr w:type="spellStart"/>
      <w:r w:rsidR="006C2AD6" w:rsidRPr="005F7A4D">
        <w:rPr>
          <w:b/>
          <w:bCs/>
          <w:color w:val="000000" w:themeColor="text1"/>
        </w:rPr>
        <w:t>Одноклассовый</w:t>
      </w:r>
      <w:proofErr w:type="spellEnd"/>
      <w:r w:rsidR="006C2AD6" w:rsidRPr="005F7A4D">
        <w:rPr>
          <w:b/>
          <w:bCs/>
          <w:color w:val="000000" w:themeColor="text1"/>
        </w:rPr>
        <w:t xml:space="preserve"> метод опорных векторов</w:t>
      </w:r>
      <w:commentRangeEnd w:id="1891"/>
      <w:r w:rsidR="00F20865">
        <w:rPr>
          <w:rStyle w:val="af3"/>
          <w:rFonts w:asciiTheme="minorHAnsi" w:eastAsiaTheme="minorHAnsi" w:hAnsiTheme="minorHAnsi" w:cstheme="minorBidi"/>
          <w:lang w:eastAsia="en-US"/>
        </w:rPr>
        <w:commentReference w:id="1891"/>
      </w:r>
      <w:bookmarkEnd w:id="1890"/>
    </w:p>
    <w:p w14:paraId="1A5E57EB" w14:textId="1B2C15C8" w:rsidR="006C2AD6" w:rsidRPr="005F7A4D" w:rsidRDefault="006C2AD6" w:rsidP="008B761D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892" w:name="_Toc512327598"/>
      <w:bookmarkStart w:id="1893" w:name="_Toc513031095"/>
      <w:bookmarkStart w:id="1894" w:name="_Toc513729748"/>
      <w:bookmarkStart w:id="1895" w:name="_Toc514515684"/>
      <w:bookmarkStart w:id="1896" w:name="_Toc514773916"/>
      <w:r w:rsidRPr="005F7A4D">
        <w:rPr>
          <w:color w:val="000000" w:themeColor="text1"/>
          <w:szCs w:val="28"/>
        </w:rPr>
        <w:t>Данный метод</w:t>
      </w:r>
      <w:ins w:id="1897" w:author="пользователь Microsoft Office" w:date="2018-05-22T13:05:00Z">
        <w:r w:rsidR="00CA52EA">
          <w:rPr>
            <w:color w:val="000000" w:themeColor="text1"/>
            <w:szCs w:val="28"/>
          </w:rPr>
          <w:t xml:space="preserve"> </w:t>
        </w:r>
      </w:ins>
      <w:ins w:id="1898" w:author="пользователь Microsoft Office" w:date="2018-05-22T13:06:00Z">
        <w:r w:rsidR="00CA52EA">
          <w:rPr>
            <w:color w:val="000000" w:themeColor="text1"/>
            <w:szCs w:val="28"/>
          </w:rPr>
          <w:fldChar w:fldCharType="begin"/>
        </w:r>
        <w:r w:rsidR="00CA52EA">
          <w:rPr>
            <w:color w:val="000000" w:themeColor="text1"/>
            <w:szCs w:val="28"/>
          </w:rPr>
          <w:instrText xml:space="preserve"> HYPERLINK  \l "S19" </w:instrText>
        </w:r>
        <w:r w:rsidR="00CA52EA">
          <w:rPr>
            <w:color w:val="000000" w:themeColor="text1"/>
            <w:szCs w:val="28"/>
          </w:rPr>
          <w:fldChar w:fldCharType="separate"/>
        </w:r>
        <w:r w:rsidR="00CA52EA" w:rsidRPr="00CA52EA">
          <w:rPr>
            <w:rStyle w:val="aa"/>
            <w:szCs w:val="28"/>
          </w:rPr>
          <w:t>[19]</w:t>
        </w:r>
        <w:r w:rsidR="00CA52EA">
          <w:rPr>
            <w:color w:val="000000" w:themeColor="text1"/>
            <w:szCs w:val="28"/>
          </w:rPr>
          <w:fldChar w:fldCharType="end"/>
        </w:r>
      </w:ins>
      <w:r w:rsidRPr="005F7A4D">
        <w:rPr>
          <w:color w:val="000000" w:themeColor="text1"/>
          <w:szCs w:val="28"/>
        </w:rPr>
        <w:t xml:space="preserve"> относится к группе методов, основанных на классификации, но в нём предполагается наличие лишь одного класса (</w:t>
      </w:r>
      <w:proofErr w:type="gramStart"/>
      <w:r w:rsidRPr="005F7A4D">
        <w:rPr>
          <w:color w:val="000000" w:themeColor="text1"/>
          <w:szCs w:val="28"/>
        </w:rPr>
        <w:t>при том</w:t>
      </w:r>
      <w:proofErr w:type="gramEnd"/>
      <w:r w:rsidRPr="005F7A4D">
        <w:rPr>
          <w:color w:val="000000" w:themeColor="text1"/>
          <w:szCs w:val="28"/>
        </w:rPr>
        <w:t xml:space="preserve"> областью поиска будут объекты, которые нельзя отнести к этому единственному классу).</w:t>
      </w:r>
      <w:r w:rsidR="00E253B0" w:rsidRPr="005F7A4D">
        <w:rPr>
          <w:color w:val="000000" w:themeColor="text1"/>
          <w:szCs w:val="28"/>
        </w:rPr>
        <w:t xml:space="preserve"> То есть метод позволяет работать с непомеченными данными (обучаться без учителя).</w:t>
      </w:r>
      <w:bookmarkEnd w:id="1892"/>
      <w:bookmarkEnd w:id="1893"/>
      <w:bookmarkEnd w:id="1894"/>
      <w:bookmarkEnd w:id="1895"/>
      <w:bookmarkEnd w:id="1896"/>
    </w:p>
    <w:p w14:paraId="385F7560" w14:textId="42BEA248" w:rsidR="006C2AD6" w:rsidRPr="005F7A4D" w:rsidRDefault="00E1143A" w:rsidP="00CC777D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lastRenderedPageBreak/>
        <w:tab/>
      </w:r>
      <w:bookmarkStart w:id="1899" w:name="_Toc512327599"/>
      <w:bookmarkStart w:id="1900" w:name="_Toc513031096"/>
      <w:bookmarkStart w:id="1901" w:name="_Toc513729749"/>
      <w:bookmarkStart w:id="1902" w:name="_Toc514515685"/>
      <w:bookmarkStart w:id="1903" w:name="_Toc514773917"/>
      <w:r w:rsidRPr="005F7A4D">
        <w:rPr>
          <w:color w:val="000000" w:themeColor="text1"/>
          <w:szCs w:val="28"/>
        </w:rPr>
        <w:t xml:space="preserve">Метод использует </w:t>
      </w:r>
      <w:r w:rsidR="006C2AD6" w:rsidRPr="005F7A4D">
        <w:rPr>
          <w:color w:val="000000" w:themeColor="text1"/>
          <w:szCs w:val="28"/>
        </w:rPr>
        <w:t>перевод исходных векторов в пространство более высокой размерности и поиск разделяющей гиперплоскости с максимальным зазором в этом пространстве</w:t>
      </w:r>
      <w:r w:rsidR="004438D7" w:rsidRPr="005F7A4D">
        <w:rPr>
          <w:color w:val="000000" w:themeColor="text1"/>
          <w:szCs w:val="28"/>
        </w:rPr>
        <w:t>.</w:t>
      </w:r>
      <w:bookmarkEnd w:id="1899"/>
      <w:bookmarkEnd w:id="1900"/>
      <w:bookmarkEnd w:id="1901"/>
      <w:bookmarkEnd w:id="1902"/>
      <w:bookmarkEnd w:id="1903"/>
    </w:p>
    <w:p w14:paraId="5F819ABE" w14:textId="1877F4E0" w:rsidR="00E510E9" w:rsidRPr="005F7A4D" w:rsidRDefault="00E510E9" w:rsidP="00E44DA9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904" w:name="_Toc512327600"/>
      <w:bookmarkStart w:id="1905" w:name="_Toc513031097"/>
      <w:bookmarkStart w:id="1906" w:name="_Toc513729750"/>
      <w:bookmarkStart w:id="1907" w:name="_Toc514515686"/>
      <w:bookmarkStart w:id="1908" w:name="_Toc514773918"/>
      <w:r w:rsidRPr="005F7A4D">
        <w:rPr>
          <w:color w:val="000000" w:themeColor="text1"/>
          <w:szCs w:val="28"/>
        </w:rPr>
        <w:t>По результатам работы предполагается получение двух наборов объектов: тех, которые удалось отнести к единственному классу (не аномалии) и тех, которые отнести к этому классу не удалось (аномалии).</w:t>
      </w:r>
      <w:bookmarkEnd w:id="1904"/>
      <w:bookmarkEnd w:id="1905"/>
      <w:bookmarkEnd w:id="1906"/>
      <w:bookmarkEnd w:id="1907"/>
      <w:bookmarkEnd w:id="1908"/>
    </w:p>
    <w:p w14:paraId="3344E14B" w14:textId="58147D58" w:rsidR="00A856E4" w:rsidRPr="005F7A4D" w:rsidRDefault="00196CA8" w:rsidP="00A856E4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1909" w:name="_Toc514773919"/>
      <w:r w:rsidRPr="005F7A4D">
        <w:rPr>
          <w:b/>
          <w:bCs/>
          <w:caps/>
          <w:color w:val="000000" w:themeColor="text1"/>
        </w:rPr>
        <w:t>3</w:t>
      </w:r>
      <w:r w:rsidR="006A2C3A" w:rsidRPr="005F7A4D">
        <w:rPr>
          <w:b/>
          <w:bCs/>
          <w:caps/>
          <w:color w:val="000000" w:themeColor="text1"/>
        </w:rPr>
        <w:t>.2.2</w:t>
      </w:r>
      <w:r w:rsidR="00A856E4" w:rsidRPr="005F7A4D">
        <w:rPr>
          <w:b/>
          <w:bCs/>
          <w:caps/>
          <w:color w:val="000000" w:themeColor="text1"/>
        </w:rPr>
        <w:t xml:space="preserve"> </w:t>
      </w:r>
      <w:r w:rsidR="00A856E4" w:rsidRPr="005F7A4D">
        <w:rPr>
          <w:b/>
          <w:bCs/>
          <w:color w:val="000000" w:themeColor="text1"/>
        </w:rPr>
        <w:t>Методы</w:t>
      </w:r>
      <w:ins w:id="1910" w:author="Timofey Bryksin" w:date="2018-05-20T22:13:00Z">
        <w:r w:rsidR="00F20865">
          <w:rPr>
            <w:b/>
            <w:bCs/>
            <w:color w:val="000000" w:themeColor="text1"/>
          </w:rPr>
          <w:t>,</w:t>
        </w:r>
      </w:ins>
      <w:r w:rsidR="00A856E4" w:rsidRPr="005F7A4D">
        <w:rPr>
          <w:b/>
          <w:bCs/>
          <w:color w:val="000000" w:themeColor="text1"/>
        </w:rPr>
        <w:t xml:space="preserve"> основанные на кластеризации</w:t>
      </w:r>
      <w:bookmarkEnd w:id="1909"/>
    </w:p>
    <w:p w14:paraId="01F59977" w14:textId="05861C07" w:rsidR="00F638A7" w:rsidRPr="005F7A4D" w:rsidRDefault="00C23614" w:rsidP="00B41C7B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911" w:name="_Toc512327602"/>
      <w:bookmarkStart w:id="1912" w:name="_Toc513031099"/>
      <w:bookmarkStart w:id="1913" w:name="_Toc513729752"/>
      <w:bookmarkStart w:id="1914" w:name="_Toc514515688"/>
      <w:bookmarkStart w:id="1915" w:name="_Toc514773920"/>
      <w:r w:rsidR="00492846" w:rsidRPr="005F7A4D">
        <w:rPr>
          <w:color w:val="000000" w:themeColor="text1"/>
          <w:szCs w:val="28"/>
        </w:rPr>
        <w:t>В методах кластеризации</w:t>
      </w:r>
      <w:ins w:id="1916" w:author="пользователь Microsoft Office" w:date="2018-05-22T13:12:00Z">
        <w:r w:rsidR="009C6E5E">
          <w:rPr>
            <w:color w:val="000000" w:themeColor="text1"/>
            <w:szCs w:val="28"/>
          </w:rPr>
          <w:t xml:space="preserve"> </w:t>
        </w:r>
        <w:r w:rsidR="009C6E5E">
          <w:rPr>
            <w:color w:val="000000" w:themeColor="text1"/>
            <w:szCs w:val="28"/>
          </w:rPr>
          <w:fldChar w:fldCharType="begin"/>
        </w:r>
        <w:r w:rsidR="009C6E5E">
          <w:rPr>
            <w:color w:val="000000" w:themeColor="text1"/>
            <w:szCs w:val="28"/>
          </w:rPr>
          <w:instrText xml:space="preserve"> HYPERLINK  \l "S20" </w:instrText>
        </w:r>
        <w:r w:rsidR="009C6E5E">
          <w:rPr>
            <w:color w:val="000000" w:themeColor="text1"/>
            <w:szCs w:val="28"/>
          </w:rPr>
          <w:fldChar w:fldCharType="separate"/>
        </w:r>
        <w:r w:rsidR="009C6E5E" w:rsidRPr="009C6E5E">
          <w:rPr>
            <w:rStyle w:val="aa"/>
            <w:szCs w:val="28"/>
          </w:rPr>
          <w:t>[20]</w:t>
        </w:r>
        <w:r w:rsidR="009C6E5E">
          <w:rPr>
            <w:color w:val="000000" w:themeColor="text1"/>
            <w:szCs w:val="28"/>
          </w:rPr>
          <w:fldChar w:fldCharType="end"/>
        </w:r>
      </w:ins>
      <w:r w:rsidR="00492846" w:rsidRPr="005F7A4D">
        <w:rPr>
          <w:color w:val="000000" w:themeColor="text1"/>
          <w:szCs w:val="28"/>
        </w:rPr>
        <w:t xml:space="preserve"> </w:t>
      </w:r>
      <w:r w:rsidR="000D6A26" w:rsidRPr="005F7A4D">
        <w:rPr>
          <w:color w:val="000000" w:themeColor="text1"/>
          <w:szCs w:val="28"/>
        </w:rPr>
        <w:t>объекты</w:t>
      </w:r>
      <w:r w:rsidR="00492846" w:rsidRPr="005F7A4D">
        <w:rPr>
          <w:color w:val="000000" w:themeColor="text1"/>
          <w:szCs w:val="28"/>
        </w:rPr>
        <w:t xml:space="preserve"> данных, которые </w:t>
      </w:r>
      <w:r w:rsidR="00F10C4F" w:rsidRPr="005F7A4D">
        <w:rPr>
          <w:color w:val="000000" w:themeColor="text1"/>
          <w:szCs w:val="28"/>
        </w:rPr>
        <w:t>похожи</w:t>
      </w:r>
      <w:r w:rsidR="00492846" w:rsidRPr="005F7A4D">
        <w:rPr>
          <w:color w:val="000000" w:themeColor="text1"/>
          <w:szCs w:val="28"/>
        </w:rPr>
        <w:t>, относятся к сходным группам или кластерам, что определяется их расстоянием от локальных центров</w:t>
      </w:r>
      <w:r w:rsidR="00C71C0C" w:rsidRPr="005F7A4D">
        <w:rPr>
          <w:color w:val="000000" w:themeColor="text1"/>
          <w:szCs w:val="28"/>
        </w:rPr>
        <w:t>.</w:t>
      </w:r>
      <w:r w:rsidR="00D46AC8" w:rsidRPr="005F7A4D">
        <w:rPr>
          <w:color w:val="000000" w:themeColor="text1"/>
          <w:szCs w:val="28"/>
        </w:rPr>
        <w:t xml:space="preserve"> Данные методы предлагают решение задачи с помощью обучения без учителя</w:t>
      </w:r>
      <w:r w:rsidR="00984C8C" w:rsidRPr="005F7A4D">
        <w:rPr>
          <w:color w:val="000000" w:themeColor="text1"/>
          <w:szCs w:val="28"/>
        </w:rPr>
        <w:t xml:space="preserve"> (т. е. подразумеваются непомеченные входные данные)</w:t>
      </w:r>
      <w:r w:rsidR="00D46AC8" w:rsidRPr="005F7A4D">
        <w:rPr>
          <w:color w:val="000000" w:themeColor="text1"/>
          <w:szCs w:val="28"/>
        </w:rPr>
        <w:t>.</w:t>
      </w:r>
      <w:bookmarkEnd w:id="1911"/>
      <w:bookmarkEnd w:id="1912"/>
      <w:bookmarkEnd w:id="1913"/>
      <w:bookmarkEnd w:id="1914"/>
      <w:bookmarkEnd w:id="1915"/>
    </w:p>
    <w:p w14:paraId="7F002885" w14:textId="0732B571" w:rsidR="00F638A7" w:rsidRPr="005F7A4D" w:rsidRDefault="00F638A7" w:rsidP="0022086E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917" w:name="_Toc512327603"/>
      <w:bookmarkStart w:id="1918" w:name="_Toc513031100"/>
      <w:bookmarkStart w:id="1919" w:name="_Toc513729753"/>
      <w:bookmarkStart w:id="1920" w:name="_Toc514515689"/>
      <w:bookmarkStart w:id="1921" w:name="_Toc514773921"/>
      <w:r w:rsidRPr="005F7A4D">
        <w:rPr>
          <w:color w:val="000000" w:themeColor="text1"/>
          <w:szCs w:val="28"/>
        </w:rPr>
        <w:t>Применительно к задаче поиска аномалий можно выделять те объекты, которые не удалось отнести ни к одному кластеру</w:t>
      </w:r>
      <w:r w:rsidR="007478CB" w:rsidRPr="005F7A4D">
        <w:rPr>
          <w:color w:val="000000" w:themeColor="text1"/>
          <w:szCs w:val="28"/>
        </w:rPr>
        <w:t xml:space="preserve"> (такие объекты помечаются как аномальные)</w:t>
      </w:r>
      <w:r w:rsidRPr="005F7A4D">
        <w:rPr>
          <w:color w:val="000000" w:themeColor="text1"/>
          <w:szCs w:val="28"/>
        </w:rPr>
        <w:t>.</w:t>
      </w:r>
      <w:bookmarkEnd w:id="1917"/>
      <w:bookmarkEnd w:id="1918"/>
      <w:bookmarkEnd w:id="1919"/>
      <w:bookmarkEnd w:id="1920"/>
      <w:bookmarkEnd w:id="1921"/>
    </w:p>
    <w:p w14:paraId="6AD0B77F" w14:textId="172E4112" w:rsidR="00E60B0F" w:rsidRPr="005F7A4D" w:rsidRDefault="00B84988" w:rsidP="007830DF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922" w:name="_Toc512327604"/>
      <w:bookmarkStart w:id="1923" w:name="_Toc513031101"/>
      <w:bookmarkStart w:id="1924" w:name="_Toc513729754"/>
      <w:bookmarkStart w:id="1925" w:name="_Toc514515690"/>
      <w:bookmarkStart w:id="1926" w:name="_Toc514773922"/>
      <w:r w:rsidR="00FA5128" w:rsidRPr="005F7A4D">
        <w:rPr>
          <w:color w:val="000000" w:themeColor="text1"/>
          <w:szCs w:val="28"/>
        </w:rPr>
        <w:t>На выходе, так</w:t>
      </w:r>
      <w:ins w:id="1927" w:author="Timofey Bryksin" w:date="2018-05-20T22:13:00Z">
        <w:r w:rsidR="00F20865">
          <w:rPr>
            <w:color w:val="000000" w:themeColor="text1"/>
            <w:szCs w:val="28"/>
          </w:rPr>
          <w:t xml:space="preserve"> </w:t>
        </w:r>
      </w:ins>
      <w:r w:rsidR="00FA5128" w:rsidRPr="005F7A4D">
        <w:rPr>
          <w:color w:val="000000" w:themeColor="text1"/>
          <w:szCs w:val="28"/>
        </w:rPr>
        <w:t>же</w:t>
      </w:r>
      <w:ins w:id="1928" w:author="Timofey Bryksin" w:date="2018-05-20T22:14:00Z">
        <w:r w:rsidR="00F20865">
          <w:rPr>
            <w:color w:val="000000" w:themeColor="text1"/>
            <w:szCs w:val="28"/>
          </w:rPr>
          <w:t>,</w:t>
        </w:r>
      </w:ins>
      <w:r w:rsidR="00FA5128" w:rsidRPr="005F7A4D">
        <w:rPr>
          <w:color w:val="000000" w:themeColor="text1"/>
          <w:szCs w:val="28"/>
        </w:rPr>
        <w:t xml:space="preserve"> как и в методах, основанных на классификации, предполагается двоич</w:t>
      </w:r>
      <w:r w:rsidR="003931B6" w:rsidRPr="005F7A4D">
        <w:rPr>
          <w:color w:val="000000" w:themeColor="text1"/>
          <w:szCs w:val="28"/>
        </w:rPr>
        <w:t>ный результат — принадлежность к</w:t>
      </w:r>
      <w:r w:rsidR="00FA5128" w:rsidRPr="005F7A4D">
        <w:rPr>
          <w:color w:val="000000" w:themeColor="text1"/>
          <w:szCs w:val="28"/>
        </w:rPr>
        <w:t xml:space="preserve"> тому или иному кластеру</w:t>
      </w:r>
      <w:r w:rsidR="00234F55" w:rsidRPr="005F7A4D">
        <w:rPr>
          <w:color w:val="000000" w:themeColor="text1"/>
          <w:szCs w:val="28"/>
        </w:rPr>
        <w:t xml:space="preserve"> (а применительно к задаче поиска аномалий — принадлежность к какому-либо известному кластеру</w:t>
      </w:r>
      <w:r w:rsidR="00DF4881" w:rsidRPr="005F7A4D">
        <w:rPr>
          <w:color w:val="000000" w:themeColor="text1"/>
          <w:szCs w:val="28"/>
        </w:rPr>
        <w:t>, либо неизвестному</w:t>
      </w:r>
      <w:r w:rsidR="00234F55" w:rsidRPr="005F7A4D">
        <w:rPr>
          <w:color w:val="000000" w:themeColor="text1"/>
          <w:szCs w:val="28"/>
        </w:rPr>
        <w:t>)</w:t>
      </w:r>
      <w:r w:rsidR="00FA5128" w:rsidRPr="005F7A4D">
        <w:rPr>
          <w:color w:val="000000" w:themeColor="text1"/>
          <w:szCs w:val="28"/>
        </w:rPr>
        <w:t>.</w:t>
      </w:r>
      <w:r w:rsidR="00306458" w:rsidRPr="005F7A4D">
        <w:rPr>
          <w:color w:val="000000" w:themeColor="text1"/>
          <w:szCs w:val="28"/>
        </w:rPr>
        <w:t xml:space="preserve"> </w:t>
      </w:r>
      <w:r w:rsidR="00E60B0F" w:rsidRPr="005F7A4D">
        <w:rPr>
          <w:color w:val="000000" w:themeColor="text1"/>
          <w:szCs w:val="28"/>
        </w:rPr>
        <w:t xml:space="preserve">Часть методов </w:t>
      </w:r>
      <w:r w:rsidR="002F5579" w:rsidRPr="005F7A4D">
        <w:rPr>
          <w:color w:val="000000" w:themeColor="text1"/>
          <w:szCs w:val="28"/>
        </w:rPr>
        <w:t xml:space="preserve">также </w:t>
      </w:r>
      <w:r w:rsidR="00E60B0F" w:rsidRPr="005F7A4D">
        <w:rPr>
          <w:color w:val="000000" w:themeColor="text1"/>
          <w:szCs w:val="28"/>
        </w:rPr>
        <w:t>требует на входе задани</w:t>
      </w:r>
      <w:ins w:id="1929" w:author="Timofey Bryksin" w:date="2018-05-20T22:14:00Z">
        <w:r w:rsidR="00F20865">
          <w:rPr>
            <w:color w:val="000000" w:themeColor="text1"/>
            <w:szCs w:val="28"/>
          </w:rPr>
          <w:t>я</w:t>
        </w:r>
      </w:ins>
      <w:del w:id="1930" w:author="Timofey Bryksin" w:date="2018-05-20T22:14:00Z">
        <w:r w:rsidR="00E60B0F" w:rsidRPr="005F7A4D" w:rsidDel="00F20865">
          <w:rPr>
            <w:color w:val="000000" w:themeColor="text1"/>
            <w:szCs w:val="28"/>
          </w:rPr>
          <w:delText>е</w:delText>
        </w:r>
      </w:del>
      <w:r w:rsidR="00E60B0F" w:rsidRPr="005F7A4D">
        <w:rPr>
          <w:color w:val="000000" w:themeColor="text1"/>
          <w:szCs w:val="28"/>
        </w:rPr>
        <w:t xml:space="preserve"> числа кластеров.</w:t>
      </w:r>
      <w:bookmarkEnd w:id="1922"/>
      <w:bookmarkEnd w:id="1923"/>
      <w:bookmarkEnd w:id="1924"/>
      <w:bookmarkEnd w:id="1925"/>
      <w:bookmarkEnd w:id="1926"/>
    </w:p>
    <w:p w14:paraId="442929B6" w14:textId="494E3D1D" w:rsidR="00EA78AD" w:rsidRPr="005F7A4D" w:rsidRDefault="00C10C28" w:rsidP="00884BDB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931" w:name="_Toc512327605"/>
      <w:bookmarkStart w:id="1932" w:name="_Toc513031102"/>
      <w:bookmarkStart w:id="1933" w:name="_Toc513729755"/>
      <w:bookmarkStart w:id="1934" w:name="_Toc514515691"/>
      <w:bookmarkStart w:id="1935" w:name="_Toc514773923"/>
      <w:r w:rsidRPr="005F7A4D">
        <w:rPr>
          <w:color w:val="000000" w:themeColor="text1"/>
          <w:szCs w:val="28"/>
        </w:rPr>
        <w:t>Одним из пре</w:t>
      </w:r>
      <w:r w:rsidR="007E0AF2" w:rsidRPr="005F7A4D">
        <w:rPr>
          <w:color w:val="000000" w:themeColor="text1"/>
          <w:szCs w:val="28"/>
        </w:rPr>
        <w:t>д</w:t>
      </w:r>
      <w:r w:rsidRPr="005F7A4D">
        <w:rPr>
          <w:color w:val="000000" w:themeColor="text1"/>
          <w:szCs w:val="28"/>
        </w:rPr>
        <w:t>ставителей данной группы методов является метод k- средних (</w:t>
      </w:r>
      <w:r w:rsidRPr="005F7A4D">
        <w:rPr>
          <w:color w:val="000000" w:themeColor="text1"/>
          <w:szCs w:val="28"/>
          <w:lang w:val="en-GB"/>
        </w:rPr>
        <w:t>k</w:t>
      </w:r>
      <w:r w:rsidRPr="005F7A4D">
        <w:rPr>
          <w:color w:val="000000" w:themeColor="text1"/>
          <w:szCs w:val="28"/>
        </w:rPr>
        <w:t>-</w:t>
      </w:r>
      <w:r w:rsidRPr="005F7A4D">
        <w:rPr>
          <w:color w:val="000000" w:themeColor="text1"/>
          <w:szCs w:val="28"/>
          <w:lang w:val="en-GB"/>
        </w:rPr>
        <w:t>means</w:t>
      </w:r>
      <w:r w:rsidRPr="005F7A4D">
        <w:rPr>
          <w:color w:val="000000" w:themeColor="text1"/>
          <w:szCs w:val="28"/>
        </w:rPr>
        <w:t>).</w:t>
      </w:r>
      <w:r w:rsidR="00ED3569" w:rsidRPr="005F7A4D">
        <w:rPr>
          <w:color w:val="000000" w:themeColor="text1"/>
          <w:szCs w:val="28"/>
        </w:rPr>
        <w:t xml:space="preserve"> Он подразумевает разбиение </w:t>
      </w:r>
      <w:r w:rsidR="009F445E" w:rsidRPr="005F7A4D">
        <w:rPr>
          <w:color w:val="000000" w:themeColor="text1"/>
          <w:szCs w:val="28"/>
        </w:rPr>
        <w:t>множества элементов векторного пространства на заранее заданное число кластеров</w:t>
      </w:r>
      <w:r w:rsidR="003773B1" w:rsidRPr="005F7A4D">
        <w:rPr>
          <w:color w:val="000000" w:themeColor="text1"/>
          <w:szCs w:val="28"/>
        </w:rPr>
        <w:t>. Идея состоит в т</w:t>
      </w:r>
      <w:r w:rsidR="006B13E8" w:rsidRPr="005F7A4D">
        <w:rPr>
          <w:color w:val="000000" w:themeColor="text1"/>
          <w:szCs w:val="28"/>
        </w:rPr>
        <w:t>ом, что на каждой итерации занов</w:t>
      </w:r>
      <w:r w:rsidR="003773B1" w:rsidRPr="005F7A4D">
        <w:rPr>
          <w:color w:val="000000" w:themeColor="text1"/>
          <w:szCs w:val="28"/>
        </w:rPr>
        <w:t>о вычисляется центр масс кластера</w:t>
      </w:r>
      <w:r w:rsidR="00B15A78" w:rsidRPr="005F7A4D">
        <w:rPr>
          <w:color w:val="000000" w:themeColor="text1"/>
          <w:szCs w:val="28"/>
        </w:rPr>
        <w:t xml:space="preserve"> (тем самым минимизируется суммарное квадратичное отклонение точек кластеров от центров этих кластеров)</w:t>
      </w:r>
      <w:r w:rsidR="00861D38" w:rsidRPr="005F7A4D">
        <w:rPr>
          <w:color w:val="000000" w:themeColor="text1"/>
          <w:szCs w:val="28"/>
        </w:rPr>
        <w:t>.</w:t>
      </w:r>
      <w:r w:rsidR="00431AA5" w:rsidRPr="005F7A4D">
        <w:rPr>
          <w:color w:val="000000" w:themeColor="text1"/>
          <w:szCs w:val="28"/>
        </w:rPr>
        <w:t xml:space="preserve"> Остановка алгоритма происходит тогда, когда </w:t>
      </w:r>
      <w:proofErr w:type="spellStart"/>
      <w:r w:rsidR="00431AA5" w:rsidRPr="005F7A4D">
        <w:rPr>
          <w:color w:val="000000" w:themeColor="text1"/>
          <w:szCs w:val="28"/>
        </w:rPr>
        <w:t>внутрикластерное</w:t>
      </w:r>
      <w:proofErr w:type="spellEnd"/>
      <w:r w:rsidR="00431AA5" w:rsidRPr="005F7A4D">
        <w:rPr>
          <w:color w:val="000000" w:themeColor="text1"/>
          <w:szCs w:val="28"/>
        </w:rPr>
        <w:t xml:space="preserve"> расстояние перес</w:t>
      </w:r>
      <w:r w:rsidR="00AD30AB" w:rsidRPr="005F7A4D">
        <w:rPr>
          <w:color w:val="000000" w:themeColor="text1"/>
          <w:szCs w:val="28"/>
        </w:rPr>
        <w:t>т</w:t>
      </w:r>
      <w:r w:rsidR="00431AA5" w:rsidRPr="005F7A4D">
        <w:rPr>
          <w:color w:val="000000" w:themeColor="text1"/>
          <w:szCs w:val="28"/>
        </w:rPr>
        <w:t>ает меняться.</w:t>
      </w:r>
      <w:bookmarkEnd w:id="1931"/>
      <w:bookmarkEnd w:id="1932"/>
      <w:bookmarkEnd w:id="1933"/>
      <w:bookmarkEnd w:id="1934"/>
      <w:bookmarkEnd w:id="1935"/>
    </w:p>
    <w:p w14:paraId="0C812C6E" w14:textId="3CD96322" w:rsidR="00474041" w:rsidRPr="005F7A4D" w:rsidRDefault="00EA78AD" w:rsidP="00CB111D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lastRenderedPageBreak/>
        <w:tab/>
      </w:r>
      <w:bookmarkStart w:id="1936" w:name="_Toc512327606"/>
      <w:bookmarkStart w:id="1937" w:name="_Toc513031103"/>
      <w:bookmarkStart w:id="1938" w:name="_Toc513729756"/>
      <w:bookmarkStart w:id="1939" w:name="_Toc514515692"/>
      <w:bookmarkStart w:id="1940" w:name="_Toc514773924"/>
      <w:r w:rsidRPr="005F7A4D">
        <w:rPr>
          <w:color w:val="000000" w:themeColor="text1"/>
          <w:szCs w:val="28"/>
        </w:rPr>
        <w:t>К методам кла</w:t>
      </w:r>
      <w:r w:rsidR="00865F47" w:rsidRPr="005F7A4D">
        <w:rPr>
          <w:color w:val="000000" w:themeColor="text1"/>
          <w:szCs w:val="28"/>
        </w:rPr>
        <w:t>стеризации, заранее не требующим</w:t>
      </w:r>
      <w:r w:rsidRPr="005F7A4D">
        <w:rPr>
          <w:color w:val="000000" w:themeColor="text1"/>
          <w:szCs w:val="28"/>
        </w:rPr>
        <w:t xml:space="preserve"> задания числа кластеров, относятся, например, </w:t>
      </w:r>
      <w:del w:id="1941" w:author="пользователь Microsoft Office" w:date="2018-05-22T13:40:00Z">
        <w:r w:rsidR="00431AA5" w:rsidRPr="005F7A4D" w:rsidDel="00076EE0">
          <w:rPr>
            <w:color w:val="000000" w:themeColor="text1"/>
            <w:szCs w:val="28"/>
          </w:rPr>
          <w:delText xml:space="preserve"> </w:delText>
        </w:r>
      </w:del>
      <w:r w:rsidRPr="005F7A4D">
        <w:rPr>
          <w:color w:val="000000" w:themeColor="text1"/>
          <w:szCs w:val="28"/>
        </w:rPr>
        <w:t>алгоритмы семе</w:t>
      </w:r>
      <w:r w:rsidR="00F46F76" w:rsidRPr="005F7A4D">
        <w:rPr>
          <w:color w:val="000000" w:themeColor="text1"/>
          <w:szCs w:val="28"/>
        </w:rPr>
        <w:t>й</w:t>
      </w:r>
      <w:r w:rsidRPr="005F7A4D">
        <w:rPr>
          <w:color w:val="000000" w:themeColor="text1"/>
          <w:szCs w:val="28"/>
        </w:rPr>
        <w:t>ства FOREL.</w:t>
      </w:r>
      <w:bookmarkEnd w:id="1936"/>
      <w:bookmarkEnd w:id="1937"/>
      <w:bookmarkEnd w:id="1938"/>
      <w:bookmarkEnd w:id="1939"/>
      <w:bookmarkEnd w:id="1940"/>
    </w:p>
    <w:p w14:paraId="4C9099BF" w14:textId="28734AFF" w:rsidR="00474041" w:rsidRPr="005F7A4D" w:rsidDel="005E1228" w:rsidRDefault="00196CA8" w:rsidP="00474041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del w:id="1942" w:author="пользователь Microsoft Office" w:date="2018-05-22T13:23:00Z"/>
          <w:b/>
          <w:bCs/>
          <w:color w:val="000000" w:themeColor="text1"/>
        </w:rPr>
      </w:pPr>
      <w:del w:id="1943" w:author="пользователь Microsoft Office" w:date="2018-05-22T13:23:00Z">
        <w:r w:rsidRPr="005F7A4D" w:rsidDel="005E1228">
          <w:rPr>
            <w:b/>
            <w:bCs/>
            <w:caps/>
            <w:color w:val="000000" w:themeColor="text1"/>
          </w:rPr>
          <w:delText>3</w:delText>
        </w:r>
        <w:r w:rsidR="006A2C3A" w:rsidRPr="005F7A4D" w:rsidDel="005E1228">
          <w:rPr>
            <w:b/>
            <w:bCs/>
            <w:caps/>
            <w:color w:val="000000" w:themeColor="text1"/>
          </w:rPr>
          <w:delText>.2.3</w:delText>
        </w:r>
        <w:r w:rsidR="00474041" w:rsidRPr="005F7A4D" w:rsidDel="005E1228">
          <w:rPr>
            <w:b/>
            <w:bCs/>
            <w:caps/>
            <w:color w:val="000000" w:themeColor="text1"/>
          </w:rPr>
          <w:delText xml:space="preserve"> </w:delText>
        </w:r>
        <w:r w:rsidR="00474041" w:rsidRPr="005F7A4D" w:rsidDel="005E1228">
          <w:rPr>
            <w:b/>
            <w:bCs/>
            <w:color w:val="000000" w:themeColor="text1"/>
          </w:rPr>
          <w:delText>Методы</w:delText>
        </w:r>
        <w:r w:rsidR="00CC70FC" w:rsidRPr="005F7A4D" w:rsidDel="005E1228">
          <w:rPr>
            <w:b/>
            <w:bCs/>
            <w:color w:val="000000" w:themeColor="text1"/>
          </w:rPr>
          <w:delText>,</w:delText>
        </w:r>
        <w:r w:rsidR="00474041" w:rsidRPr="005F7A4D" w:rsidDel="005E1228">
          <w:rPr>
            <w:b/>
            <w:bCs/>
            <w:color w:val="000000" w:themeColor="text1"/>
          </w:rPr>
          <w:delText xml:space="preserve"> основанные на </w:delText>
        </w:r>
        <w:r w:rsidR="00CC70FC" w:rsidRPr="005F7A4D" w:rsidDel="005E1228">
          <w:rPr>
            <w:b/>
            <w:bCs/>
            <w:color w:val="000000" w:themeColor="text1"/>
          </w:rPr>
          <w:delText>оценке</w:delText>
        </w:r>
        <w:r w:rsidR="001E054B" w:rsidRPr="005F7A4D" w:rsidDel="005E1228">
          <w:rPr>
            <w:b/>
            <w:bCs/>
            <w:color w:val="000000" w:themeColor="text1"/>
          </w:rPr>
          <w:delText xml:space="preserve"> плотности</w:delText>
        </w:r>
      </w:del>
    </w:p>
    <w:p w14:paraId="619EDE1F" w14:textId="370A190B" w:rsidR="00152880" w:rsidRPr="005F7A4D" w:rsidDel="005E1228" w:rsidRDefault="00722454" w:rsidP="006743DC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del w:id="1944" w:author="пользователь Microsoft Office" w:date="2018-05-22T13:23:00Z"/>
          <w:color w:val="000000" w:themeColor="text1"/>
          <w:szCs w:val="28"/>
        </w:rPr>
      </w:pPr>
      <w:del w:id="1945" w:author="пользователь Microsoft Office" w:date="2018-05-22T13:23:00Z">
        <w:r w:rsidRPr="005F7A4D" w:rsidDel="005E1228">
          <w:rPr>
            <w:color w:val="000000" w:themeColor="text1"/>
            <w:szCs w:val="28"/>
          </w:rPr>
          <w:tab/>
        </w:r>
        <w:bookmarkStart w:id="1946" w:name="_Toc512327608"/>
        <w:bookmarkStart w:id="1947" w:name="_Toc513031105"/>
        <w:bookmarkStart w:id="1948" w:name="_Toc513729758"/>
        <w:bookmarkStart w:id="1949" w:name="_Toc514515694"/>
        <w:r w:rsidRPr="005F7A4D" w:rsidDel="005E1228">
          <w:rPr>
            <w:color w:val="000000" w:themeColor="text1"/>
            <w:szCs w:val="28"/>
          </w:rPr>
          <w:delText>В данных методах</w:delText>
        </w:r>
        <w:r w:rsidR="00653000" w:rsidRPr="005F7A4D" w:rsidDel="005E1228">
          <w:rPr>
            <w:color w:val="000000" w:themeColor="text1"/>
            <w:szCs w:val="28"/>
          </w:rPr>
          <w:delText xml:space="preserve"> прим</w:delText>
        </w:r>
        <w:r w:rsidR="00D037FF" w:rsidRPr="005F7A4D" w:rsidDel="005E1228">
          <w:rPr>
            <w:color w:val="000000" w:themeColor="text1"/>
            <w:szCs w:val="28"/>
          </w:rPr>
          <w:delText xml:space="preserve">енительно к задаче поиска аномалий предполагается, что нормальные </w:delText>
        </w:r>
        <w:r w:rsidR="00072DD8" w:rsidRPr="005F7A4D" w:rsidDel="005E1228">
          <w:rPr>
            <w:color w:val="000000" w:themeColor="text1"/>
            <w:szCs w:val="28"/>
          </w:rPr>
          <w:delText>объекты</w:delText>
        </w:r>
        <w:r w:rsidR="00D037FF" w:rsidRPr="005F7A4D" w:rsidDel="005E1228">
          <w:rPr>
            <w:color w:val="000000" w:themeColor="text1"/>
            <w:szCs w:val="28"/>
          </w:rPr>
          <w:delText xml:space="preserve"> данных (точки) встречаются вокруг плотной окрестности, а отклонения находятся далеко</w:delText>
        </w:r>
        <w:r w:rsidR="00152880" w:rsidRPr="005F7A4D" w:rsidDel="005E1228">
          <w:rPr>
            <w:color w:val="000000" w:themeColor="text1"/>
            <w:szCs w:val="28"/>
          </w:rPr>
          <w:delText>.</w:delText>
        </w:r>
        <w:r w:rsidR="00CC70FC" w:rsidRPr="005F7A4D" w:rsidDel="005E1228">
          <w:rPr>
            <w:color w:val="000000" w:themeColor="text1"/>
            <w:szCs w:val="28"/>
          </w:rPr>
          <w:delText xml:space="preserve"> </w:delText>
        </w:r>
        <w:r w:rsidR="00972930" w:rsidRPr="005F7A4D" w:rsidDel="005E1228">
          <w:rPr>
            <w:color w:val="000000" w:themeColor="text1"/>
            <w:szCs w:val="28"/>
          </w:rPr>
          <w:delText>Здесь также</w:delText>
        </w:r>
        <w:r w:rsidR="004E6B75" w:rsidRPr="005F7A4D" w:rsidDel="005E1228">
          <w:rPr>
            <w:color w:val="000000" w:themeColor="text1"/>
            <w:szCs w:val="28"/>
          </w:rPr>
          <w:delText xml:space="preserve"> </w:delText>
        </w:r>
        <w:r w:rsidR="00C027B7" w:rsidRPr="005F7A4D" w:rsidDel="005E1228">
          <w:rPr>
            <w:color w:val="000000" w:themeColor="text1"/>
            <w:szCs w:val="28"/>
          </w:rPr>
          <w:delText>предполагается обучение без учителя.</w:delText>
        </w:r>
        <w:r w:rsidR="009F2C9A" w:rsidRPr="005F7A4D" w:rsidDel="005E1228">
          <w:rPr>
            <w:color w:val="000000" w:themeColor="text1"/>
            <w:szCs w:val="28"/>
          </w:rPr>
          <w:delText xml:space="preserve"> На выходе можно получить не просто факт принадлежности объекта к группе нормальных объектов или к группе аномалий, но и численную оценку, показывающую близость принадлежности</w:delText>
        </w:r>
        <w:r w:rsidR="00EA2635" w:rsidRPr="005F7A4D" w:rsidDel="005E1228">
          <w:rPr>
            <w:color w:val="000000" w:themeColor="text1"/>
            <w:szCs w:val="28"/>
          </w:rPr>
          <w:delText xml:space="preserve"> (отклонение)</w:delText>
        </w:r>
        <w:r w:rsidR="009F2C9A" w:rsidRPr="005F7A4D" w:rsidDel="005E1228">
          <w:rPr>
            <w:color w:val="000000" w:themeColor="text1"/>
            <w:szCs w:val="28"/>
          </w:rPr>
          <w:delText>.</w:delText>
        </w:r>
        <w:bookmarkEnd w:id="1946"/>
        <w:bookmarkEnd w:id="1947"/>
        <w:bookmarkEnd w:id="1948"/>
        <w:bookmarkEnd w:id="1949"/>
      </w:del>
    </w:p>
    <w:p w14:paraId="511B59D1" w14:textId="5BDBB0A7" w:rsidR="009F2C9A" w:rsidRPr="005F7A4D" w:rsidDel="005E1228" w:rsidRDefault="00D75D27" w:rsidP="00930657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del w:id="1950" w:author="пользователь Microsoft Office" w:date="2018-05-22T13:23:00Z"/>
          <w:color w:val="000000" w:themeColor="text1"/>
          <w:szCs w:val="28"/>
        </w:rPr>
      </w:pPr>
      <w:del w:id="1951" w:author="пользователь Microsoft Office" w:date="2018-05-22T13:23:00Z">
        <w:r w:rsidRPr="005F7A4D" w:rsidDel="005E1228">
          <w:rPr>
            <w:color w:val="000000" w:themeColor="text1"/>
            <w:szCs w:val="28"/>
          </w:rPr>
          <w:tab/>
        </w:r>
        <w:bookmarkStart w:id="1952" w:name="_Toc512327609"/>
        <w:bookmarkStart w:id="1953" w:name="_Toc513031106"/>
        <w:bookmarkStart w:id="1954" w:name="_Toc513729759"/>
        <w:bookmarkStart w:id="1955" w:name="_Toc514515695"/>
        <w:r w:rsidRPr="005F7A4D" w:rsidDel="005E1228">
          <w:rPr>
            <w:color w:val="000000" w:themeColor="text1"/>
            <w:szCs w:val="28"/>
          </w:rPr>
          <w:delText>Один из наиболее известных методов данной группы — метод k-ближайших соседей</w:delText>
        </w:r>
        <w:r w:rsidR="004600D0" w:rsidRPr="005F7A4D" w:rsidDel="005E1228">
          <w:rPr>
            <w:color w:val="000000" w:themeColor="text1"/>
            <w:szCs w:val="28"/>
          </w:rPr>
          <w:delText>.</w:delText>
        </w:r>
        <w:bookmarkEnd w:id="1952"/>
        <w:bookmarkEnd w:id="1953"/>
        <w:bookmarkEnd w:id="1954"/>
        <w:bookmarkEnd w:id="1955"/>
      </w:del>
    </w:p>
    <w:p w14:paraId="011E1A67" w14:textId="6F48CDB9" w:rsidR="006F6CA2" w:rsidRPr="005F7A4D" w:rsidRDefault="00196CA8" w:rsidP="006F6CA2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1956" w:name="_Toc514773925"/>
      <w:r w:rsidRPr="005F7A4D">
        <w:rPr>
          <w:b/>
          <w:bCs/>
          <w:caps/>
          <w:color w:val="000000" w:themeColor="text1"/>
        </w:rPr>
        <w:t>3</w:t>
      </w:r>
      <w:r w:rsidR="006A2C3A" w:rsidRPr="005F7A4D">
        <w:rPr>
          <w:b/>
          <w:bCs/>
          <w:caps/>
          <w:color w:val="000000" w:themeColor="text1"/>
        </w:rPr>
        <w:t>.2.</w:t>
      </w:r>
      <w:del w:id="1957" w:author="пользователь Microsoft Office" w:date="2018-05-22T17:46:00Z">
        <w:r w:rsidR="006A2C3A" w:rsidRPr="005F7A4D" w:rsidDel="003D602A">
          <w:rPr>
            <w:b/>
            <w:bCs/>
            <w:caps/>
            <w:color w:val="000000" w:themeColor="text1"/>
          </w:rPr>
          <w:delText>4</w:delText>
        </w:r>
        <w:r w:rsidR="006F6CA2" w:rsidRPr="005F7A4D" w:rsidDel="003D602A">
          <w:rPr>
            <w:b/>
            <w:bCs/>
            <w:caps/>
            <w:color w:val="000000" w:themeColor="text1"/>
          </w:rPr>
          <w:delText xml:space="preserve"> </w:delText>
        </w:r>
      </w:del>
      <w:ins w:id="1958" w:author="пользователь Microsoft Office" w:date="2018-05-22T17:46:00Z">
        <w:r w:rsidR="003D602A">
          <w:rPr>
            <w:b/>
            <w:bCs/>
            <w:caps/>
            <w:color w:val="000000" w:themeColor="text1"/>
          </w:rPr>
          <w:t>3</w:t>
        </w:r>
        <w:r w:rsidR="003D602A" w:rsidRPr="005F7A4D">
          <w:rPr>
            <w:b/>
            <w:bCs/>
            <w:caps/>
            <w:color w:val="000000" w:themeColor="text1"/>
          </w:rPr>
          <w:t xml:space="preserve"> </w:t>
        </w:r>
      </w:ins>
      <w:r w:rsidR="00D0399C" w:rsidRPr="005F7A4D">
        <w:rPr>
          <w:b/>
          <w:bCs/>
          <w:color w:val="000000" w:themeColor="text1"/>
        </w:rPr>
        <w:t>Статистические методы</w:t>
      </w:r>
      <w:bookmarkEnd w:id="1956"/>
    </w:p>
    <w:p w14:paraId="3AEB088B" w14:textId="2A4DAE92" w:rsidR="008D22A1" w:rsidRPr="005F7A4D" w:rsidRDefault="00F900DA" w:rsidP="00177CD4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bCs/>
          <w:color w:val="000000" w:themeColor="text1"/>
        </w:rPr>
      </w:pPr>
      <w:r w:rsidRPr="005F7A4D">
        <w:rPr>
          <w:bCs/>
          <w:color w:val="000000" w:themeColor="text1"/>
        </w:rPr>
        <w:tab/>
      </w:r>
      <w:bookmarkStart w:id="1959" w:name="_Toc512327611"/>
      <w:bookmarkStart w:id="1960" w:name="_Toc513031108"/>
      <w:bookmarkStart w:id="1961" w:name="_Toc513729761"/>
      <w:bookmarkStart w:id="1962" w:name="_Toc514515697"/>
      <w:bookmarkStart w:id="1963" w:name="_Toc514773926"/>
      <w:r w:rsidRPr="005F7A4D">
        <w:rPr>
          <w:bCs/>
          <w:color w:val="000000" w:themeColor="text1"/>
        </w:rPr>
        <w:t>Статистические методы</w:t>
      </w:r>
      <w:ins w:id="1964" w:author="пользователь Microsoft Office" w:date="2018-05-22T13:45:00Z">
        <w:r w:rsidR="005C2502">
          <w:rPr>
            <w:bCs/>
            <w:color w:val="000000" w:themeColor="text1"/>
          </w:rPr>
          <w:t xml:space="preserve"> </w:t>
        </w:r>
        <w:r w:rsidR="005C2502">
          <w:rPr>
            <w:bCs/>
            <w:color w:val="000000" w:themeColor="text1"/>
          </w:rPr>
          <w:fldChar w:fldCharType="begin"/>
        </w:r>
        <w:r w:rsidR="005C2502">
          <w:rPr>
            <w:bCs/>
            <w:color w:val="000000" w:themeColor="text1"/>
          </w:rPr>
          <w:instrText xml:space="preserve"> HYPERLINK  \l "S21" </w:instrText>
        </w:r>
        <w:r w:rsidR="005C2502">
          <w:rPr>
            <w:bCs/>
            <w:color w:val="000000" w:themeColor="text1"/>
          </w:rPr>
          <w:fldChar w:fldCharType="separate"/>
        </w:r>
        <w:r w:rsidR="005C2502" w:rsidRPr="005C2502">
          <w:rPr>
            <w:rStyle w:val="aa"/>
            <w:bCs/>
          </w:rPr>
          <w:t>[21]</w:t>
        </w:r>
        <w:r w:rsidR="005C2502">
          <w:rPr>
            <w:bCs/>
            <w:color w:val="000000" w:themeColor="text1"/>
          </w:rPr>
          <w:fldChar w:fldCharType="end"/>
        </w:r>
      </w:ins>
      <w:r w:rsidRPr="005F7A4D">
        <w:rPr>
          <w:bCs/>
          <w:color w:val="000000" w:themeColor="text1"/>
        </w:rPr>
        <w:t xml:space="preserve"> предполагают сопоставление точек с некоторым статическим распределением. Если отклонение от распределения превышает некоторое пороговое значение, то объект считается аномальным.</w:t>
      </w:r>
      <w:r w:rsidR="00631CAB" w:rsidRPr="005F7A4D">
        <w:rPr>
          <w:bCs/>
          <w:color w:val="000000" w:themeColor="text1"/>
        </w:rPr>
        <w:t xml:space="preserve"> Соответственно, на выходе можно получить не просто двоичный результат (принадлежность к аномалиям)</w:t>
      </w:r>
      <w:r w:rsidR="00CC70FC" w:rsidRPr="005F7A4D">
        <w:rPr>
          <w:bCs/>
          <w:color w:val="000000" w:themeColor="text1"/>
        </w:rPr>
        <w:t>, но и</w:t>
      </w:r>
      <w:r w:rsidR="00631CAB" w:rsidRPr="005F7A4D">
        <w:rPr>
          <w:bCs/>
          <w:color w:val="000000" w:themeColor="text1"/>
        </w:rPr>
        <w:t xml:space="preserve"> </w:t>
      </w:r>
      <w:r w:rsidR="0083445A" w:rsidRPr="005F7A4D">
        <w:rPr>
          <w:bCs/>
          <w:color w:val="000000" w:themeColor="text1"/>
        </w:rPr>
        <w:t>численную</w:t>
      </w:r>
      <w:r w:rsidR="00B30E08" w:rsidRPr="005F7A4D">
        <w:rPr>
          <w:bCs/>
          <w:color w:val="000000" w:themeColor="text1"/>
        </w:rPr>
        <w:t xml:space="preserve"> </w:t>
      </w:r>
      <w:r w:rsidR="00631CAB" w:rsidRPr="005F7A4D">
        <w:rPr>
          <w:bCs/>
          <w:color w:val="000000" w:themeColor="text1"/>
        </w:rPr>
        <w:t xml:space="preserve">оценку </w:t>
      </w:r>
      <w:r w:rsidR="00B30E08" w:rsidRPr="005F7A4D">
        <w:rPr>
          <w:bCs/>
          <w:color w:val="000000" w:themeColor="text1"/>
        </w:rPr>
        <w:t xml:space="preserve">— степень </w:t>
      </w:r>
      <w:proofErr w:type="spellStart"/>
      <w:r w:rsidR="0083445A" w:rsidRPr="005F7A4D">
        <w:rPr>
          <w:bCs/>
          <w:color w:val="000000" w:themeColor="text1"/>
        </w:rPr>
        <w:t>аномаль</w:t>
      </w:r>
      <w:r w:rsidR="00B30E08" w:rsidRPr="005F7A4D">
        <w:rPr>
          <w:bCs/>
          <w:color w:val="000000" w:themeColor="text1"/>
        </w:rPr>
        <w:t>ности</w:t>
      </w:r>
      <w:proofErr w:type="spellEnd"/>
      <w:r w:rsidR="00A82CE0" w:rsidRPr="005F7A4D">
        <w:rPr>
          <w:bCs/>
          <w:color w:val="000000" w:themeColor="text1"/>
        </w:rPr>
        <w:t>, выраженную в величине отклонения</w:t>
      </w:r>
      <w:r w:rsidR="00B30E08" w:rsidRPr="005F7A4D">
        <w:rPr>
          <w:bCs/>
          <w:color w:val="000000" w:themeColor="text1"/>
        </w:rPr>
        <w:t>.</w:t>
      </w:r>
      <w:bookmarkEnd w:id="1959"/>
      <w:bookmarkEnd w:id="1960"/>
      <w:bookmarkEnd w:id="1961"/>
      <w:bookmarkEnd w:id="1962"/>
      <w:bookmarkEnd w:id="1963"/>
    </w:p>
    <w:p w14:paraId="32F064EA" w14:textId="36025528" w:rsidR="00661C80" w:rsidRPr="005F7A4D" w:rsidRDefault="008D22A1" w:rsidP="003E2F5F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bCs/>
          <w:color w:val="000000" w:themeColor="text1"/>
        </w:rPr>
      </w:pPr>
      <w:r w:rsidRPr="005F7A4D">
        <w:rPr>
          <w:bCs/>
          <w:color w:val="000000" w:themeColor="text1"/>
        </w:rPr>
        <w:tab/>
      </w:r>
      <w:bookmarkStart w:id="1965" w:name="_Toc512327612"/>
      <w:bookmarkStart w:id="1966" w:name="_Toc513031109"/>
      <w:bookmarkStart w:id="1967" w:name="_Toc513729762"/>
      <w:bookmarkStart w:id="1968" w:name="_Toc514515698"/>
      <w:bookmarkStart w:id="1969" w:name="_Toc514773927"/>
      <w:r w:rsidRPr="005F7A4D">
        <w:rPr>
          <w:bCs/>
          <w:color w:val="000000" w:themeColor="text1"/>
        </w:rPr>
        <w:t>Для части методов данной группы требуется начальное предположение о распределении данных, для другой части построение модели возможно на самих данных, без априорных сведений.</w:t>
      </w:r>
      <w:bookmarkEnd w:id="1965"/>
      <w:bookmarkEnd w:id="1966"/>
      <w:bookmarkEnd w:id="1967"/>
      <w:bookmarkEnd w:id="1968"/>
      <w:bookmarkEnd w:id="1969"/>
    </w:p>
    <w:p w14:paraId="5260960A" w14:textId="0444F9FE" w:rsidR="00AF51E1" w:rsidRPr="005F7A4D" w:rsidRDefault="00196CA8" w:rsidP="00AF51E1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1970" w:name="_Toc514773928"/>
      <w:r w:rsidRPr="005F7A4D">
        <w:rPr>
          <w:b/>
          <w:bCs/>
          <w:caps/>
          <w:color w:val="000000" w:themeColor="text1"/>
        </w:rPr>
        <w:t>3</w:t>
      </w:r>
      <w:r w:rsidR="006A2C3A" w:rsidRPr="005F7A4D">
        <w:rPr>
          <w:b/>
          <w:bCs/>
          <w:caps/>
          <w:color w:val="000000" w:themeColor="text1"/>
        </w:rPr>
        <w:t>.2.</w:t>
      </w:r>
      <w:del w:id="1971" w:author="пользователь Microsoft Office" w:date="2018-05-22T17:46:00Z">
        <w:r w:rsidR="006A2C3A" w:rsidRPr="005F7A4D" w:rsidDel="003D602A">
          <w:rPr>
            <w:b/>
            <w:bCs/>
            <w:caps/>
            <w:color w:val="000000" w:themeColor="text1"/>
          </w:rPr>
          <w:delText>5</w:delText>
        </w:r>
        <w:r w:rsidR="00AF51E1" w:rsidRPr="005F7A4D" w:rsidDel="003D602A">
          <w:rPr>
            <w:b/>
            <w:bCs/>
            <w:caps/>
            <w:color w:val="000000" w:themeColor="text1"/>
          </w:rPr>
          <w:delText xml:space="preserve"> </w:delText>
        </w:r>
      </w:del>
      <w:ins w:id="1972" w:author="пользователь Microsoft Office" w:date="2018-05-22T17:46:00Z">
        <w:r w:rsidR="003D602A">
          <w:rPr>
            <w:b/>
            <w:bCs/>
            <w:caps/>
            <w:color w:val="000000" w:themeColor="text1"/>
          </w:rPr>
          <w:t>4</w:t>
        </w:r>
        <w:r w:rsidR="003D602A" w:rsidRPr="005F7A4D">
          <w:rPr>
            <w:b/>
            <w:bCs/>
            <w:caps/>
            <w:color w:val="000000" w:themeColor="text1"/>
          </w:rPr>
          <w:t xml:space="preserve"> </w:t>
        </w:r>
      </w:ins>
      <w:r w:rsidR="00AF51E1" w:rsidRPr="005F7A4D">
        <w:rPr>
          <w:b/>
          <w:bCs/>
          <w:color w:val="000000" w:themeColor="text1"/>
        </w:rPr>
        <w:t xml:space="preserve">Методы, основанные на применении </w:t>
      </w:r>
      <w:proofErr w:type="spellStart"/>
      <w:r w:rsidR="00AF51E1" w:rsidRPr="005F7A4D">
        <w:rPr>
          <w:b/>
          <w:bCs/>
          <w:color w:val="000000" w:themeColor="text1"/>
        </w:rPr>
        <w:t>репликаторных</w:t>
      </w:r>
      <w:proofErr w:type="spellEnd"/>
      <w:r w:rsidR="00AF51E1" w:rsidRPr="005F7A4D">
        <w:rPr>
          <w:b/>
          <w:bCs/>
          <w:color w:val="000000" w:themeColor="text1"/>
        </w:rPr>
        <w:t xml:space="preserve"> нейронных сетей</w:t>
      </w:r>
      <w:bookmarkEnd w:id="1970"/>
    </w:p>
    <w:p w14:paraId="421B3DC9" w14:textId="015F27F3" w:rsidR="001A6C01" w:rsidRPr="005F7A4D" w:rsidRDefault="00CD3377" w:rsidP="00136E53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973" w:name="_Toc512327614"/>
      <w:bookmarkStart w:id="1974" w:name="_Toc513031111"/>
      <w:bookmarkStart w:id="1975" w:name="_Toc513729764"/>
      <w:bookmarkStart w:id="1976" w:name="_Toc514515700"/>
      <w:bookmarkStart w:id="1977" w:name="_Toc514773929"/>
      <w:r w:rsidRPr="005F7A4D">
        <w:rPr>
          <w:color w:val="000000" w:themeColor="text1"/>
          <w:szCs w:val="28"/>
        </w:rPr>
        <w:t>Методы данной группы</w:t>
      </w:r>
      <w:ins w:id="1978" w:author="пользователь Microsoft Office" w:date="2018-05-22T13:49:00Z">
        <w:r w:rsidR="000C30E9">
          <w:rPr>
            <w:color w:val="000000" w:themeColor="text1"/>
            <w:szCs w:val="28"/>
          </w:rPr>
          <w:t xml:space="preserve"> </w:t>
        </w:r>
        <w:r w:rsidR="000C30E9">
          <w:rPr>
            <w:color w:val="000000" w:themeColor="text1"/>
            <w:szCs w:val="28"/>
          </w:rPr>
          <w:fldChar w:fldCharType="begin"/>
        </w:r>
        <w:r w:rsidR="000C30E9">
          <w:rPr>
            <w:color w:val="000000" w:themeColor="text1"/>
            <w:szCs w:val="28"/>
          </w:rPr>
          <w:instrText xml:space="preserve"> HYPERLINK  \l "S22" </w:instrText>
        </w:r>
        <w:r w:rsidR="000C30E9">
          <w:rPr>
            <w:color w:val="000000" w:themeColor="text1"/>
            <w:szCs w:val="28"/>
          </w:rPr>
          <w:fldChar w:fldCharType="separate"/>
        </w:r>
        <w:r w:rsidR="000C30E9" w:rsidRPr="000C30E9">
          <w:rPr>
            <w:rStyle w:val="aa"/>
            <w:szCs w:val="28"/>
          </w:rPr>
          <w:t>[22]</w:t>
        </w:r>
        <w:r w:rsidR="000C30E9">
          <w:rPr>
            <w:color w:val="000000" w:themeColor="text1"/>
            <w:szCs w:val="28"/>
          </w:rPr>
          <w:fldChar w:fldCharType="end"/>
        </w:r>
      </w:ins>
      <w:r w:rsidRPr="005F7A4D">
        <w:rPr>
          <w:color w:val="000000" w:themeColor="text1"/>
          <w:szCs w:val="28"/>
        </w:rPr>
        <w:t xml:space="preserve"> основаны </w:t>
      </w:r>
      <w:r w:rsidR="009F67CB" w:rsidRPr="005F7A4D">
        <w:rPr>
          <w:color w:val="000000" w:themeColor="text1"/>
          <w:szCs w:val="28"/>
        </w:rPr>
        <w:t>на сжатии данных с потерями и их последующем восстановлении</w:t>
      </w:r>
      <w:r w:rsidR="00950C6E" w:rsidRPr="005F7A4D">
        <w:rPr>
          <w:color w:val="000000" w:themeColor="text1"/>
          <w:szCs w:val="28"/>
        </w:rPr>
        <w:t xml:space="preserve">. </w:t>
      </w:r>
      <w:r w:rsidR="00184F17" w:rsidRPr="005F7A4D">
        <w:rPr>
          <w:color w:val="000000" w:themeColor="text1"/>
          <w:szCs w:val="28"/>
        </w:rPr>
        <w:t xml:space="preserve">Ошибку восстановления применительно к задаче поиска аномалий можно трактовать как численную оценку </w:t>
      </w:r>
      <w:proofErr w:type="spellStart"/>
      <w:r w:rsidR="00184F17" w:rsidRPr="005F7A4D">
        <w:rPr>
          <w:color w:val="000000" w:themeColor="text1"/>
          <w:szCs w:val="28"/>
        </w:rPr>
        <w:t>аномальности</w:t>
      </w:r>
      <w:proofErr w:type="spellEnd"/>
      <w:r w:rsidR="00184F17" w:rsidRPr="005F7A4D">
        <w:rPr>
          <w:color w:val="000000" w:themeColor="text1"/>
          <w:szCs w:val="28"/>
        </w:rPr>
        <w:t>.</w:t>
      </w:r>
      <w:bookmarkEnd w:id="1973"/>
      <w:bookmarkEnd w:id="1974"/>
      <w:bookmarkEnd w:id="1975"/>
      <w:bookmarkEnd w:id="1976"/>
      <w:bookmarkEnd w:id="1977"/>
    </w:p>
    <w:p w14:paraId="4D4DE1C5" w14:textId="0C264B5A" w:rsidR="00406960" w:rsidRPr="005F7A4D" w:rsidRDefault="001A6C01" w:rsidP="00136E53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979" w:name="_Toc512327615"/>
      <w:bookmarkStart w:id="1980" w:name="_Toc513031112"/>
      <w:bookmarkStart w:id="1981" w:name="_Toc513729765"/>
      <w:bookmarkStart w:id="1982" w:name="_Toc514515701"/>
      <w:bookmarkStart w:id="1983" w:name="_Toc514773930"/>
      <w:r w:rsidRPr="005F7A4D">
        <w:rPr>
          <w:color w:val="000000" w:themeColor="text1"/>
          <w:szCs w:val="28"/>
        </w:rPr>
        <w:t>Данные</w:t>
      </w:r>
      <w:r w:rsidR="00AB0E12" w:rsidRPr="005F7A4D">
        <w:rPr>
          <w:color w:val="000000" w:themeColor="text1"/>
          <w:szCs w:val="28"/>
        </w:rPr>
        <w:t xml:space="preserve"> нейронные</w:t>
      </w:r>
      <w:r w:rsidRPr="005F7A4D">
        <w:rPr>
          <w:color w:val="000000" w:themeColor="text1"/>
          <w:szCs w:val="28"/>
        </w:rPr>
        <w:t xml:space="preserve"> сети способны обучаться без учителя</w:t>
      </w:r>
      <w:ins w:id="1984" w:author="Timofey Bryksin" w:date="2018-05-20T22:16:00Z">
        <w:r w:rsidR="00F20865">
          <w:rPr>
            <w:color w:val="000000" w:themeColor="text1"/>
            <w:szCs w:val="28"/>
          </w:rPr>
          <w:t>,</w:t>
        </w:r>
      </w:ins>
      <w:del w:id="1985" w:author="Timofey Bryksin" w:date="2018-05-20T22:16:00Z">
        <w:r w:rsidRPr="005F7A4D" w:rsidDel="00F20865">
          <w:rPr>
            <w:color w:val="000000" w:themeColor="text1"/>
            <w:szCs w:val="28"/>
          </w:rPr>
          <w:delText xml:space="preserve"> —</w:delText>
        </w:r>
      </w:del>
      <w:r w:rsidRPr="005F7A4D">
        <w:rPr>
          <w:color w:val="000000" w:themeColor="text1"/>
          <w:szCs w:val="28"/>
        </w:rPr>
        <w:t xml:space="preserve"> то есть для них не требуются помеченные данные.</w:t>
      </w:r>
      <w:bookmarkEnd w:id="1979"/>
      <w:bookmarkEnd w:id="1980"/>
      <w:bookmarkEnd w:id="1981"/>
      <w:bookmarkEnd w:id="1982"/>
      <w:bookmarkEnd w:id="1983"/>
    </w:p>
    <w:p w14:paraId="0AF0A40B" w14:textId="6328DF87" w:rsidR="001B6756" w:rsidRPr="005F7A4D" w:rsidRDefault="00406960" w:rsidP="00136E53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986" w:name="_Toc512327616"/>
      <w:bookmarkStart w:id="1987" w:name="_Toc513031113"/>
      <w:bookmarkStart w:id="1988" w:name="_Toc513729766"/>
      <w:bookmarkStart w:id="1989" w:name="_Toc514515702"/>
      <w:bookmarkStart w:id="1990" w:name="_Toc514773931"/>
      <w:r w:rsidRPr="005F7A4D">
        <w:rPr>
          <w:color w:val="000000" w:themeColor="text1"/>
          <w:szCs w:val="28"/>
        </w:rPr>
        <w:t xml:space="preserve">Одним из представителей </w:t>
      </w:r>
      <w:proofErr w:type="spellStart"/>
      <w:r w:rsidRPr="005F7A4D">
        <w:rPr>
          <w:color w:val="000000" w:themeColor="text1"/>
          <w:szCs w:val="28"/>
        </w:rPr>
        <w:t>репликаторных</w:t>
      </w:r>
      <w:proofErr w:type="spellEnd"/>
      <w:r w:rsidRPr="005F7A4D">
        <w:rPr>
          <w:color w:val="000000" w:themeColor="text1"/>
          <w:szCs w:val="28"/>
        </w:rPr>
        <w:t xml:space="preserve"> нейронных сетей является </w:t>
      </w:r>
      <w:proofErr w:type="spellStart"/>
      <w:r w:rsidRPr="005F7A4D">
        <w:rPr>
          <w:color w:val="000000" w:themeColor="text1"/>
          <w:szCs w:val="28"/>
        </w:rPr>
        <w:t>автоэнкодер</w:t>
      </w:r>
      <w:proofErr w:type="spellEnd"/>
      <w:r w:rsidRPr="005F7A4D">
        <w:rPr>
          <w:color w:val="000000" w:themeColor="text1"/>
          <w:szCs w:val="28"/>
        </w:rPr>
        <w:t xml:space="preserve"> (</w:t>
      </w:r>
      <w:proofErr w:type="spellStart"/>
      <w:r w:rsidRPr="005F7A4D">
        <w:rPr>
          <w:color w:val="000000" w:themeColor="text1"/>
          <w:szCs w:val="28"/>
          <w:lang w:val="en-GB"/>
        </w:rPr>
        <w:t>autoencoder</w:t>
      </w:r>
      <w:proofErr w:type="spellEnd"/>
      <w:r w:rsidRPr="005F7A4D">
        <w:rPr>
          <w:color w:val="000000" w:themeColor="text1"/>
          <w:szCs w:val="28"/>
        </w:rPr>
        <w:t>).</w:t>
      </w:r>
      <w:r w:rsidR="00F95CAC" w:rsidRPr="005F7A4D">
        <w:rPr>
          <w:color w:val="000000" w:themeColor="text1"/>
          <w:szCs w:val="28"/>
        </w:rPr>
        <w:t xml:space="preserve"> </w:t>
      </w:r>
      <w:proofErr w:type="spellStart"/>
      <w:r w:rsidR="00F95CAC" w:rsidRPr="005F7A4D">
        <w:rPr>
          <w:color w:val="000000" w:themeColor="text1"/>
          <w:szCs w:val="28"/>
        </w:rPr>
        <w:t>Автоэнкодер</w:t>
      </w:r>
      <w:proofErr w:type="spellEnd"/>
      <w:r w:rsidR="00F95CAC" w:rsidRPr="005F7A4D">
        <w:rPr>
          <w:color w:val="000000" w:themeColor="text1"/>
          <w:szCs w:val="28"/>
        </w:rPr>
        <w:t xml:space="preserve"> использует метод обратного распространения ошибки</w:t>
      </w:r>
      <w:r w:rsidR="00855B1E" w:rsidRPr="005F7A4D">
        <w:rPr>
          <w:color w:val="000000" w:themeColor="text1"/>
          <w:szCs w:val="28"/>
        </w:rPr>
        <w:t xml:space="preserve">. Простейшая архитектура </w:t>
      </w:r>
      <w:proofErr w:type="spellStart"/>
      <w:r w:rsidR="00855B1E" w:rsidRPr="005F7A4D">
        <w:rPr>
          <w:color w:val="000000" w:themeColor="text1"/>
          <w:szCs w:val="28"/>
        </w:rPr>
        <w:t>автоэнкодера</w:t>
      </w:r>
      <w:proofErr w:type="spellEnd"/>
      <w:r w:rsidR="00855B1E" w:rsidRPr="005F7A4D">
        <w:rPr>
          <w:color w:val="000000" w:themeColor="text1"/>
          <w:szCs w:val="28"/>
        </w:rPr>
        <w:t xml:space="preserve"> представляет из себя три слоя: входной, промежуточный и выходной. Количество нейронов на входном слое должно совпадать </w:t>
      </w:r>
      <w:del w:id="1991" w:author="пользователь Microsoft Office" w:date="2018-05-22T13:50:00Z">
        <w:r w:rsidR="00855B1E" w:rsidRPr="005F7A4D" w:rsidDel="00C32685">
          <w:rPr>
            <w:color w:val="000000" w:themeColor="text1"/>
            <w:szCs w:val="28"/>
          </w:rPr>
          <w:delText xml:space="preserve">в </w:delText>
        </w:r>
      </w:del>
      <w:ins w:id="1992" w:author="пользователь Microsoft Office" w:date="2018-05-22T13:50:00Z">
        <w:r w:rsidR="00C32685">
          <w:rPr>
            <w:color w:val="000000" w:themeColor="text1"/>
            <w:szCs w:val="28"/>
          </w:rPr>
          <w:t>c</w:t>
        </w:r>
        <w:r w:rsidR="00C32685" w:rsidRPr="005F7A4D">
          <w:rPr>
            <w:color w:val="000000" w:themeColor="text1"/>
            <w:szCs w:val="28"/>
          </w:rPr>
          <w:t xml:space="preserve"> </w:t>
        </w:r>
      </w:ins>
      <w:r w:rsidR="00855B1E" w:rsidRPr="005F7A4D">
        <w:rPr>
          <w:color w:val="000000" w:themeColor="text1"/>
          <w:szCs w:val="28"/>
        </w:rPr>
        <w:t>количество</w:t>
      </w:r>
      <w:r w:rsidR="000F5D55" w:rsidRPr="005F7A4D">
        <w:rPr>
          <w:color w:val="000000" w:themeColor="text1"/>
          <w:szCs w:val="28"/>
        </w:rPr>
        <w:t>м</w:t>
      </w:r>
      <w:r w:rsidR="00855B1E" w:rsidRPr="005F7A4D">
        <w:rPr>
          <w:color w:val="000000" w:themeColor="text1"/>
          <w:szCs w:val="28"/>
        </w:rPr>
        <w:t xml:space="preserve"> нейронов на выходном. Количество нейронов на промежуточном слое соответствует требуемой степени сжатия данных</w:t>
      </w:r>
      <w:r w:rsidR="007B0191" w:rsidRPr="005F7A4D">
        <w:rPr>
          <w:color w:val="000000" w:themeColor="text1"/>
          <w:szCs w:val="28"/>
        </w:rPr>
        <w:t xml:space="preserve"> (но обязательно</w:t>
      </w:r>
      <w:r w:rsidR="00DA3D4D" w:rsidRPr="005F7A4D">
        <w:rPr>
          <w:color w:val="000000" w:themeColor="text1"/>
          <w:szCs w:val="28"/>
        </w:rPr>
        <w:t xml:space="preserve"> меньше количества нейронов на выходном и выходном слоях</w:t>
      </w:r>
      <w:r w:rsidR="007B0191" w:rsidRPr="005F7A4D">
        <w:rPr>
          <w:color w:val="000000" w:themeColor="text1"/>
          <w:szCs w:val="28"/>
        </w:rPr>
        <w:t>)</w:t>
      </w:r>
      <w:r w:rsidR="00855B1E" w:rsidRPr="005F7A4D">
        <w:rPr>
          <w:color w:val="000000" w:themeColor="text1"/>
          <w:szCs w:val="28"/>
        </w:rPr>
        <w:t>.</w:t>
      </w:r>
      <w:r w:rsidR="008A37A9" w:rsidRPr="005F7A4D">
        <w:rPr>
          <w:color w:val="000000" w:themeColor="text1"/>
          <w:szCs w:val="28"/>
        </w:rPr>
        <w:t xml:space="preserve"> Принцип обучения </w:t>
      </w:r>
      <w:proofErr w:type="spellStart"/>
      <w:r w:rsidR="008A37A9" w:rsidRPr="005F7A4D">
        <w:rPr>
          <w:color w:val="000000" w:themeColor="text1"/>
          <w:szCs w:val="28"/>
        </w:rPr>
        <w:lastRenderedPageBreak/>
        <w:t>автоэнкодера</w:t>
      </w:r>
      <w:proofErr w:type="spellEnd"/>
      <w:r w:rsidR="008A37A9" w:rsidRPr="005F7A4D">
        <w:rPr>
          <w:color w:val="000000" w:themeColor="text1"/>
          <w:szCs w:val="28"/>
        </w:rPr>
        <w:t xml:space="preserve"> заключается в получении на выходном слое отклика</w:t>
      </w:r>
      <w:r w:rsidR="00CC70FC" w:rsidRPr="005F7A4D">
        <w:rPr>
          <w:color w:val="000000" w:themeColor="text1"/>
          <w:szCs w:val="28"/>
        </w:rPr>
        <w:t>,</w:t>
      </w:r>
      <w:r w:rsidR="008A37A9" w:rsidRPr="005F7A4D">
        <w:rPr>
          <w:color w:val="000000" w:themeColor="text1"/>
          <w:szCs w:val="28"/>
        </w:rPr>
        <w:t xml:space="preserve"> </w:t>
      </w:r>
      <w:r w:rsidR="00CC70FC" w:rsidRPr="005F7A4D">
        <w:rPr>
          <w:color w:val="000000" w:themeColor="text1"/>
          <w:szCs w:val="28"/>
        </w:rPr>
        <w:t>наиболее близкого</w:t>
      </w:r>
      <w:r w:rsidR="008A37A9" w:rsidRPr="005F7A4D">
        <w:rPr>
          <w:color w:val="000000" w:themeColor="text1"/>
          <w:szCs w:val="28"/>
        </w:rPr>
        <w:t xml:space="preserve"> к входному.</w:t>
      </w:r>
      <w:bookmarkEnd w:id="1986"/>
      <w:bookmarkEnd w:id="1987"/>
      <w:bookmarkEnd w:id="1988"/>
      <w:bookmarkEnd w:id="1989"/>
      <w:bookmarkEnd w:id="1990"/>
    </w:p>
    <w:p w14:paraId="2A934385" w14:textId="23C38670" w:rsidR="001B6756" w:rsidRPr="005F7A4D" w:rsidRDefault="00196CA8" w:rsidP="001B6756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1993" w:name="_Toc514773932"/>
      <w:r w:rsidRPr="005F7A4D">
        <w:rPr>
          <w:b/>
          <w:bCs/>
          <w:caps/>
          <w:color w:val="000000" w:themeColor="text1"/>
        </w:rPr>
        <w:t>3</w:t>
      </w:r>
      <w:r w:rsidR="006A2C3A" w:rsidRPr="005F7A4D">
        <w:rPr>
          <w:b/>
          <w:bCs/>
          <w:caps/>
          <w:color w:val="000000" w:themeColor="text1"/>
        </w:rPr>
        <w:t>.2.</w:t>
      </w:r>
      <w:del w:id="1994" w:author="пользователь Microsoft Office" w:date="2018-05-22T17:46:00Z">
        <w:r w:rsidR="006A2C3A" w:rsidRPr="005F7A4D" w:rsidDel="003D602A">
          <w:rPr>
            <w:b/>
            <w:bCs/>
            <w:caps/>
            <w:color w:val="000000" w:themeColor="text1"/>
          </w:rPr>
          <w:delText>6</w:delText>
        </w:r>
        <w:r w:rsidR="001B6756" w:rsidRPr="005F7A4D" w:rsidDel="003D602A">
          <w:rPr>
            <w:b/>
            <w:bCs/>
            <w:caps/>
            <w:color w:val="000000" w:themeColor="text1"/>
          </w:rPr>
          <w:delText xml:space="preserve"> </w:delText>
        </w:r>
      </w:del>
      <w:ins w:id="1995" w:author="пользователь Microsoft Office" w:date="2018-05-22T17:46:00Z">
        <w:r w:rsidR="003D602A">
          <w:rPr>
            <w:b/>
            <w:bCs/>
            <w:caps/>
            <w:color w:val="000000" w:themeColor="text1"/>
          </w:rPr>
          <w:t>5</w:t>
        </w:r>
        <w:r w:rsidR="003D602A" w:rsidRPr="005F7A4D">
          <w:rPr>
            <w:b/>
            <w:bCs/>
            <w:caps/>
            <w:color w:val="000000" w:themeColor="text1"/>
          </w:rPr>
          <w:t xml:space="preserve"> </w:t>
        </w:r>
      </w:ins>
      <w:r w:rsidR="00A32E7B" w:rsidRPr="005F7A4D">
        <w:rPr>
          <w:b/>
          <w:bCs/>
          <w:color w:val="000000" w:themeColor="text1"/>
        </w:rPr>
        <w:t>Выбор метода для решения задачи обнаружения аномалий</w:t>
      </w:r>
      <w:bookmarkEnd w:id="1993"/>
    </w:p>
    <w:p w14:paraId="33A2DF18" w14:textId="51317CFA" w:rsidR="003C5A76" w:rsidRDefault="00845C4A" w:rsidP="00126767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ins w:id="1996" w:author="пользователь Microsoft Office" w:date="2018-05-22T13:53:00Z"/>
          <w:color w:val="000000" w:themeColor="text1"/>
          <w:szCs w:val="28"/>
        </w:rPr>
      </w:pPr>
      <w:ins w:id="1997" w:author="пользователь Microsoft Office" w:date="2018-05-22T13:54:00Z">
        <w:r>
          <w:rPr>
            <w:color w:val="000000" w:themeColor="text1"/>
            <w:szCs w:val="28"/>
          </w:rPr>
          <w:tab/>
        </w:r>
      </w:ins>
      <w:bookmarkStart w:id="1998" w:name="_Toc514773933"/>
      <w:ins w:id="1999" w:author="пользователь Microsoft Office" w:date="2018-05-22T13:53:00Z">
        <w:r w:rsidR="003C5A76">
          <w:rPr>
            <w:color w:val="000000" w:themeColor="text1"/>
            <w:szCs w:val="28"/>
          </w:rPr>
          <w:t>Сделав обзор существующих методов обнаружения аномалий, можно оценить пригодность каждого из них для поставленной задачи.</w:t>
        </w:r>
        <w:bookmarkEnd w:id="1998"/>
      </w:ins>
    </w:p>
    <w:p w14:paraId="0AF64759" w14:textId="7B9BDD2F" w:rsidR="003C5A76" w:rsidRDefault="003C5A76" w:rsidP="00126767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ins w:id="2000" w:author="пользователь Microsoft Office" w:date="2018-05-22T13:58:00Z"/>
          <w:color w:val="000000" w:themeColor="text1"/>
          <w:szCs w:val="28"/>
        </w:rPr>
      </w:pPr>
      <w:ins w:id="2001" w:author="пользователь Microsoft Office" w:date="2018-05-22T13:53:00Z">
        <w:r>
          <w:rPr>
            <w:color w:val="000000" w:themeColor="text1"/>
            <w:szCs w:val="28"/>
          </w:rPr>
          <w:tab/>
        </w:r>
      </w:ins>
      <w:bookmarkStart w:id="2002" w:name="_Toc514773934"/>
      <w:ins w:id="2003" w:author="пользователь Microsoft Office" w:date="2018-05-22T13:56:00Z">
        <w:r w:rsidR="00845C4A">
          <w:rPr>
            <w:color w:val="000000" w:themeColor="text1"/>
            <w:szCs w:val="28"/>
          </w:rPr>
          <w:t>Группа статистически</w:t>
        </w:r>
      </w:ins>
      <w:ins w:id="2004" w:author="пользователь Microsoft Office" w:date="2018-05-22T13:59:00Z">
        <w:r w:rsidR="00512699">
          <w:rPr>
            <w:color w:val="000000" w:themeColor="text1"/>
            <w:szCs w:val="28"/>
          </w:rPr>
          <w:t>х</w:t>
        </w:r>
      </w:ins>
      <w:ins w:id="2005" w:author="пользователь Microsoft Office" w:date="2018-05-22T13:56:00Z">
        <w:r w:rsidR="00845C4A">
          <w:rPr>
            <w:color w:val="000000" w:themeColor="text1"/>
            <w:szCs w:val="28"/>
          </w:rPr>
          <w:t xml:space="preserve"> методов позволяет давать оценку </w:t>
        </w:r>
        <w:proofErr w:type="spellStart"/>
        <w:r w:rsidR="00845C4A">
          <w:rPr>
            <w:color w:val="000000" w:themeColor="text1"/>
            <w:szCs w:val="28"/>
          </w:rPr>
          <w:t>аномальности</w:t>
        </w:r>
        <w:proofErr w:type="spellEnd"/>
        <w:r w:rsidR="00845C4A">
          <w:rPr>
            <w:color w:val="000000" w:themeColor="text1"/>
            <w:szCs w:val="28"/>
          </w:rPr>
          <w:t>, которая выражается в велич</w:t>
        </w:r>
      </w:ins>
      <w:ins w:id="2006" w:author="пользователь Microsoft Office" w:date="2018-05-22T13:57:00Z">
        <w:r w:rsidR="00845C4A">
          <w:rPr>
            <w:color w:val="000000" w:themeColor="text1"/>
            <w:szCs w:val="28"/>
          </w:rPr>
          <w:t>и</w:t>
        </w:r>
      </w:ins>
      <w:ins w:id="2007" w:author="пользователь Microsoft Office" w:date="2018-05-22T13:56:00Z">
        <w:r w:rsidR="00845C4A">
          <w:rPr>
            <w:color w:val="000000" w:themeColor="text1"/>
            <w:szCs w:val="28"/>
          </w:rPr>
          <w:t>не отклонения от распределения</w:t>
        </w:r>
      </w:ins>
      <w:ins w:id="2008" w:author="пользователь Microsoft Office" w:date="2018-05-22T13:57:00Z">
        <w:r w:rsidR="00845C4A">
          <w:rPr>
            <w:color w:val="000000" w:themeColor="text1"/>
            <w:szCs w:val="28"/>
          </w:rPr>
          <w:t>, что является плюсом данных методов для поставленной задачи.</w:t>
        </w:r>
      </w:ins>
      <w:ins w:id="2009" w:author="пользователь Microsoft Office" w:date="2018-05-22T13:56:00Z">
        <w:r w:rsidR="00845C4A">
          <w:rPr>
            <w:color w:val="000000" w:themeColor="text1"/>
            <w:szCs w:val="28"/>
          </w:rPr>
          <w:t xml:space="preserve"> </w:t>
        </w:r>
      </w:ins>
      <w:ins w:id="2010" w:author="пользователь Microsoft Office" w:date="2018-05-22T13:57:00Z">
        <w:r w:rsidR="00845C4A">
          <w:rPr>
            <w:color w:val="000000" w:themeColor="text1"/>
            <w:szCs w:val="28"/>
          </w:rPr>
          <w:t>Но с другой стороны для данной группы</w:t>
        </w:r>
      </w:ins>
      <w:ins w:id="2011" w:author="пользователь Microsoft Office" w:date="2018-05-22T13:54:00Z">
        <w:r w:rsidR="00845C4A">
          <w:rPr>
            <w:color w:val="000000" w:themeColor="text1"/>
            <w:szCs w:val="28"/>
          </w:rPr>
          <w:t xml:space="preserve"> методов требуется начальное знание о распределении данных. </w:t>
        </w:r>
      </w:ins>
      <w:ins w:id="2012" w:author="пользователь Microsoft Office" w:date="2018-05-22T13:55:00Z">
        <w:r w:rsidR="00845C4A">
          <w:rPr>
            <w:color w:val="000000" w:themeColor="text1"/>
            <w:szCs w:val="28"/>
          </w:rPr>
          <w:t>К сожалению, о распределении по собранным данным нам ничего неизвестно</w:t>
        </w:r>
      </w:ins>
      <w:ins w:id="2013" w:author="пользователь Microsoft Office" w:date="2018-05-22T13:58:00Z">
        <w:r w:rsidR="00FE29BA">
          <w:rPr>
            <w:color w:val="000000" w:themeColor="text1"/>
            <w:szCs w:val="28"/>
          </w:rPr>
          <w:t>.</w:t>
        </w:r>
        <w:bookmarkEnd w:id="2002"/>
      </w:ins>
    </w:p>
    <w:p w14:paraId="685D285D" w14:textId="07307368" w:rsidR="00512699" w:rsidRDefault="00512699" w:rsidP="00126767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ins w:id="2014" w:author="пользователь Microsoft Office" w:date="2018-05-22T14:03:00Z"/>
          <w:color w:val="000000" w:themeColor="text1"/>
          <w:szCs w:val="28"/>
        </w:rPr>
      </w:pPr>
      <w:ins w:id="2015" w:author="пользователь Microsoft Office" w:date="2018-05-22T13:58:00Z">
        <w:r>
          <w:rPr>
            <w:color w:val="000000" w:themeColor="text1"/>
            <w:szCs w:val="28"/>
          </w:rPr>
          <w:tab/>
        </w:r>
      </w:ins>
      <w:bookmarkStart w:id="2016" w:name="_Toc514773935"/>
      <w:ins w:id="2017" w:author="пользователь Microsoft Office" w:date="2018-05-22T13:59:00Z">
        <w:r w:rsidR="0055478F">
          <w:rPr>
            <w:color w:val="000000" w:themeColor="text1"/>
            <w:szCs w:val="28"/>
          </w:rPr>
          <w:t>Методы, основанные на кластеризации, в свою очередь, не требуют априорных знаний о наборе данных, но</w:t>
        </w:r>
      </w:ins>
      <w:ins w:id="2018" w:author="пользователь Microsoft Office" w:date="2018-05-22T14:01:00Z">
        <w:r w:rsidR="007C2AC6">
          <w:rPr>
            <w:color w:val="000000" w:themeColor="text1"/>
            <w:szCs w:val="28"/>
          </w:rPr>
          <w:t>,</w:t>
        </w:r>
      </w:ins>
      <w:ins w:id="2019" w:author="пользователь Microsoft Office" w:date="2018-05-22T13:59:00Z">
        <w:r w:rsidR="0055478F">
          <w:rPr>
            <w:color w:val="000000" w:themeColor="text1"/>
            <w:szCs w:val="28"/>
          </w:rPr>
          <w:t xml:space="preserve"> с другой стороны</w:t>
        </w:r>
      </w:ins>
      <w:ins w:id="2020" w:author="пользователь Microsoft Office" w:date="2018-05-22T14:01:00Z">
        <w:r w:rsidR="007C2AC6">
          <w:rPr>
            <w:color w:val="000000" w:themeColor="text1"/>
            <w:szCs w:val="28"/>
          </w:rPr>
          <w:t>,</w:t>
        </w:r>
      </w:ins>
      <w:ins w:id="2021" w:author="пользователь Microsoft Office" w:date="2018-05-22T13:59:00Z">
        <w:r w:rsidR="0055478F">
          <w:rPr>
            <w:color w:val="000000" w:themeColor="text1"/>
            <w:szCs w:val="28"/>
          </w:rPr>
          <w:t xml:space="preserve"> </w:t>
        </w:r>
      </w:ins>
      <w:ins w:id="2022" w:author="пользователь Microsoft Office" w:date="2018-05-22T14:00:00Z">
        <w:r w:rsidR="0055478F">
          <w:rPr>
            <w:color w:val="000000" w:themeColor="text1"/>
            <w:szCs w:val="28"/>
          </w:rPr>
          <w:t xml:space="preserve">не позволяют дать оценку степени </w:t>
        </w:r>
        <w:proofErr w:type="spellStart"/>
        <w:r w:rsidR="0055478F">
          <w:rPr>
            <w:color w:val="000000" w:themeColor="text1"/>
            <w:szCs w:val="28"/>
          </w:rPr>
          <w:t>аномальности</w:t>
        </w:r>
        <w:proofErr w:type="spellEnd"/>
        <w:r w:rsidR="0055478F">
          <w:rPr>
            <w:color w:val="000000" w:themeColor="text1"/>
            <w:szCs w:val="28"/>
          </w:rPr>
          <w:t xml:space="preserve">, а лишь позволяют определить принадлежность </w:t>
        </w:r>
      </w:ins>
      <w:ins w:id="2023" w:author="пользователь Microsoft Office" w:date="2018-05-22T14:01:00Z">
        <w:r w:rsidR="0055478F">
          <w:rPr>
            <w:color w:val="000000" w:themeColor="text1"/>
            <w:szCs w:val="28"/>
          </w:rPr>
          <w:t>к классу аномалий (к примерам, не попавших ни в один кластер).</w:t>
        </w:r>
      </w:ins>
      <w:bookmarkEnd w:id="2016"/>
    </w:p>
    <w:p w14:paraId="1EA39FC4" w14:textId="626CF273" w:rsidR="000E7C80" w:rsidRDefault="000E7C80" w:rsidP="00126767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ins w:id="2024" w:author="пользователь Microsoft Office" w:date="2018-05-22T14:07:00Z"/>
          <w:color w:val="000000" w:themeColor="text1"/>
          <w:szCs w:val="28"/>
        </w:rPr>
      </w:pPr>
      <w:ins w:id="2025" w:author="пользователь Microsoft Office" w:date="2018-05-22T14:03:00Z">
        <w:r>
          <w:rPr>
            <w:color w:val="000000" w:themeColor="text1"/>
            <w:szCs w:val="28"/>
          </w:rPr>
          <w:tab/>
        </w:r>
        <w:bookmarkStart w:id="2026" w:name="_Toc514773936"/>
        <w:proofErr w:type="spellStart"/>
        <w:r>
          <w:rPr>
            <w:color w:val="000000" w:themeColor="text1"/>
            <w:szCs w:val="28"/>
          </w:rPr>
          <w:t>Одноклассовый</w:t>
        </w:r>
        <w:proofErr w:type="spellEnd"/>
        <w:r>
          <w:rPr>
            <w:color w:val="000000" w:themeColor="text1"/>
            <w:szCs w:val="28"/>
          </w:rPr>
          <w:t xml:space="preserve"> метод опорных векторов также не требует априорных сведений о данных</w:t>
        </w:r>
      </w:ins>
      <w:ins w:id="2027" w:author="пользователь Microsoft Office" w:date="2018-05-22T14:05:00Z">
        <w:r w:rsidR="00A64D04">
          <w:rPr>
            <w:color w:val="000000" w:themeColor="text1"/>
            <w:szCs w:val="28"/>
          </w:rPr>
          <w:t xml:space="preserve">, но по результатам своей работы предоставляет </w:t>
        </w:r>
      </w:ins>
      <w:ins w:id="2028" w:author="пользователь Microsoft Office" w:date="2018-05-22T14:06:00Z">
        <w:r w:rsidR="00A64D04">
          <w:rPr>
            <w:color w:val="000000" w:themeColor="text1"/>
            <w:szCs w:val="28"/>
          </w:rPr>
          <w:t xml:space="preserve">для каждого объекта </w:t>
        </w:r>
      </w:ins>
      <w:ins w:id="2029" w:author="пользователь Microsoft Office" w:date="2018-05-22T14:05:00Z">
        <w:r w:rsidR="00A64D04">
          <w:rPr>
            <w:color w:val="000000" w:themeColor="text1"/>
            <w:szCs w:val="28"/>
          </w:rPr>
          <w:t>лишь</w:t>
        </w:r>
      </w:ins>
      <w:ins w:id="2030" w:author="пользователь Microsoft Office" w:date="2018-05-22T14:06:00Z">
        <w:r w:rsidR="00A64D04">
          <w:rPr>
            <w:color w:val="000000" w:themeColor="text1"/>
            <w:szCs w:val="28"/>
          </w:rPr>
          <w:t xml:space="preserve"> маркер успешности отнесения к единственному классу (аномалиями являются </w:t>
        </w:r>
      </w:ins>
      <w:ins w:id="2031" w:author="пользователь Microsoft Office" w:date="2018-05-22T14:07:00Z">
        <w:r w:rsidR="00A64D04">
          <w:rPr>
            <w:color w:val="000000" w:themeColor="text1"/>
            <w:szCs w:val="28"/>
          </w:rPr>
          <w:t>примеры</w:t>
        </w:r>
      </w:ins>
      <w:ins w:id="2032" w:author="пользователь Microsoft Office" w:date="2018-05-22T14:06:00Z">
        <w:r w:rsidR="00A64D04">
          <w:rPr>
            <w:color w:val="000000" w:themeColor="text1"/>
            <w:szCs w:val="28"/>
          </w:rPr>
          <w:t xml:space="preserve">, </w:t>
        </w:r>
      </w:ins>
      <w:ins w:id="2033" w:author="пользователь Microsoft Office" w:date="2018-05-22T14:07:00Z">
        <w:r w:rsidR="00A64D04">
          <w:rPr>
            <w:color w:val="000000" w:themeColor="text1"/>
            <w:szCs w:val="28"/>
          </w:rPr>
          <w:t>которые отнести к этому классу не удалось</w:t>
        </w:r>
      </w:ins>
      <w:ins w:id="2034" w:author="пользователь Microsoft Office" w:date="2018-05-22T14:06:00Z">
        <w:r w:rsidR="00A64D04">
          <w:rPr>
            <w:color w:val="000000" w:themeColor="text1"/>
            <w:szCs w:val="28"/>
          </w:rPr>
          <w:t>)</w:t>
        </w:r>
      </w:ins>
      <w:ins w:id="2035" w:author="пользователь Microsoft Office" w:date="2018-05-22T14:07:00Z">
        <w:r w:rsidR="00A64D04">
          <w:rPr>
            <w:color w:val="000000" w:themeColor="text1"/>
            <w:szCs w:val="28"/>
          </w:rPr>
          <w:t>.</w:t>
        </w:r>
        <w:bookmarkEnd w:id="2026"/>
      </w:ins>
    </w:p>
    <w:p w14:paraId="3702DAD6" w14:textId="2EF9B469" w:rsidR="00D97D3C" w:rsidRDefault="00D97D3C" w:rsidP="00126767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ins w:id="2036" w:author="пользователь Microsoft Office" w:date="2018-05-22T14:13:00Z"/>
          <w:color w:val="000000" w:themeColor="text1"/>
          <w:szCs w:val="28"/>
        </w:rPr>
      </w:pPr>
      <w:ins w:id="2037" w:author="пользователь Microsoft Office" w:date="2018-05-22T14:07:00Z">
        <w:r>
          <w:rPr>
            <w:color w:val="000000" w:themeColor="text1"/>
            <w:szCs w:val="28"/>
          </w:rPr>
          <w:tab/>
        </w:r>
      </w:ins>
      <w:bookmarkStart w:id="2038" w:name="_Toc514773937"/>
      <w:ins w:id="2039" w:author="пользователь Microsoft Office" w:date="2018-05-22T14:11:00Z">
        <w:r w:rsidR="00863619">
          <w:rPr>
            <w:color w:val="000000" w:themeColor="text1"/>
            <w:szCs w:val="28"/>
          </w:rPr>
          <w:t xml:space="preserve">Методы, основанные на применении </w:t>
        </w:r>
        <w:proofErr w:type="spellStart"/>
        <w:r w:rsidR="00863619">
          <w:rPr>
            <w:color w:val="000000" w:themeColor="text1"/>
            <w:szCs w:val="28"/>
          </w:rPr>
          <w:t>репликаторных</w:t>
        </w:r>
        <w:proofErr w:type="spellEnd"/>
        <w:r w:rsidR="00863619">
          <w:rPr>
            <w:color w:val="000000" w:themeColor="text1"/>
            <w:szCs w:val="28"/>
          </w:rPr>
          <w:t xml:space="preserve"> нейронных сетей, помимо отсутствия требования к начальным знания</w:t>
        </w:r>
      </w:ins>
      <w:ins w:id="2040" w:author="пользователь Microsoft Office" w:date="2018-05-22T14:12:00Z">
        <w:r w:rsidR="000E3F3A">
          <w:rPr>
            <w:color w:val="000000" w:themeColor="text1"/>
            <w:szCs w:val="28"/>
          </w:rPr>
          <w:t>м</w:t>
        </w:r>
      </w:ins>
      <w:ins w:id="2041" w:author="пользователь Microsoft Office" w:date="2018-05-22T14:11:00Z">
        <w:r w:rsidR="00863619">
          <w:rPr>
            <w:color w:val="000000" w:themeColor="text1"/>
            <w:szCs w:val="28"/>
          </w:rPr>
          <w:t xml:space="preserve"> о данных, по окончании </w:t>
        </w:r>
      </w:ins>
      <w:ins w:id="2042" w:author="пользователь Microsoft Office" w:date="2018-05-22T14:12:00Z">
        <w:r w:rsidR="006C04F2">
          <w:rPr>
            <w:color w:val="000000" w:themeColor="text1"/>
            <w:szCs w:val="28"/>
          </w:rPr>
          <w:t xml:space="preserve">своей </w:t>
        </w:r>
      </w:ins>
      <w:ins w:id="2043" w:author="пользователь Microsoft Office" w:date="2018-05-22T14:11:00Z">
        <w:r w:rsidR="00863619">
          <w:rPr>
            <w:color w:val="000000" w:themeColor="text1"/>
            <w:szCs w:val="28"/>
          </w:rPr>
          <w:t xml:space="preserve">работы могут давать оценку </w:t>
        </w:r>
        <w:proofErr w:type="spellStart"/>
        <w:r w:rsidR="00863619">
          <w:rPr>
            <w:color w:val="000000" w:themeColor="text1"/>
            <w:szCs w:val="28"/>
          </w:rPr>
          <w:t>аномальности</w:t>
        </w:r>
        <w:proofErr w:type="spellEnd"/>
        <w:r w:rsidR="00863619">
          <w:rPr>
            <w:color w:val="000000" w:themeColor="text1"/>
            <w:szCs w:val="28"/>
          </w:rPr>
          <w:t>, выраженную в ошибке восстановления.</w:t>
        </w:r>
      </w:ins>
      <w:ins w:id="2044" w:author="пользователь Microsoft Office" w:date="2018-05-22T14:13:00Z">
        <w:r w:rsidR="00D00647">
          <w:rPr>
            <w:color w:val="000000" w:themeColor="text1"/>
            <w:szCs w:val="28"/>
          </w:rPr>
          <w:t xml:space="preserve"> Например, </w:t>
        </w:r>
        <w:proofErr w:type="spellStart"/>
        <w:r w:rsidR="00D00647">
          <w:rPr>
            <w:color w:val="000000" w:themeColor="text1"/>
            <w:szCs w:val="28"/>
          </w:rPr>
          <w:t>а</w:t>
        </w:r>
        <w:r w:rsidR="00D00647" w:rsidRPr="005F7A4D">
          <w:rPr>
            <w:color w:val="000000" w:themeColor="text1"/>
            <w:szCs w:val="28"/>
          </w:rPr>
          <w:t>втоэнкодер</w:t>
        </w:r>
        <w:proofErr w:type="spellEnd"/>
        <w:r w:rsidR="00D00647" w:rsidRPr="005F7A4D">
          <w:rPr>
            <w:color w:val="000000" w:themeColor="text1"/>
            <w:szCs w:val="28"/>
          </w:rPr>
          <w:t xml:space="preserve"> уже содержит в себе механизмы сокращения размерности (иногда для этого вводят дополнительные слои), а в итоговом наборе данных ожидается, что будет достаточно большое количество признаков</w:t>
        </w:r>
        <w:r w:rsidR="005F6E33">
          <w:rPr>
            <w:color w:val="000000" w:themeColor="text1"/>
            <w:szCs w:val="28"/>
          </w:rPr>
          <w:t>.</w:t>
        </w:r>
        <w:bookmarkEnd w:id="2038"/>
      </w:ins>
    </w:p>
    <w:p w14:paraId="25F2D642" w14:textId="4449D3BB" w:rsidR="00557730" w:rsidRPr="005F7A4D" w:rsidRDefault="004B4E48" w:rsidP="00126767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ins w:id="2045" w:author="пользователь Microsoft Office" w:date="2018-05-22T14:13:00Z">
        <w:r>
          <w:rPr>
            <w:color w:val="000000" w:themeColor="text1"/>
            <w:szCs w:val="28"/>
          </w:rPr>
          <w:tab/>
        </w:r>
        <w:bookmarkStart w:id="2046" w:name="_Toc514773938"/>
        <w:r>
          <w:rPr>
            <w:color w:val="000000" w:themeColor="text1"/>
            <w:szCs w:val="28"/>
          </w:rPr>
          <w:t xml:space="preserve">Таким образом, выбор был сделан в сторону </w:t>
        </w:r>
        <w:proofErr w:type="spellStart"/>
        <w:r>
          <w:rPr>
            <w:color w:val="000000" w:themeColor="text1"/>
            <w:szCs w:val="28"/>
          </w:rPr>
          <w:t>автоэнкодера</w:t>
        </w:r>
        <w:proofErr w:type="spellEnd"/>
        <w:r>
          <w:rPr>
            <w:color w:val="000000" w:themeColor="text1"/>
            <w:szCs w:val="28"/>
          </w:rPr>
          <w:t>, которы</w:t>
        </w:r>
      </w:ins>
      <w:ins w:id="2047" w:author="пользователь Microsoft Office" w:date="2018-05-22T14:15:00Z">
        <w:r w:rsidR="00D2656C">
          <w:rPr>
            <w:color w:val="000000" w:themeColor="text1"/>
            <w:szCs w:val="28"/>
          </w:rPr>
          <w:t>й</w:t>
        </w:r>
      </w:ins>
      <w:ins w:id="2048" w:author="пользователь Microsoft Office" w:date="2018-05-22T14:13:00Z">
        <w:r>
          <w:rPr>
            <w:color w:val="000000" w:themeColor="text1"/>
            <w:szCs w:val="28"/>
          </w:rPr>
          <w:t xml:space="preserve"> удовл</w:t>
        </w:r>
      </w:ins>
      <w:ins w:id="2049" w:author="пользователь Microsoft Office" w:date="2018-05-22T14:14:00Z">
        <w:r>
          <w:rPr>
            <w:color w:val="000000" w:themeColor="text1"/>
            <w:szCs w:val="28"/>
          </w:rPr>
          <w:t>е</w:t>
        </w:r>
      </w:ins>
      <w:ins w:id="2050" w:author="пользователь Microsoft Office" w:date="2018-05-22T14:13:00Z">
        <w:r>
          <w:rPr>
            <w:color w:val="000000" w:themeColor="text1"/>
            <w:szCs w:val="28"/>
          </w:rPr>
          <w:t>творяет всем заявле</w:t>
        </w:r>
      </w:ins>
      <w:ins w:id="2051" w:author="пользователь Microsoft Office" w:date="2018-05-22T14:14:00Z">
        <w:r>
          <w:rPr>
            <w:color w:val="000000" w:themeColor="text1"/>
            <w:szCs w:val="28"/>
          </w:rPr>
          <w:t>н</w:t>
        </w:r>
      </w:ins>
      <w:ins w:id="2052" w:author="пользователь Microsoft Office" w:date="2018-05-22T14:13:00Z">
        <w:r>
          <w:rPr>
            <w:color w:val="000000" w:themeColor="text1"/>
            <w:szCs w:val="28"/>
          </w:rPr>
          <w:t xml:space="preserve">ным требованиям. </w:t>
        </w:r>
      </w:ins>
      <w:ins w:id="2053" w:author="пользователь Microsoft Office" w:date="2018-05-22T14:14:00Z">
        <w:r>
          <w:rPr>
            <w:color w:val="000000" w:themeColor="text1"/>
            <w:szCs w:val="28"/>
          </w:rPr>
          <w:t xml:space="preserve">Также, предполагается, что </w:t>
        </w:r>
        <w:proofErr w:type="spellStart"/>
        <w:r>
          <w:rPr>
            <w:color w:val="000000" w:themeColor="text1"/>
            <w:szCs w:val="28"/>
          </w:rPr>
          <w:t>автоэнкодер</w:t>
        </w:r>
        <w:proofErr w:type="spellEnd"/>
        <w:r>
          <w:rPr>
            <w:color w:val="000000" w:themeColor="text1"/>
            <w:szCs w:val="28"/>
          </w:rPr>
          <w:t xml:space="preserve"> будет более эффективно работать с данными, так как </w:t>
        </w:r>
        <w:r>
          <w:rPr>
            <w:color w:val="000000" w:themeColor="text1"/>
            <w:szCs w:val="28"/>
          </w:rPr>
          <w:lastRenderedPageBreak/>
          <w:t xml:space="preserve">предположительно они будут содержать большое количество </w:t>
        </w:r>
      </w:ins>
      <w:ins w:id="2054" w:author="пользователь Microsoft Office" w:date="2018-05-22T14:15:00Z">
        <w:r>
          <w:rPr>
            <w:color w:val="000000" w:themeColor="text1"/>
            <w:szCs w:val="28"/>
          </w:rPr>
          <w:t>признаков</w:t>
        </w:r>
      </w:ins>
      <w:ins w:id="2055" w:author="пользователь Microsoft Office" w:date="2018-05-22T14:14:00Z">
        <w:r>
          <w:rPr>
            <w:color w:val="000000" w:themeColor="text1"/>
            <w:szCs w:val="28"/>
          </w:rPr>
          <w:t>.</w:t>
        </w:r>
      </w:ins>
      <w:ins w:id="2056" w:author="пользователь Microsoft Office" w:date="2018-05-22T14:15:00Z">
        <w:r w:rsidR="003448F8">
          <w:rPr>
            <w:color w:val="000000" w:themeColor="text1"/>
            <w:szCs w:val="28"/>
          </w:rPr>
          <w:t xml:space="preserve"> </w:t>
        </w:r>
      </w:ins>
      <w:del w:id="2057" w:author="пользователь Microsoft Office" w:date="2018-05-22T14:15:00Z">
        <w:r w:rsidR="00CF7B51" w:rsidRPr="005F7A4D" w:rsidDel="003448F8">
          <w:rPr>
            <w:i/>
            <w:color w:val="000000" w:themeColor="text1"/>
            <w:szCs w:val="28"/>
          </w:rPr>
          <w:tab/>
        </w:r>
        <w:bookmarkStart w:id="2058" w:name="_Toc512327618"/>
        <w:bookmarkStart w:id="2059" w:name="_Toc513031115"/>
        <w:bookmarkStart w:id="2060" w:name="_Toc513729768"/>
        <w:bookmarkStart w:id="2061" w:name="_Toc514515704"/>
        <w:commentRangeStart w:id="2062"/>
        <w:r w:rsidR="00FC00B0" w:rsidRPr="005F7A4D" w:rsidDel="003448F8">
          <w:rPr>
            <w:color w:val="000000" w:themeColor="text1"/>
            <w:szCs w:val="28"/>
          </w:rPr>
          <w:delText>Для решения задачи обнаружения а</w:delText>
        </w:r>
        <w:r w:rsidR="009E13EA" w:rsidRPr="005F7A4D" w:rsidDel="003448F8">
          <w:rPr>
            <w:color w:val="000000" w:themeColor="text1"/>
            <w:szCs w:val="28"/>
          </w:rPr>
          <w:delText>номалий был выбран автоэнкодер</w:delText>
        </w:r>
        <w:commentRangeEnd w:id="2062"/>
        <w:r w:rsidR="00F20865" w:rsidDel="003448F8">
          <w:rPr>
            <w:rStyle w:val="af3"/>
            <w:rFonts w:asciiTheme="minorHAnsi" w:eastAsiaTheme="minorHAnsi" w:hAnsiTheme="minorHAnsi" w:cstheme="minorBidi"/>
            <w:lang w:eastAsia="en-US"/>
          </w:rPr>
          <w:commentReference w:id="2062"/>
        </w:r>
        <w:r w:rsidR="009E13EA" w:rsidRPr="005F7A4D" w:rsidDel="003448F8">
          <w:rPr>
            <w:color w:val="000000" w:themeColor="text1"/>
            <w:szCs w:val="28"/>
          </w:rPr>
          <w:delText>.</w:delText>
        </w:r>
        <w:bookmarkStart w:id="2063" w:name="_Toc512327619"/>
        <w:bookmarkStart w:id="2064" w:name="_Toc513031116"/>
        <w:bookmarkStart w:id="2065" w:name="_Toc513729769"/>
        <w:bookmarkEnd w:id="2058"/>
        <w:bookmarkEnd w:id="2059"/>
        <w:bookmarkEnd w:id="2060"/>
        <w:r w:rsidR="00346FC4" w:rsidRPr="005F7A4D" w:rsidDel="003448F8">
          <w:rPr>
            <w:color w:val="000000" w:themeColor="text1"/>
            <w:szCs w:val="28"/>
          </w:rPr>
          <w:delText xml:space="preserve"> </w:delText>
        </w:r>
        <w:r w:rsidR="00FC00B0" w:rsidRPr="005F7A4D" w:rsidDel="003448F8">
          <w:rPr>
            <w:color w:val="000000" w:themeColor="text1"/>
            <w:szCs w:val="28"/>
          </w:rPr>
          <w:delText>Эта нейронная сеть</w:delText>
        </w:r>
      </w:del>
      <w:ins w:id="2066" w:author="пользователь Microsoft Office" w:date="2018-05-22T14:16:00Z">
        <w:r w:rsidR="00B61CC3">
          <w:rPr>
            <w:color w:val="000000" w:themeColor="text1"/>
            <w:szCs w:val="28"/>
          </w:rPr>
          <w:t>Помимо прочего,</w:t>
        </w:r>
      </w:ins>
      <w:r w:rsidR="00FC00B0" w:rsidRPr="005F7A4D">
        <w:rPr>
          <w:color w:val="000000" w:themeColor="text1"/>
          <w:szCs w:val="28"/>
        </w:rPr>
        <w:t xml:space="preserve"> </w:t>
      </w:r>
      <w:ins w:id="2067" w:author="пользователь Microsoft Office" w:date="2018-05-22T14:16:00Z">
        <w:r w:rsidR="00B61CC3">
          <w:rPr>
            <w:color w:val="000000" w:themeColor="text1"/>
            <w:szCs w:val="28"/>
          </w:rPr>
          <w:t xml:space="preserve">он </w:t>
        </w:r>
      </w:ins>
      <w:r w:rsidR="00FC00B0" w:rsidRPr="005F7A4D">
        <w:rPr>
          <w:color w:val="000000" w:themeColor="text1"/>
          <w:szCs w:val="28"/>
        </w:rPr>
        <w:t xml:space="preserve">по окончании </w:t>
      </w:r>
      <w:ins w:id="2068" w:author="пользователь Microsoft Office" w:date="2018-05-22T14:16:00Z">
        <w:r w:rsidR="006D3A56">
          <w:rPr>
            <w:color w:val="000000" w:themeColor="text1"/>
            <w:szCs w:val="28"/>
          </w:rPr>
          <w:t xml:space="preserve">своей </w:t>
        </w:r>
      </w:ins>
      <w:r w:rsidR="00FC00B0" w:rsidRPr="005F7A4D">
        <w:rPr>
          <w:color w:val="000000" w:themeColor="text1"/>
          <w:szCs w:val="28"/>
        </w:rPr>
        <w:t>работы отдает набор восстановленных векторов, что предоставляет некую гибкость: можно анализировать как в</w:t>
      </w:r>
      <w:r w:rsidR="008F1ACA" w:rsidRPr="005F7A4D">
        <w:rPr>
          <w:color w:val="000000" w:themeColor="text1"/>
          <w:szCs w:val="28"/>
        </w:rPr>
        <w:t>ектора разностей в</w:t>
      </w:r>
      <w:r w:rsidR="00FC00B0" w:rsidRPr="005F7A4D">
        <w:rPr>
          <w:color w:val="000000" w:themeColor="text1"/>
          <w:szCs w:val="28"/>
        </w:rPr>
        <w:t>ходного и выходного векторов каждого объекта, так и расстояния между этими векторами.</w:t>
      </w:r>
      <w:r w:rsidR="00E92E12" w:rsidRPr="005F7A4D">
        <w:rPr>
          <w:color w:val="000000" w:themeColor="text1"/>
          <w:szCs w:val="28"/>
        </w:rPr>
        <w:t xml:space="preserve"> Анализ векторов разностей, например, может </w:t>
      </w:r>
      <w:r w:rsidR="00824CE2" w:rsidRPr="005F7A4D">
        <w:rPr>
          <w:color w:val="000000" w:themeColor="text1"/>
          <w:szCs w:val="28"/>
        </w:rPr>
        <w:t xml:space="preserve">позволить не просто определять принадлежность объекта к группе аномалий с некой оценкой степени </w:t>
      </w:r>
      <w:proofErr w:type="spellStart"/>
      <w:r w:rsidR="00824CE2" w:rsidRPr="005F7A4D">
        <w:rPr>
          <w:color w:val="000000" w:themeColor="text1"/>
          <w:szCs w:val="28"/>
        </w:rPr>
        <w:t>аномальности</w:t>
      </w:r>
      <w:proofErr w:type="spellEnd"/>
      <w:r w:rsidR="00824CE2" w:rsidRPr="005F7A4D">
        <w:rPr>
          <w:color w:val="000000" w:themeColor="text1"/>
          <w:szCs w:val="28"/>
        </w:rPr>
        <w:t xml:space="preserve">, но и понимать, какие именно компоненты вектора вызвали эту </w:t>
      </w:r>
      <w:proofErr w:type="spellStart"/>
      <w:r w:rsidR="00824CE2" w:rsidRPr="005F7A4D">
        <w:rPr>
          <w:color w:val="000000" w:themeColor="text1"/>
          <w:szCs w:val="28"/>
        </w:rPr>
        <w:t>аномальность</w:t>
      </w:r>
      <w:proofErr w:type="spellEnd"/>
      <w:r w:rsidR="00824CE2" w:rsidRPr="005F7A4D">
        <w:rPr>
          <w:color w:val="000000" w:themeColor="text1"/>
          <w:szCs w:val="28"/>
        </w:rPr>
        <w:t>.</w:t>
      </w:r>
      <w:bookmarkEnd w:id="2046"/>
      <w:bookmarkEnd w:id="2061"/>
      <w:bookmarkEnd w:id="2063"/>
      <w:bookmarkEnd w:id="2064"/>
      <w:bookmarkEnd w:id="2065"/>
    </w:p>
    <w:p w14:paraId="30740C42" w14:textId="4F0A34CD" w:rsidR="00093A7D" w:rsidRPr="005F7A4D" w:rsidDel="002C459A" w:rsidRDefault="00673E25" w:rsidP="00126767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del w:id="2069" w:author="пользователь Microsoft Office" w:date="2018-05-22T14:17:00Z"/>
          <w:color w:val="000000" w:themeColor="text1"/>
          <w:szCs w:val="28"/>
        </w:rPr>
      </w:pPr>
      <w:del w:id="2070" w:author="пользователь Microsoft Office" w:date="2018-05-22T14:17:00Z">
        <w:r w:rsidRPr="005F7A4D" w:rsidDel="002C459A">
          <w:rPr>
            <w:color w:val="000000" w:themeColor="text1"/>
            <w:szCs w:val="28"/>
          </w:rPr>
          <w:tab/>
        </w:r>
        <w:bookmarkStart w:id="2071" w:name="_Toc512327620"/>
        <w:bookmarkStart w:id="2072" w:name="_Toc513031117"/>
        <w:bookmarkStart w:id="2073" w:name="_Toc513729770"/>
        <w:bookmarkStart w:id="2074" w:name="_Toc514515705"/>
        <w:r w:rsidRPr="005F7A4D" w:rsidDel="002C459A">
          <w:rPr>
            <w:color w:val="000000" w:themeColor="text1"/>
            <w:szCs w:val="28"/>
          </w:rPr>
          <w:delText>Помимо этого, автоэнкодер уже содержит в себе механизмы сокращения размерности (иногда для этого вводят дополнительные слои), а в итоговом наборе данных ожидается, что будет достаточно большое количество признаков (</w:delText>
        </w:r>
        <w:commentRangeStart w:id="2075"/>
        <w:r w:rsidRPr="005F7A4D" w:rsidDel="002C459A">
          <w:rPr>
            <w:color w:val="000000" w:themeColor="text1"/>
            <w:szCs w:val="28"/>
          </w:rPr>
          <w:delText>будет требоваться сокращение размерности</w:delText>
        </w:r>
        <w:commentRangeEnd w:id="2075"/>
        <w:r w:rsidR="007F6A4A" w:rsidDel="002C459A">
          <w:rPr>
            <w:rStyle w:val="af3"/>
            <w:rFonts w:asciiTheme="minorHAnsi" w:eastAsiaTheme="minorHAnsi" w:hAnsiTheme="minorHAnsi" w:cstheme="minorBidi"/>
            <w:lang w:eastAsia="en-US"/>
          </w:rPr>
          <w:commentReference w:id="2075"/>
        </w:r>
        <w:r w:rsidRPr="005F7A4D" w:rsidDel="002C459A">
          <w:rPr>
            <w:color w:val="000000" w:themeColor="text1"/>
            <w:szCs w:val="28"/>
          </w:rPr>
          <w:delText>).</w:delText>
        </w:r>
        <w:bookmarkEnd w:id="2071"/>
        <w:bookmarkEnd w:id="2072"/>
        <w:bookmarkEnd w:id="2073"/>
        <w:bookmarkEnd w:id="2074"/>
      </w:del>
    </w:p>
    <w:p w14:paraId="0F8248D1" w14:textId="4C30406F" w:rsidR="003E5142" w:rsidRPr="00AD49A2" w:rsidRDefault="0097596A" w:rsidP="00126767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2076" w:name="_Toc513031118"/>
      <w:bookmarkStart w:id="2077" w:name="_Toc513729771"/>
      <w:bookmarkStart w:id="2078" w:name="_Toc514515706"/>
      <w:bookmarkStart w:id="2079" w:name="_Toc514773939"/>
      <w:r w:rsidRPr="005F7A4D">
        <w:rPr>
          <w:color w:val="000000" w:themeColor="text1"/>
          <w:szCs w:val="28"/>
        </w:rPr>
        <w:t xml:space="preserve">Была составлена </w:t>
      </w:r>
      <w:r w:rsidR="00BF0C89" w:rsidRPr="005F7A4D">
        <w:rPr>
          <w:color w:val="000000" w:themeColor="text1"/>
          <w:szCs w:val="28"/>
        </w:rPr>
        <w:t xml:space="preserve">простая </w:t>
      </w:r>
      <w:r w:rsidRPr="005F7A4D">
        <w:rPr>
          <w:color w:val="000000" w:themeColor="text1"/>
          <w:szCs w:val="28"/>
        </w:rPr>
        <w:t xml:space="preserve">модель </w:t>
      </w:r>
      <w:proofErr w:type="spellStart"/>
      <w:r w:rsidRPr="005F7A4D">
        <w:rPr>
          <w:color w:val="000000" w:themeColor="text1"/>
          <w:szCs w:val="28"/>
        </w:rPr>
        <w:t>автоэнкодера</w:t>
      </w:r>
      <w:proofErr w:type="spellEnd"/>
      <w:r w:rsidR="00196CA8" w:rsidRPr="005F7A4D">
        <w:rPr>
          <w:color w:val="000000" w:themeColor="text1"/>
          <w:szCs w:val="28"/>
        </w:rPr>
        <w:t xml:space="preserve"> (продемонстрирована на рис. 3</w:t>
      </w:r>
      <w:r w:rsidR="00DC25DF" w:rsidRPr="005F7A4D">
        <w:rPr>
          <w:color w:val="000000" w:themeColor="text1"/>
          <w:szCs w:val="28"/>
        </w:rPr>
        <w:t>.2.6.1)</w:t>
      </w:r>
      <w:r w:rsidR="00BF0C89" w:rsidRPr="005F7A4D">
        <w:rPr>
          <w:color w:val="000000" w:themeColor="text1"/>
          <w:szCs w:val="28"/>
        </w:rPr>
        <w:t>, состоящая из трех слоев</w:t>
      </w:r>
      <w:r w:rsidR="005F12E2" w:rsidRPr="005F7A4D">
        <w:rPr>
          <w:color w:val="000000" w:themeColor="text1"/>
          <w:szCs w:val="28"/>
        </w:rPr>
        <w:t>: входной, промежуточный и выходной</w:t>
      </w:r>
      <w:r w:rsidR="00BF0C89" w:rsidRPr="005F7A4D">
        <w:rPr>
          <w:color w:val="000000" w:themeColor="text1"/>
          <w:szCs w:val="28"/>
        </w:rPr>
        <w:t>.</w:t>
      </w:r>
      <w:r w:rsidR="003E5142" w:rsidRPr="005F7A4D">
        <w:rPr>
          <w:color w:val="000000" w:themeColor="text1"/>
          <w:szCs w:val="28"/>
        </w:rPr>
        <w:t xml:space="preserve"> </w:t>
      </w:r>
      <w:commentRangeStart w:id="2080"/>
      <w:r w:rsidR="003E5142" w:rsidRPr="005F7A4D">
        <w:rPr>
          <w:color w:val="000000" w:themeColor="text1"/>
          <w:szCs w:val="28"/>
        </w:rPr>
        <w:t>В качестве функции активации в процессе кодирования</w:t>
      </w:r>
      <w:r w:rsidR="005F12E2" w:rsidRPr="005F7A4D">
        <w:rPr>
          <w:color w:val="000000" w:themeColor="text1"/>
          <w:szCs w:val="28"/>
        </w:rPr>
        <w:t xml:space="preserve"> (переход от входного слоя</w:t>
      </w:r>
      <w:r w:rsidR="00B87240" w:rsidRPr="005F7A4D">
        <w:rPr>
          <w:color w:val="000000" w:themeColor="text1"/>
          <w:szCs w:val="28"/>
        </w:rPr>
        <w:t xml:space="preserve"> к промежуточному</w:t>
      </w:r>
      <w:r w:rsidR="005F12E2" w:rsidRPr="005F7A4D">
        <w:rPr>
          <w:color w:val="000000" w:themeColor="text1"/>
          <w:szCs w:val="28"/>
        </w:rPr>
        <w:t>)</w:t>
      </w:r>
      <w:r w:rsidR="003E5142" w:rsidRPr="005F7A4D">
        <w:rPr>
          <w:color w:val="000000" w:themeColor="text1"/>
          <w:szCs w:val="28"/>
        </w:rPr>
        <w:t xml:space="preserve"> была выбрана </w:t>
      </w:r>
      <w:r w:rsidR="003E5142" w:rsidRPr="005F7A4D">
        <w:rPr>
          <w:color w:val="000000" w:themeColor="text1"/>
          <w:szCs w:val="28"/>
          <w:lang w:val="en-GB"/>
        </w:rPr>
        <w:t>r</w:t>
      </w:r>
      <w:proofErr w:type="spellStart"/>
      <w:r w:rsidR="003E5142" w:rsidRPr="005F7A4D">
        <w:rPr>
          <w:color w:val="000000" w:themeColor="text1"/>
          <w:szCs w:val="28"/>
        </w:rPr>
        <w:t>ectifier</w:t>
      </w:r>
      <w:proofErr w:type="spellEnd"/>
      <w:r w:rsidR="003E5142" w:rsidRPr="005F7A4D">
        <w:rPr>
          <w:color w:val="000000" w:themeColor="text1"/>
          <w:szCs w:val="28"/>
        </w:rPr>
        <w:t xml:space="preserve"> (</w:t>
      </w:r>
      <w:proofErr w:type="spellStart"/>
      <w:r w:rsidR="003E5142" w:rsidRPr="005F7A4D">
        <w:rPr>
          <w:color w:val="000000" w:themeColor="text1"/>
          <w:szCs w:val="28"/>
        </w:rPr>
        <w:t>relu</w:t>
      </w:r>
      <w:proofErr w:type="spellEnd"/>
      <w:r w:rsidR="003E5142" w:rsidRPr="005F7A4D">
        <w:rPr>
          <w:color w:val="000000" w:themeColor="text1"/>
          <w:szCs w:val="28"/>
        </w:rPr>
        <w:t>).</w:t>
      </w:r>
      <w:r w:rsidR="00B87240" w:rsidRPr="005F7A4D">
        <w:rPr>
          <w:color w:val="000000" w:themeColor="text1"/>
          <w:szCs w:val="28"/>
        </w:rPr>
        <w:t xml:space="preserve"> Для процесса декодирования была выбрана функция активации </w:t>
      </w:r>
      <w:proofErr w:type="spellStart"/>
      <w:r w:rsidR="00B87240" w:rsidRPr="005F7A4D">
        <w:rPr>
          <w:color w:val="000000" w:themeColor="text1"/>
          <w:szCs w:val="28"/>
        </w:rPr>
        <w:t>sigmoid</w:t>
      </w:r>
      <w:proofErr w:type="spellEnd"/>
      <w:r w:rsidR="00B87240" w:rsidRPr="005F7A4D">
        <w:rPr>
          <w:color w:val="000000" w:themeColor="text1"/>
          <w:szCs w:val="28"/>
        </w:rPr>
        <w:t xml:space="preserve"> (переход от</w:t>
      </w:r>
      <w:r w:rsidR="00DA041E" w:rsidRPr="005F7A4D">
        <w:rPr>
          <w:color w:val="000000" w:themeColor="text1"/>
          <w:szCs w:val="28"/>
        </w:rPr>
        <w:t xml:space="preserve"> промежуточного слоя к выходному</w:t>
      </w:r>
      <w:r w:rsidR="00B87240" w:rsidRPr="005F7A4D">
        <w:rPr>
          <w:color w:val="000000" w:themeColor="text1"/>
          <w:szCs w:val="28"/>
        </w:rPr>
        <w:t>).</w:t>
      </w:r>
      <w:ins w:id="2081" w:author="пользователь Microsoft Office" w:date="2018-05-22T14:23:00Z">
        <w:r w:rsidR="00B53DF7">
          <w:rPr>
            <w:color w:val="000000" w:themeColor="text1"/>
            <w:szCs w:val="28"/>
          </w:rPr>
          <w:t xml:space="preserve"> Рекомендации</w:t>
        </w:r>
      </w:ins>
      <w:ins w:id="2082" w:author="пользователь Microsoft Office" w:date="2018-05-22T14:24:00Z">
        <w:r w:rsidR="00B53DF7">
          <w:rPr>
            <w:color w:val="000000" w:themeColor="text1"/>
            <w:szCs w:val="28"/>
          </w:rPr>
          <w:t xml:space="preserve"> по выбору данных функций были предоставлены в статье «</w:t>
        </w:r>
        <w:proofErr w:type="spellStart"/>
        <w:r w:rsidR="00B53DF7" w:rsidRPr="00B53DF7">
          <w:rPr>
            <w:color w:val="000000" w:themeColor="text1"/>
            <w:szCs w:val="28"/>
          </w:rPr>
          <w:t>Building</w:t>
        </w:r>
        <w:proofErr w:type="spellEnd"/>
        <w:r w:rsidR="00B53DF7" w:rsidRPr="00B53DF7">
          <w:rPr>
            <w:color w:val="000000" w:themeColor="text1"/>
            <w:szCs w:val="28"/>
          </w:rPr>
          <w:t xml:space="preserve"> </w:t>
        </w:r>
        <w:proofErr w:type="spellStart"/>
        <w:r w:rsidR="00B53DF7" w:rsidRPr="00B53DF7">
          <w:rPr>
            <w:color w:val="000000" w:themeColor="text1"/>
            <w:szCs w:val="28"/>
          </w:rPr>
          <w:t>Autoencoders</w:t>
        </w:r>
        <w:proofErr w:type="spellEnd"/>
        <w:r w:rsidR="00B53DF7" w:rsidRPr="00B53DF7">
          <w:rPr>
            <w:color w:val="000000" w:themeColor="text1"/>
            <w:szCs w:val="28"/>
          </w:rPr>
          <w:t xml:space="preserve"> </w:t>
        </w:r>
        <w:proofErr w:type="spellStart"/>
        <w:r w:rsidR="00B53DF7" w:rsidRPr="00B53DF7">
          <w:rPr>
            <w:color w:val="000000" w:themeColor="text1"/>
            <w:szCs w:val="28"/>
          </w:rPr>
          <w:t>in</w:t>
        </w:r>
        <w:proofErr w:type="spellEnd"/>
        <w:r w:rsidR="00B53DF7" w:rsidRPr="00B53DF7">
          <w:rPr>
            <w:color w:val="000000" w:themeColor="text1"/>
            <w:szCs w:val="28"/>
          </w:rPr>
          <w:t xml:space="preserve"> </w:t>
        </w:r>
        <w:proofErr w:type="spellStart"/>
        <w:r w:rsidR="00B53DF7" w:rsidRPr="00B53DF7">
          <w:rPr>
            <w:color w:val="000000" w:themeColor="text1"/>
            <w:szCs w:val="28"/>
          </w:rPr>
          <w:t>Keras</w:t>
        </w:r>
        <w:proofErr w:type="spellEnd"/>
        <w:r w:rsidR="00B53DF7">
          <w:rPr>
            <w:color w:val="000000" w:themeColor="text1"/>
            <w:szCs w:val="28"/>
          </w:rPr>
          <w:t xml:space="preserve">» </w:t>
        </w:r>
      </w:ins>
      <w:ins w:id="2083" w:author="пользователь Microsoft Office" w:date="2018-05-22T14:25:00Z">
        <w:r w:rsidR="00B53DF7">
          <w:rPr>
            <w:color w:val="000000" w:themeColor="text1"/>
            <w:szCs w:val="28"/>
          </w:rPr>
          <w:fldChar w:fldCharType="begin"/>
        </w:r>
        <w:r w:rsidR="00B53DF7">
          <w:rPr>
            <w:color w:val="000000" w:themeColor="text1"/>
            <w:szCs w:val="28"/>
          </w:rPr>
          <w:instrText xml:space="preserve"> HYPERLINK  \l "S15" </w:instrText>
        </w:r>
        <w:r w:rsidR="00B53DF7">
          <w:rPr>
            <w:color w:val="000000" w:themeColor="text1"/>
            <w:szCs w:val="28"/>
          </w:rPr>
          <w:fldChar w:fldCharType="separate"/>
        </w:r>
        <w:r w:rsidR="00B53DF7" w:rsidRPr="00B53DF7">
          <w:rPr>
            <w:rStyle w:val="aa"/>
            <w:rPrChange w:id="2084" w:author="пользователь Microsoft Office" w:date="2018-05-22T14:24:00Z">
              <w:rPr>
                <w:color w:val="000000" w:themeColor="text1"/>
                <w:szCs w:val="28"/>
                <w:lang w:val="en-US"/>
              </w:rPr>
            </w:rPrChange>
          </w:rPr>
          <w:t>[</w:t>
        </w:r>
        <w:r w:rsidR="00B53DF7" w:rsidRPr="00B53DF7">
          <w:rPr>
            <w:rStyle w:val="aa"/>
            <w:szCs w:val="28"/>
          </w:rPr>
          <w:t>15]</w:t>
        </w:r>
        <w:r w:rsidR="00B53DF7">
          <w:rPr>
            <w:color w:val="000000" w:themeColor="text1"/>
            <w:szCs w:val="28"/>
          </w:rPr>
          <w:fldChar w:fldCharType="end"/>
        </w:r>
      </w:ins>
      <w:ins w:id="2085" w:author="пользователь Microsoft Office" w:date="2018-05-22T14:24:00Z">
        <w:r w:rsidR="00B53DF7">
          <w:rPr>
            <w:color w:val="000000" w:themeColor="text1"/>
            <w:szCs w:val="28"/>
          </w:rPr>
          <w:t>.</w:t>
        </w:r>
      </w:ins>
      <w:ins w:id="2086" w:author="пользователь Microsoft Office" w:date="2018-05-22T14:26:00Z">
        <w:r w:rsidR="00AD49A2">
          <w:rPr>
            <w:color w:val="000000" w:themeColor="text1"/>
            <w:szCs w:val="28"/>
          </w:rPr>
          <w:t xml:space="preserve"> </w:t>
        </w:r>
      </w:ins>
      <w:del w:id="2087" w:author="пользователь Microsoft Office" w:date="2018-05-22T14:26:00Z">
        <w:r w:rsidR="00B87240" w:rsidRPr="005F7A4D" w:rsidDel="00AD49A2">
          <w:rPr>
            <w:color w:val="000000" w:themeColor="text1"/>
            <w:szCs w:val="28"/>
          </w:rPr>
          <w:delText xml:space="preserve"> </w:delText>
        </w:r>
      </w:del>
      <w:r w:rsidR="00B87240" w:rsidRPr="005F7A4D">
        <w:rPr>
          <w:color w:val="000000" w:themeColor="text1"/>
          <w:szCs w:val="28"/>
        </w:rPr>
        <w:t>Количество нейронов</w:t>
      </w:r>
      <w:r w:rsidR="00DD2923" w:rsidRPr="005F7A4D">
        <w:rPr>
          <w:color w:val="000000" w:themeColor="text1"/>
          <w:szCs w:val="28"/>
        </w:rPr>
        <w:t xml:space="preserve"> на входном и выходном слоях равно количеству измерений (</w:t>
      </w:r>
      <w:r w:rsidR="00DD2923" w:rsidRPr="005F7A4D">
        <w:rPr>
          <w:color w:val="000000" w:themeColor="text1"/>
          <w:szCs w:val="28"/>
          <w:lang w:val="en-GB"/>
        </w:rPr>
        <w:t>n</w:t>
      </w:r>
      <w:r w:rsidR="00DD2923" w:rsidRPr="005F7A4D">
        <w:rPr>
          <w:color w:val="000000" w:themeColor="text1"/>
          <w:szCs w:val="28"/>
        </w:rPr>
        <w:t>-грамм). Количество нейронов на промежуточном с</w:t>
      </w:r>
      <w:r w:rsidR="00394BDE" w:rsidRPr="005F7A4D">
        <w:rPr>
          <w:color w:val="000000" w:themeColor="text1"/>
          <w:szCs w:val="28"/>
        </w:rPr>
        <w:t>лое в два раза меньше, чем на в</w:t>
      </w:r>
      <w:r w:rsidR="00DD2923" w:rsidRPr="005F7A4D">
        <w:rPr>
          <w:color w:val="000000" w:themeColor="text1"/>
          <w:szCs w:val="28"/>
        </w:rPr>
        <w:t xml:space="preserve">ходном и выходном (то есть коэффициент сжатия </w:t>
      </w:r>
      <w:ins w:id="2088" w:author="пользователь Microsoft Office" w:date="2018-05-22T14:27:00Z">
        <w:r w:rsidR="00722AA9">
          <w:rPr>
            <w:color w:val="000000" w:themeColor="text1"/>
            <w:szCs w:val="28"/>
          </w:rPr>
          <w:t xml:space="preserve">был выбран </w:t>
        </w:r>
      </w:ins>
      <w:r w:rsidR="00DD2923" w:rsidRPr="005F7A4D">
        <w:rPr>
          <w:color w:val="000000" w:themeColor="text1"/>
          <w:szCs w:val="28"/>
        </w:rPr>
        <w:t>рав</w:t>
      </w:r>
      <w:ins w:id="2089" w:author="пользователь Microsoft Office" w:date="2018-05-22T14:27:00Z">
        <w:r w:rsidR="00722AA9">
          <w:rPr>
            <w:color w:val="000000" w:themeColor="text1"/>
            <w:szCs w:val="28"/>
          </w:rPr>
          <w:t xml:space="preserve">ным </w:t>
        </w:r>
      </w:ins>
      <w:del w:id="2090" w:author="пользователь Microsoft Office" w:date="2018-05-22T14:27:00Z">
        <w:r w:rsidR="00DD2923" w:rsidRPr="005F7A4D" w:rsidDel="00722AA9">
          <w:rPr>
            <w:color w:val="000000" w:themeColor="text1"/>
            <w:szCs w:val="28"/>
          </w:rPr>
          <w:delText xml:space="preserve">ен </w:delText>
        </w:r>
      </w:del>
      <w:r w:rsidR="00DD2923" w:rsidRPr="005F7A4D">
        <w:rPr>
          <w:color w:val="000000" w:themeColor="text1"/>
          <w:szCs w:val="28"/>
        </w:rPr>
        <w:t>2</w:t>
      </w:r>
      <w:ins w:id="2091" w:author="пользователь Microsoft Office" w:date="2018-05-22T14:36:00Z">
        <w:r w:rsidR="009224ED">
          <w:rPr>
            <w:color w:val="000000" w:themeColor="text1"/>
            <w:szCs w:val="28"/>
          </w:rPr>
          <w:t xml:space="preserve"> </w:t>
        </w:r>
        <w:r w:rsidR="009224ED" w:rsidRPr="009224ED">
          <w:rPr>
            <w:color w:val="000000" w:themeColor="text1"/>
            <w:szCs w:val="28"/>
            <w:rPrChange w:id="2092" w:author="пользователь Microsoft Office" w:date="2018-05-22T14:36:00Z">
              <w:rPr>
                <w:color w:val="000000" w:themeColor="text1"/>
                <w:szCs w:val="28"/>
                <w:lang w:val="en-US"/>
              </w:rPr>
            </w:rPrChange>
          </w:rPr>
          <w:t>[</w:t>
        </w:r>
        <w:r w:rsidR="009224ED">
          <w:rPr>
            <w:color w:val="000000" w:themeColor="text1"/>
            <w:szCs w:val="28"/>
          </w:rPr>
          <w:t>23</w:t>
        </w:r>
        <w:r w:rsidR="009224ED" w:rsidRPr="009224ED">
          <w:rPr>
            <w:color w:val="000000" w:themeColor="text1"/>
            <w:szCs w:val="28"/>
            <w:rPrChange w:id="2093" w:author="пользователь Microsoft Office" w:date="2018-05-22T14:36:00Z">
              <w:rPr>
                <w:color w:val="000000" w:themeColor="text1"/>
                <w:szCs w:val="28"/>
                <w:lang w:val="en-US"/>
              </w:rPr>
            </w:rPrChange>
          </w:rPr>
          <w:t>]</w:t>
        </w:r>
      </w:ins>
      <w:r w:rsidR="00DD2923" w:rsidRPr="005F7A4D">
        <w:rPr>
          <w:color w:val="000000" w:themeColor="text1"/>
          <w:szCs w:val="28"/>
        </w:rPr>
        <w:t>).</w:t>
      </w:r>
      <w:bookmarkEnd w:id="2076"/>
      <w:bookmarkEnd w:id="2077"/>
      <w:bookmarkEnd w:id="2078"/>
      <w:commentRangeEnd w:id="2080"/>
      <w:r w:rsidR="007F6A4A">
        <w:rPr>
          <w:rStyle w:val="af3"/>
          <w:rFonts w:asciiTheme="minorHAnsi" w:eastAsiaTheme="minorHAnsi" w:hAnsiTheme="minorHAnsi" w:cstheme="minorBidi"/>
          <w:lang w:eastAsia="en-US"/>
        </w:rPr>
        <w:commentReference w:id="2080"/>
      </w:r>
      <w:bookmarkEnd w:id="2079"/>
    </w:p>
    <w:p w14:paraId="796702E3" w14:textId="2B13D11E" w:rsidR="00BF0C89" w:rsidRPr="005F7A4D" w:rsidRDefault="00BF0C89" w:rsidP="00B5293F">
      <w:pPr>
        <w:pStyle w:val="a3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  <w:lang w:val="en-GB"/>
        </w:rPr>
      </w:pPr>
      <w:bookmarkStart w:id="2094" w:name="_Toc513031119"/>
      <w:bookmarkStart w:id="2095" w:name="_Toc513729772"/>
      <w:bookmarkStart w:id="2096" w:name="_Toc514515707"/>
      <w:bookmarkStart w:id="2097" w:name="_Toc514773940"/>
      <w:r w:rsidRPr="005F7A4D">
        <w:rPr>
          <w:noProof/>
          <w:color w:val="000000" w:themeColor="text1"/>
          <w:szCs w:val="28"/>
        </w:rPr>
        <w:lastRenderedPageBreak/>
        <w:drawing>
          <wp:inline distT="0" distB="0" distL="0" distR="0" wp14:anchorId="1003301C" wp14:editId="0FEC9255">
            <wp:extent cx="4311494" cy="5800948"/>
            <wp:effectExtent l="0" t="0" r="6985" b="0"/>
            <wp:docPr id="8" name="Picture 8" descr="../diploma_defend_1/autoenco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ploma_defend_1/autoencod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686" cy="5802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94"/>
      <w:bookmarkEnd w:id="2095"/>
      <w:bookmarkEnd w:id="2096"/>
      <w:bookmarkEnd w:id="2097"/>
    </w:p>
    <w:p w14:paraId="43927AA2" w14:textId="4E1C4291" w:rsidR="00715799" w:rsidRPr="005F7A4D" w:rsidDel="007711C4" w:rsidRDefault="00196CA8" w:rsidP="00715799">
      <w:pPr>
        <w:pStyle w:val="a3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del w:id="2098" w:author="пользователь Microsoft Office" w:date="2018-05-22T14:39:00Z"/>
          <w:color w:val="000000" w:themeColor="text1"/>
          <w:szCs w:val="28"/>
        </w:rPr>
      </w:pPr>
      <w:bookmarkStart w:id="2099" w:name="_Toc513031120"/>
      <w:bookmarkStart w:id="2100" w:name="_Toc513729773"/>
      <w:bookmarkStart w:id="2101" w:name="_Toc514515708"/>
      <w:bookmarkStart w:id="2102" w:name="_Toc514773941"/>
      <w:r w:rsidRPr="005F7A4D">
        <w:rPr>
          <w:color w:val="000000" w:themeColor="text1"/>
          <w:szCs w:val="28"/>
        </w:rPr>
        <w:t>Рисунок 3</w:t>
      </w:r>
      <w:r w:rsidR="00715799" w:rsidRPr="005F7A4D">
        <w:rPr>
          <w:color w:val="000000" w:themeColor="text1"/>
          <w:szCs w:val="28"/>
        </w:rPr>
        <w:t>.2.6.1</w:t>
      </w:r>
      <w:ins w:id="2103" w:author="пользователь Microsoft Office" w:date="2018-05-22T14:39:00Z">
        <w:r w:rsidR="004839C2">
          <w:rPr>
            <w:color w:val="000000" w:themeColor="text1"/>
            <w:szCs w:val="28"/>
          </w:rPr>
          <w:t>.</w:t>
        </w:r>
      </w:ins>
      <w:del w:id="2104" w:author="пользователь Microsoft Office" w:date="2018-05-22T14:39:00Z">
        <w:r w:rsidR="00715799" w:rsidRPr="005F7A4D" w:rsidDel="004839C2">
          <w:rPr>
            <w:color w:val="000000" w:themeColor="text1"/>
            <w:szCs w:val="28"/>
          </w:rPr>
          <w:delText xml:space="preserve"> —</w:delText>
        </w:r>
      </w:del>
      <w:r w:rsidR="00D34D7C" w:rsidRPr="005F7A4D">
        <w:rPr>
          <w:color w:val="000000" w:themeColor="text1"/>
          <w:szCs w:val="28"/>
        </w:rPr>
        <w:t xml:space="preserve"> </w:t>
      </w:r>
      <w:proofErr w:type="gramStart"/>
      <w:ins w:id="2105" w:author="пользователь Microsoft Office" w:date="2018-05-22T14:39:00Z">
        <w:r w:rsidR="004839C2">
          <w:rPr>
            <w:color w:val="000000" w:themeColor="text1"/>
            <w:szCs w:val="28"/>
          </w:rPr>
          <w:t>С</w:t>
        </w:r>
      </w:ins>
      <w:proofErr w:type="gramEnd"/>
      <w:del w:id="2106" w:author="пользователь Microsoft Office" w:date="2018-05-22T14:39:00Z">
        <w:r w:rsidR="00D34D7C" w:rsidRPr="005F7A4D" w:rsidDel="004839C2">
          <w:rPr>
            <w:color w:val="000000" w:themeColor="text1"/>
            <w:szCs w:val="28"/>
          </w:rPr>
          <w:delText>с</w:delText>
        </w:r>
      </w:del>
      <w:r w:rsidR="00D34D7C" w:rsidRPr="005F7A4D">
        <w:rPr>
          <w:color w:val="000000" w:themeColor="text1"/>
          <w:szCs w:val="28"/>
        </w:rPr>
        <w:t>хематичное</w:t>
      </w:r>
      <w:r w:rsidR="00715799" w:rsidRPr="005F7A4D">
        <w:rPr>
          <w:color w:val="000000" w:themeColor="text1"/>
          <w:szCs w:val="28"/>
        </w:rPr>
        <w:t xml:space="preserve"> изображение модели </w:t>
      </w:r>
      <w:proofErr w:type="spellStart"/>
      <w:r w:rsidR="00715799" w:rsidRPr="005F7A4D">
        <w:rPr>
          <w:color w:val="000000" w:themeColor="text1"/>
          <w:szCs w:val="28"/>
        </w:rPr>
        <w:t>автоэнкодера</w:t>
      </w:r>
      <w:proofErr w:type="spellEnd"/>
      <w:r w:rsidR="00715799" w:rsidRPr="005F7A4D">
        <w:rPr>
          <w:color w:val="000000" w:themeColor="text1"/>
          <w:szCs w:val="28"/>
        </w:rPr>
        <w:t>.</w:t>
      </w:r>
      <w:bookmarkEnd w:id="2099"/>
      <w:bookmarkEnd w:id="2100"/>
      <w:bookmarkEnd w:id="2101"/>
      <w:bookmarkEnd w:id="2102"/>
    </w:p>
    <w:p w14:paraId="20A1BEA2" w14:textId="77777777" w:rsidR="003E22D2" w:rsidRPr="0071110C" w:rsidRDefault="003E22D2">
      <w:pPr>
        <w:pStyle w:val="a3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rPrChange w:id="2107" w:author="пользователь Microsoft Office" w:date="2018-05-22T14:39:00Z">
            <w:rPr>
              <w:rFonts w:ascii="Times New Roman" w:eastAsia="Times New Roman" w:hAnsi="Times New Roman" w:cs="Times New Roman"/>
              <w:b/>
              <w:bCs/>
              <w:caps/>
              <w:color w:val="000000" w:themeColor="text1"/>
              <w:sz w:val="28"/>
              <w:szCs w:val="20"/>
              <w:lang w:eastAsia="ru-RU"/>
            </w:rPr>
          </w:rPrChange>
        </w:rPr>
        <w:pPrChange w:id="2108" w:author="пользователь Microsoft Office" w:date="2018-05-22T14:39:00Z">
          <w:pPr/>
        </w:pPrChange>
      </w:pPr>
      <w:del w:id="2109" w:author="пользователь Microsoft Office" w:date="2018-05-22T14:39:00Z">
        <w:r w:rsidRPr="005F7A4D" w:rsidDel="007711C4">
          <w:br w:type="page"/>
        </w:r>
      </w:del>
    </w:p>
    <w:p w14:paraId="70126299" w14:textId="3E3B96C3" w:rsidR="00557730" w:rsidRPr="005F7A4D" w:rsidRDefault="00196CA8" w:rsidP="00557730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2110" w:name="_Toc514773942"/>
      <w:r w:rsidRPr="005F7A4D">
        <w:rPr>
          <w:b/>
          <w:bCs/>
          <w:caps/>
          <w:color w:val="000000" w:themeColor="text1"/>
        </w:rPr>
        <w:t>3</w:t>
      </w:r>
      <w:r w:rsidR="00C873F4" w:rsidRPr="005F7A4D">
        <w:rPr>
          <w:b/>
          <w:bCs/>
          <w:caps/>
          <w:color w:val="000000" w:themeColor="text1"/>
        </w:rPr>
        <w:t>.3</w:t>
      </w:r>
      <w:r w:rsidR="00557730" w:rsidRPr="005F7A4D">
        <w:rPr>
          <w:b/>
          <w:bCs/>
          <w:caps/>
          <w:color w:val="000000" w:themeColor="text1"/>
        </w:rPr>
        <w:t xml:space="preserve"> </w:t>
      </w:r>
      <w:r w:rsidR="006F682A" w:rsidRPr="005F7A4D">
        <w:rPr>
          <w:b/>
          <w:bCs/>
          <w:color w:val="000000" w:themeColor="text1"/>
        </w:rPr>
        <w:t>Задача подготовки данных</w:t>
      </w:r>
      <w:bookmarkEnd w:id="2110"/>
    </w:p>
    <w:p w14:paraId="12741ABD" w14:textId="1AC101F8" w:rsidR="00B31659" w:rsidRPr="005F7A4D" w:rsidRDefault="00011811" w:rsidP="008C5D3B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2111" w:name="_Toc512327622"/>
      <w:bookmarkStart w:id="2112" w:name="_Toc513031122"/>
      <w:bookmarkStart w:id="2113" w:name="_Toc513729775"/>
      <w:bookmarkStart w:id="2114" w:name="_Toc514515710"/>
      <w:bookmarkStart w:id="2115" w:name="_Toc514773943"/>
      <w:r w:rsidRPr="005F7A4D">
        <w:rPr>
          <w:color w:val="000000" w:themeColor="text1"/>
          <w:szCs w:val="28"/>
        </w:rPr>
        <w:t xml:space="preserve">Поскольку </w:t>
      </w:r>
      <w:r w:rsidR="00A533B3" w:rsidRPr="005F7A4D">
        <w:rPr>
          <w:color w:val="000000" w:themeColor="text1"/>
          <w:szCs w:val="28"/>
        </w:rPr>
        <w:t>большинство алгоритмов машинного обучения (в том числе и выбранный для решения задачи обнаружения аномалий</w:t>
      </w:r>
      <w:r w:rsidR="006346AD" w:rsidRPr="005F7A4D">
        <w:rPr>
          <w:color w:val="000000" w:themeColor="text1"/>
          <w:szCs w:val="28"/>
        </w:rPr>
        <w:t xml:space="preserve"> </w:t>
      </w:r>
      <w:proofErr w:type="spellStart"/>
      <w:r w:rsidR="006346AD" w:rsidRPr="005F7A4D">
        <w:rPr>
          <w:color w:val="000000" w:themeColor="text1"/>
          <w:szCs w:val="28"/>
        </w:rPr>
        <w:t>автоэнкодер</w:t>
      </w:r>
      <w:proofErr w:type="spellEnd"/>
      <w:r w:rsidR="00A533B3" w:rsidRPr="005F7A4D">
        <w:rPr>
          <w:color w:val="000000" w:themeColor="text1"/>
          <w:szCs w:val="28"/>
        </w:rPr>
        <w:t>)</w:t>
      </w:r>
      <w:r w:rsidR="006346AD" w:rsidRPr="005F7A4D">
        <w:rPr>
          <w:color w:val="000000" w:themeColor="text1"/>
          <w:szCs w:val="28"/>
        </w:rPr>
        <w:t xml:space="preserve"> тре</w:t>
      </w:r>
      <w:r w:rsidR="00CC70FC" w:rsidRPr="005F7A4D">
        <w:rPr>
          <w:color w:val="000000" w:themeColor="text1"/>
          <w:szCs w:val="28"/>
        </w:rPr>
        <w:t>буе</w:t>
      </w:r>
      <w:r w:rsidR="006346AD" w:rsidRPr="005F7A4D">
        <w:rPr>
          <w:color w:val="000000" w:themeColor="text1"/>
          <w:szCs w:val="28"/>
        </w:rPr>
        <w:t>т на вход набор данных в виде набора векторов</w:t>
      </w:r>
      <w:r w:rsidR="00C157BB" w:rsidRPr="005F7A4D">
        <w:rPr>
          <w:color w:val="000000" w:themeColor="text1"/>
          <w:szCs w:val="28"/>
        </w:rPr>
        <w:t xml:space="preserve"> (вектора соответствуют объектам, а компоненты векторов </w:t>
      </w:r>
      <w:r w:rsidR="004C42A0" w:rsidRPr="005F7A4D">
        <w:rPr>
          <w:color w:val="000000" w:themeColor="text1"/>
          <w:szCs w:val="28"/>
        </w:rPr>
        <w:t xml:space="preserve">— </w:t>
      </w:r>
      <w:r w:rsidR="00C157BB" w:rsidRPr="005F7A4D">
        <w:rPr>
          <w:color w:val="000000" w:themeColor="text1"/>
          <w:szCs w:val="28"/>
        </w:rPr>
        <w:t>признакам)</w:t>
      </w:r>
      <w:r w:rsidR="003F0132" w:rsidRPr="005F7A4D">
        <w:rPr>
          <w:color w:val="000000" w:themeColor="text1"/>
          <w:szCs w:val="28"/>
        </w:rPr>
        <w:t>, встает задача</w:t>
      </w:r>
      <w:r w:rsidR="006346AD" w:rsidRPr="005F7A4D">
        <w:rPr>
          <w:color w:val="000000" w:themeColor="text1"/>
          <w:szCs w:val="28"/>
        </w:rPr>
        <w:t xml:space="preserve"> подготовки исходных данных</w:t>
      </w:r>
      <w:r w:rsidR="00D7180D" w:rsidRPr="005F7A4D">
        <w:rPr>
          <w:color w:val="000000" w:themeColor="text1"/>
          <w:szCs w:val="28"/>
        </w:rPr>
        <w:t>, в т. ч.</w:t>
      </w:r>
      <w:r w:rsidR="009B3416" w:rsidRPr="005F7A4D">
        <w:rPr>
          <w:color w:val="000000" w:themeColor="text1"/>
          <w:szCs w:val="28"/>
        </w:rPr>
        <w:t xml:space="preserve"> формирования признаков</w:t>
      </w:r>
      <w:r w:rsidR="007E0C5D" w:rsidRPr="005F7A4D">
        <w:rPr>
          <w:color w:val="000000" w:themeColor="text1"/>
          <w:szCs w:val="28"/>
        </w:rPr>
        <w:t xml:space="preserve"> — </w:t>
      </w:r>
      <w:r w:rsidR="00E868CD" w:rsidRPr="005F7A4D">
        <w:rPr>
          <w:color w:val="000000" w:themeColor="text1"/>
          <w:szCs w:val="28"/>
        </w:rPr>
        <w:t>формирования векторного представления</w:t>
      </w:r>
      <w:r w:rsidR="00447D98" w:rsidRPr="005F7A4D">
        <w:rPr>
          <w:color w:val="000000" w:themeColor="text1"/>
          <w:szCs w:val="28"/>
        </w:rPr>
        <w:t xml:space="preserve"> дерева разбора </w:t>
      </w:r>
      <w:r w:rsidR="00447D98" w:rsidRPr="005F7A4D">
        <w:rPr>
          <w:color w:val="000000" w:themeColor="text1"/>
          <w:szCs w:val="28"/>
          <w:lang w:val="en-GB"/>
        </w:rPr>
        <w:t>PSI</w:t>
      </w:r>
      <w:r w:rsidR="00447D98" w:rsidRPr="005F7A4D">
        <w:rPr>
          <w:color w:val="000000" w:themeColor="text1"/>
          <w:szCs w:val="28"/>
        </w:rPr>
        <w:t xml:space="preserve"> и </w:t>
      </w:r>
      <w:r w:rsidR="00447D98" w:rsidRPr="005F7A4D">
        <w:rPr>
          <w:color w:val="000000" w:themeColor="text1"/>
          <w:szCs w:val="28"/>
          <w:lang w:val="en-GB"/>
        </w:rPr>
        <w:t>JVM</w:t>
      </w:r>
      <w:r w:rsidR="00447D98" w:rsidRPr="005F7A4D">
        <w:rPr>
          <w:color w:val="000000" w:themeColor="text1"/>
          <w:szCs w:val="28"/>
        </w:rPr>
        <w:t xml:space="preserve"> байт-</w:t>
      </w:r>
      <w:r w:rsidR="00210B2F" w:rsidRPr="005F7A4D">
        <w:rPr>
          <w:color w:val="000000" w:themeColor="text1"/>
          <w:szCs w:val="28"/>
        </w:rPr>
        <w:t>кода.</w:t>
      </w:r>
      <w:bookmarkEnd w:id="2111"/>
      <w:bookmarkEnd w:id="2112"/>
      <w:bookmarkEnd w:id="2113"/>
      <w:bookmarkEnd w:id="2114"/>
      <w:bookmarkEnd w:id="2115"/>
    </w:p>
    <w:p w14:paraId="370BF3DC" w14:textId="77777777" w:rsidR="00721D61" w:rsidRDefault="00721D61">
      <w:pPr>
        <w:rPr>
          <w:ins w:id="2116" w:author="пользователь Microsoft Office" w:date="2018-05-22T17:11:00Z"/>
          <w:rFonts w:ascii="Times New Roman" w:eastAsia="Times New Roman" w:hAnsi="Times New Roman" w:cs="Times New Roman"/>
          <w:b/>
          <w:bCs/>
          <w:caps/>
          <w:color w:val="000000" w:themeColor="text1"/>
          <w:sz w:val="28"/>
          <w:szCs w:val="20"/>
          <w:lang w:eastAsia="ru-RU"/>
        </w:rPr>
      </w:pPr>
      <w:ins w:id="2117" w:author="пользователь Microsoft Office" w:date="2018-05-22T17:11:00Z">
        <w:r>
          <w:rPr>
            <w:b/>
            <w:bCs/>
            <w:caps/>
            <w:color w:val="000000" w:themeColor="text1"/>
          </w:rPr>
          <w:br w:type="page"/>
        </w:r>
      </w:ins>
    </w:p>
    <w:p w14:paraId="0915DDC7" w14:textId="2968DDA6" w:rsidR="00B31659" w:rsidRPr="005F7A4D" w:rsidRDefault="00196CA8" w:rsidP="00B31659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2118" w:name="_Toc514773944"/>
      <w:r w:rsidRPr="005F7A4D">
        <w:rPr>
          <w:b/>
          <w:bCs/>
          <w:caps/>
          <w:color w:val="000000" w:themeColor="text1"/>
        </w:rPr>
        <w:lastRenderedPageBreak/>
        <w:t>3</w:t>
      </w:r>
      <w:r w:rsidR="00C873F4" w:rsidRPr="005F7A4D">
        <w:rPr>
          <w:b/>
          <w:bCs/>
          <w:caps/>
          <w:color w:val="000000" w:themeColor="text1"/>
        </w:rPr>
        <w:t>.3.1</w:t>
      </w:r>
      <w:r w:rsidR="00B31659" w:rsidRPr="005F7A4D">
        <w:rPr>
          <w:b/>
          <w:bCs/>
          <w:caps/>
          <w:color w:val="000000" w:themeColor="text1"/>
        </w:rPr>
        <w:t xml:space="preserve"> </w:t>
      </w:r>
      <w:r w:rsidR="00B31659" w:rsidRPr="005F7A4D">
        <w:rPr>
          <w:b/>
          <w:bCs/>
          <w:color w:val="000000" w:themeColor="text1"/>
        </w:rPr>
        <w:t xml:space="preserve">Выбор способа </w:t>
      </w:r>
      <w:r w:rsidR="006B24C0" w:rsidRPr="005F7A4D">
        <w:rPr>
          <w:b/>
          <w:bCs/>
          <w:color w:val="000000" w:themeColor="text1"/>
        </w:rPr>
        <w:t>векторного представления</w:t>
      </w:r>
      <w:r w:rsidR="00B31659" w:rsidRPr="005F7A4D">
        <w:rPr>
          <w:b/>
          <w:bCs/>
          <w:color w:val="000000" w:themeColor="text1"/>
        </w:rPr>
        <w:t xml:space="preserve"> дерева разбора </w:t>
      </w:r>
      <w:r w:rsidR="00B31659" w:rsidRPr="005F7A4D">
        <w:rPr>
          <w:b/>
          <w:bCs/>
          <w:color w:val="000000" w:themeColor="text1"/>
          <w:lang w:val="en-GB"/>
        </w:rPr>
        <w:t>PSI</w:t>
      </w:r>
      <w:r w:rsidR="00B31659" w:rsidRPr="005F7A4D">
        <w:rPr>
          <w:b/>
          <w:bCs/>
          <w:color w:val="000000" w:themeColor="text1"/>
        </w:rPr>
        <w:t xml:space="preserve"> и </w:t>
      </w:r>
      <w:r w:rsidR="00B31659" w:rsidRPr="005F7A4D">
        <w:rPr>
          <w:b/>
          <w:bCs/>
          <w:color w:val="000000" w:themeColor="text1"/>
          <w:lang w:val="en-GB"/>
        </w:rPr>
        <w:t>JVM</w:t>
      </w:r>
      <w:r w:rsidR="00B31659" w:rsidRPr="005F7A4D">
        <w:rPr>
          <w:b/>
          <w:bCs/>
          <w:color w:val="000000" w:themeColor="text1"/>
        </w:rPr>
        <w:t xml:space="preserve"> байт-кода</w:t>
      </w:r>
      <w:bookmarkEnd w:id="2118"/>
    </w:p>
    <w:p w14:paraId="06EF720D" w14:textId="28C33AEF" w:rsidR="00F83B1E" w:rsidRDefault="0034499E" w:rsidP="00F83B1E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ins w:id="2119" w:author="пользователь Microsoft Office" w:date="2018-05-22T17:13:00Z"/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2120" w:name="_Toc514515712"/>
      <w:bookmarkStart w:id="2121" w:name="_Toc512327624"/>
      <w:bookmarkStart w:id="2122" w:name="_Toc513031124"/>
      <w:bookmarkStart w:id="2123" w:name="_Toc513729777"/>
      <w:bookmarkStart w:id="2124" w:name="_Toc514773945"/>
      <w:commentRangeStart w:id="2125"/>
      <w:r w:rsidR="00CB1F8C" w:rsidRPr="005F7A4D">
        <w:rPr>
          <w:color w:val="000000" w:themeColor="text1"/>
          <w:szCs w:val="28"/>
        </w:rPr>
        <w:t xml:space="preserve">Для </w:t>
      </w:r>
      <w:r w:rsidR="00803803" w:rsidRPr="005F7A4D">
        <w:rPr>
          <w:color w:val="000000" w:themeColor="text1"/>
          <w:szCs w:val="28"/>
        </w:rPr>
        <w:t>формирования векторного представления</w:t>
      </w:r>
      <w:r w:rsidR="00CB1F8C" w:rsidRPr="005F7A4D">
        <w:rPr>
          <w:color w:val="000000" w:themeColor="text1"/>
          <w:szCs w:val="28"/>
        </w:rPr>
        <w:t xml:space="preserve"> </w:t>
      </w:r>
      <w:r w:rsidR="001A1967" w:rsidRPr="005F7A4D">
        <w:rPr>
          <w:color w:val="000000" w:themeColor="text1"/>
          <w:szCs w:val="28"/>
        </w:rPr>
        <w:t xml:space="preserve">дерева разбора </w:t>
      </w:r>
      <w:r w:rsidR="001A1967" w:rsidRPr="005F7A4D">
        <w:rPr>
          <w:color w:val="000000" w:themeColor="text1"/>
          <w:szCs w:val="28"/>
          <w:lang w:val="en-GB"/>
        </w:rPr>
        <w:t>PSI</w:t>
      </w:r>
      <w:r w:rsidR="001A1967" w:rsidRPr="005F7A4D">
        <w:rPr>
          <w:color w:val="000000" w:themeColor="text1"/>
          <w:szCs w:val="28"/>
        </w:rPr>
        <w:t xml:space="preserve"> и </w:t>
      </w:r>
      <w:r w:rsidR="001A1967" w:rsidRPr="005F7A4D">
        <w:rPr>
          <w:color w:val="000000" w:themeColor="text1"/>
          <w:szCs w:val="28"/>
          <w:lang w:val="en-GB"/>
        </w:rPr>
        <w:t>JVM</w:t>
      </w:r>
      <w:r w:rsidR="001A1967" w:rsidRPr="005F7A4D">
        <w:rPr>
          <w:color w:val="000000" w:themeColor="text1"/>
          <w:szCs w:val="28"/>
        </w:rPr>
        <w:t xml:space="preserve"> байт-кода было выбрано разложение их на </w:t>
      </w:r>
      <w:r w:rsidR="001A1967" w:rsidRPr="005F7A4D">
        <w:rPr>
          <w:color w:val="000000" w:themeColor="text1"/>
          <w:szCs w:val="28"/>
          <w:lang w:val="en-GB"/>
        </w:rPr>
        <w:t>n</w:t>
      </w:r>
      <w:r w:rsidR="001A1967" w:rsidRPr="005F7A4D">
        <w:rPr>
          <w:color w:val="000000" w:themeColor="text1"/>
          <w:szCs w:val="28"/>
        </w:rPr>
        <w:t>-граммы</w:t>
      </w:r>
      <w:r w:rsidR="00535290" w:rsidRPr="005F7A4D">
        <w:rPr>
          <w:color w:val="000000" w:themeColor="text1"/>
          <w:szCs w:val="28"/>
        </w:rPr>
        <w:t>.</w:t>
      </w:r>
      <w:r w:rsidR="00545D52" w:rsidRPr="005F7A4D">
        <w:rPr>
          <w:color w:val="000000" w:themeColor="text1"/>
          <w:szCs w:val="28"/>
        </w:rPr>
        <w:t xml:space="preserve"> </w:t>
      </w:r>
      <w:commentRangeEnd w:id="2125"/>
      <w:r w:rsidR="007F6A4A">
        <w:rPr>
          <w:rStyle w:val="af3"/>
          <w:rFonts w:asciiTheme="minorHAnsi" w:eastAsiaTheme="minorHAnsi" w:hAnsiTheme="minorHAnsi" w:cstheme="minorBidi"/>
          <w:lang w:eastAsia="en-US"/>
        </w:rPr>
        <w:commentReference w:id="2125"/>
      </w:r>
      <w:r w:rsidR="00545D52" w:rsidRPr="005F7A4D">
        <w:rPr>
          <w:color w:val="000000" w:themeColor="text1"/>
          <w:szCs w:val="28"/>
        </w:rPr>
        <w:t xml:space="preserve">В отличие от </w:t>
      </w:r>
      <w:r w:rsidR="00170127" w:rsidRPr="005F7A4D">
        <w:rPr>
          <w:color w:val="000000" w:themeColor="text1"/>
          <w:szCs w:val="28"/>
        </w:rPr>
        <w:t xml:space="preserve">выделения признаков ручным образом такой способ кодирования дерева и списка </w:t>
      </w:r>
      <w:commentRangeStart w:id="2126"/>
      <w:r w:rsidR="00170127" w:rsidRPr="005F7A4D">
        <w:rPr>
          <w:color w:val="000000" w:themeColor="text1"/>
          <w:szCs w:val="28"/>
        </w:rPr>
        <w:t>позволяет выявлять в том числе и неявны</w:t>
      </w:r>
      <w:del w:id="2127" w:author="Timofey Bryksin" w:date="2018-05-20T22:21:00Z">
        <w:r w:rsidR="00170127" w:rsidRPr="005F7A4D" w:rsidDel="007F6A4A">
          <w:rPr>
            <w:color w:val="000000" w:themeColor="text1"/>
            <w:szCs w:val="28"/>
          </w:rPr>
          <w:delText>й</w:delText>
        </w:r>
      </w:del>
      <w:ins w:id="2128" w:author="Timofey Bryksin" w:date="2018-05-20T22:21:00Z">
        <w:r w:rsidR="007F6A4A">
          <w:rPr>
            <w:color w:val="000000" w:themeColor="text1"/>
            <w:szCs w:val="28"/>
          </w:rPr>
          <w:t>е</w:t>
        </w:r>
      </w:ins>
      <w:r w:rsidR="00170127" w:rsidRPr="005F7A4D">
        <w:rPr>
          <w:color w:val="000000" w:themeColor="text1"/>
          <w:szCs w:val="28"/>
        </w:rPr>
        <w:t xml:space="preserve"> признаки</w:t>
      </w:r>
      <w:commentRangeEnd w:id="2126"/>
      <w:r w:rsidR="007F6A4A">
        <w:rPr>
          <w:rStyle w:val="af3"/>
          <w:rFonts w:asciiTheme="minorHAnsi" w:eastAsiaTheme="minorHAnsi" w:hAnsiTheme="minorHAnsi" w:cstheme="minorBidi"/>
          <w:lang w:eastAsia="en-US"/>
        </w:rPr>
        <w:commentReference w:id="2126"/>
      </w:r>
      <w:ins w:id="2129" w:author="пользователь Microsoft Office" w:date="2018-05-22T14:48:00Z">
        <w:r w:rsidR="0071110C">
          <w:rPr>
            <w:color w:val="000000" w:themeColor="text1"/>
            <w:szCs w:val="28"/>
          </w:rPr>
          <w:t xml:space="preserve"> (например, </w:t>
        </w:r>
        <w:r w:rsidR="00745710">
          <w:rPr>
            <w:color w:val="000000" w:themeColor="text1"/>
            <w:szCs w:val="28"/>
          </w:rPr>
          <w:t>стоящие на определенном расстоянии две конструкции цикла</w:t>
        </w:r>
        <w:r w:rsidR="0071110C">
          <w:rPr>
            <w:color w:val="000000" w:themeColor="text1"/>
            <w:szCs w:val="28"/>
          </w:rPr>
          <w:t>)</w:t>
        </w:r>
      </w:ins>
      <w:r w:rsidR="00170127" w:rsidRPr="005F7A4D">
        <w:rPr>
          <w:color w:val="000000" w:themeColor="text1"/>
          <w:szCs w:val="28"/>
        </w:rPr>
        <w:t>, которые сложно интерпретировать</w:t>
      </w:r>
      <w:r w:rsidR="00CC51E1" w:rsidRPr="005F7A4D">
        <w:rPr>
          <w:color w:val="000000" w:themeColor="text1"/>
          <w:szCs w:val="28"/>
        </w:rPr>
        <w:t xml:space="preserve"> и описать ручным образом</w:t>
      </w:r>
      <w:r w:rsidR="00B028AC" w:rsidRPr="005F7A4D">
        <w:rPr>
          <w:color w:val="000000" w:themeColor="text1"/>
          <w:szCs w:val="28"/>
        </w:rPr>
        <w:t xml:space="preserve"> (для </w:t>
      </w:r>
      <w:r w:rsidR="00B028AC" w:rsidRPr="005F7A4D">
        <w:rPr>
          <w:color w:val="000000" w:themeColor="text1"/>
          <w:szCs w:val="28"/>
          <w:lang w:val="en-GB"/>
        </w:rPr>
        <w:t>n</w:t>
      </w:r>
      <w:r w:rsidR="00B028AC" w:rsidRPr="00CC0463">
        <w:rPr>
          <w:color w:val="000000" w:themeColor="text1"/>
          <w:szCs w:val="28"/>
        </w:rPr>
        <w:t>-</w:t>
      </w:r>
      <w:r w:rsidR="00D951FF" w:rsidRPr="005F7A4D">
        <w:rPr>
          <w:color w:val="000000" w:themeColor="text1"/>
          <w:szCs w:val="28"/>
        </w:rPr>
        <w:t>грамм</w:t>
      </w:r>
      <w:r w:rsidR="00B028AC" w:rsidRPr="005F7A4D">
        <w:rPr>
          <w:color w:val="000000" w:themeColor="text1"/>
          <w:szCs w:val="28"/>
        </w:rPr>
        <w:t xml:space="preserve"> с </w:t>
      </w:r>
      <m:oMath>
        <m:r>
          <w:rPr>
            <w:rFonts w:ascii="Cambria Math" w:hAnsi="Cambria Math"/>
            <w:color w:val="000000" w:themeColor="text1"/>
            <w:szCs w:val="28"/>
          </w:rPr>
          <m:t>n≥2</m:t>
        </m:r>
      </m:oMath>
      <w:r w:rsidR="00B028AC" w:rsidRPr="005F7A4D">
        <w:rPr>
          <w:color w:val="000000" w:themeColor="text1"/>
          <w:szCs w:val="28"/>
        </w:rPr>
        <w:t>)</w:t>
      </w:r>
      <w:r w:rsidR="00170127" w:rsidRPr="005F7A4D">
        <w:rPr>
          <w:color w:val="000000" w:themeColor="text1"/>
          <w:szCs w:val="28"/>
        </w:rPr>
        <w:t>, но которые могут внести существенный вклад в формирование аномалии.</w:t>
      </w:r>
      <w:bookmarkEnd w:id="2120"/>
      <w:bookmarkEnd w:id="2124"/>
    </w:p>
    <w:p w14:paraId="3444F836" w14:textId="3B8E1B50" w:rsidR="00F83B1E" w:rsidRDefault="00F83B1E" w:rsidP="008C5D3B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ins w:id="2130" w:author="пользователь Microsoft Office" w:date="2018-05-22T14:49:00Z"/>
          <w:color w:val="000000" w:themeColor="text1"/>
          <w:szCs w:val="28"/>
        </w:rPr>
      </w:pPr>
      <w:ins w:id="2131" w:author="пользователь Microsoft Office" w:date="2018-05-22T17:13:00Z">
        <w:r>
          <w:rPr>
            <w:color w:val="000000" w:themeColor="text1"/>
            <w:szCs w:val="28"/>
          </w:rPr>
          <w:tab/>
        </w:r>
        <w:bookmarkStart w:id="2132" w:name="_Toc514773946"/>
        <w:r>
          <w:rPr>
            <w:color w:val="000000" w:themeColor="text1"/>
            <w:szCs w:val="28"/>
          </w:rPr>
          <w:t>В работе «</w:t>
        </w:r>
        <w:r w:rsidRPr="00600A1A">
          <w:rPr>
            <w:color w:val="000000" w:themeColor="text1"/>
          </w:rPr>
          <w:t xml:space="preserve">Детектор аномалий в программах на языке </w:t>
        </w:r>
        <w:proofErr w:type="spellStart"/>
        <w:r w:rsidRPr="00600A1A">
          <w:rPr>
            <w:color w:val="000000" w:themeColor="text1"/>
          </w:rPr>
          <w:t>Kotlin</w:t>
        </w:r>
        <w:proofErr w:type="spellEnd"/>
        <w:r>
          <w:rPr>
            <w:color w:val="000000" w:themeColor="text1"/>
            <w:szCs w:val="28"/>
          </w:rPr>
          <w:t xml:space="preserve">», о которой было упомянуто в главе 2, использовался подход с </w:t>
        </w:r>
      </w:ins>
      <w:ins w:id="2133" w:author="пользователь Microsoft Office" w:date="2018-05-22T17:14:00Z">
        <w:r>
          <w:rPr>
            <w:color w:val="000000" w:themeColor="text1"/>
            <w:szCs w:val="28"/>
          </w:rPr>
          <w:t xml:space="preserve">явным </w:t>
        </w:r>
      </w:ins>
      <w:ins w:id="2134" w:author="пользователь Microsoft Office" w:date="2018-05-22T17:13:00Z">
        <w:r>
          <w:rPr>
            <w:color w:val="000000" w:themeColor="text1"/>
            <w:szCs w:val="28"/>
          </w:rPr>
          <w:t>извлечение</w:t>
        </w:r>
      </w:ins>
      <w:ins w:id="2135" w:author="пользователь Microsoft Office" w:date="2018-05-22T17:14:00Z">
        <w:r>
          <w:rPr>
            <w:color w:val="000000" w:themeColor="text1"/>
            <w:szCs w:val="28"/>
          </w:rPr>
          <w:t xml:space="preserve">м признаков, который также имеет свои плюсы, </w:t>
        </w:r>
      </w:ins>
      <w:ins w:id="2136" w:author="пользователь Microsoft Office" w:date="2018-05-22T17:15:00Z">
        <w:r w:rsidR="00776B3B">
          <w:rPr>
            <w:color w:val="000000" w:themeColor="text1"/>
            <w:szCs w:val="28"/>
          </w:rPr>
          <w:t xml:space="preserve">но </w:t>
        </w:r>
      </w:ins>
      <w:ins w:id="2137" w:author="пользователь Microsoft Office" w:date="2018-05-22T17:14:00Z">
        <w:r>
          <w:rPr>
            <w:color w:val="000000" w:themeColor="text1"/>
            <w:szCs w:val="28"/>
          </w:rPr>
          <w:t xml:space="preserve">не </w:t>
        </w:r>
      </w:ins>
      <w:ins w:id="2138" w:author="пользователь Microsoft Office" w:date="2018-05-22T17:15:00Z">
        <w:r w:rsidR="00776B3B">
          <w:rPr>
            <w:color w:val="000000" w:themeColor="text1"/>
            <w:szCs w:val="28"/>
          </w:rPr>
          <w:t xml:space="preserve">позволяет извлекать </w:t>
        </w:r>
      </w:ins>
      <w:ins w:id="2139" w:author="пользователь Microsoft Office" w:date="2018-05-22T17:16:00Z">
        <w:r w:rsidR="00D76854">
          <w:rPr>
            <w:color w:val="000000" w:themeColor="text1"/>
            <w:szCs w:val="28"/>
          </w:rPr>
          <w:t>сложно</w:t>
        </w:r>
        <w:r w:rsidR="00382056">
          <w:rPr>
            <w:color w:val="000000" w:themeColor="text1"/>
            <w:szCs w:val="28"/>
          </w:rPr>
          <w:t xml:space="preserve"> </w:t>
        </w:r>
        <w:r w:rsidR="00D76854">
          <w:rPr>
            <w:color w:val="000000" w:themeColor="text1"/>
            <w:szCs w:val="28"/>
          </w:rPr>
          <w:t xml:space="preserve">формализуемые </w:t>
        </w:r>
      </w:ins>
      <w:ins w:id="2140" w:author="пользователь Microsoft Office" w:date="2018-05-22T17:15:00Z">
        <w:r w:rsidR="00776B3B">
          <w:rPr>
            <w:color w:val="000000" w:themeColor="text1"/>
            <w:szCs w:val="28"/>
          </w:rPr>
          <w:t>признаки.</w:t>
        </w:r>
      </w:ins>
      <w:bookmarkEnd w:id="2132"/>
    </w:p>
    <w:p w14:paraId="21D86A92" w14:textId="6BEE0634" w:rsidR="0072611F" w:rsidRDefault="0072611F" w:rsidP="008C5D3B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ins w:id="2141" w:author="пользователь Microsoft Office" w:date="2018-05-22T14:57:00Z"/>
          <w:color w:val="000000" w:themeColor="text1"/>
          <w:szCs w:val="28"/>
        </w:rPr>
      </w:pPr>
      <w:ins w:id="2142" w:author="пользователь Microsoft Office" w:date="2018-05-22T14:49:00Z">
        <w:r>
          <w:rPr>
            <w:color w:val="000000" w:themeColor="text1"/>
            <w:szCs w:val="28"/>
          </w:rPr>
          <w:tab/>
        </w:r>
      </w:ins>
      <w:bookmarkStart w:id="2143" w:name="_Toc514773947"/>
      <w:ins w:id="2144" w:author="пользователь Microsoft Office" w:date="2018-05-22T17:17:00Z">
        <w:r w:rsidR="0090032F">
          <w:rPr>
            <w:color w:val="000000" w:themeColor="text1"/>
            <w:szCs w:val="28"/>
          </w:rPr>
          <w:t>Стоит также отметить, что п</w:t>
        </w:r>
      </w:ins>
      <w:ins w:id="2145" w:author="пользователь Microsoft Office" w:date="2018-05-22T14:49:00Z">
        <w:r>
          <w:rPr>
            <w:color w:val="000000" w:themeColor="text1"/>
            <w:szCs w:val="28"/>
          </w:rPr>
          <w:t xml:space="preserve">омимо неявного извлечения признаков путем разложения на </w:t>
        </w:r>
      </w:ins>
      <w:ins w:id="2146" w:author="пользователь Microsoft Office" w:date="2018-05-22T14:50:00Z">
        <w:r>
          <w:rPr>
            <w:color w:val="000000" w:themeColor="text1"/>
            <w:szCs w:val="28"/>
            <w:lang w:val="en-US"/>
          </w:rPr>
          <w:t>n</w:t>
        </w:r>
        <w:r w:rsidRPr="0072611F">
          <w:rPr>
            <w:color w:val="000000" w:themeColor="text1"/>
            <w:szCs w:val="28"/>
            <w:rPrChange w:id="2147" w:author="пользователь Microsoft Office" w:date="2018-05-22T14:50:00Z">
              <w:rPr>
                <w:color w:val="000000" w:themeColor="text1"/>
                <w:szCs w:val="28"/>
                <w:lang w:val="en-US"/>
              </w:rPr>
            </w:rPrChange>
          </w:rPr>
          <w:t>-</w:t>
        </w:r>
        <w:r>
          <w:rPr>
            <w:color w:val="000000" w:themeColor="text1"/>
            <w:szCs w:val="28"/>
          </w:rPr>
          <w:t xml:space="preserve">граммы есть и </w:t>
        </w:r>
        <w:r w:rsidR="007F7A15">
          <w:rPr>
            <w:color w:val="000000" w:themeColor="text1"/>
            <w:szCs w:val="28"/>
          </w:rPr>
          <w:t>ряд других</w:t>
        </w:r>
        <w:r>
          <w:rPr>
            <w:color w:val="000000" w:themeColor="text1"/>
            <w:szCs w:val="28"/>
          </w:rPr>
          <w:t>.</w:t>
        </w:r>
        <w:r w:rsidR="004B790D">
          <w:rPr>
            <w:color w:val="000000" w:themeColor="text1"/>
            <w:szCs w:val="28"/>
          </w:rPr>
          <w:t xml:space="preserve"> Так, в </w:t>
        </w:r>
        <w:r w:rsidR="004B790D" w:rsidRPr="006D4E18">
          <w:rPr>
            <w:color w:val="000000" w:themeColor="text1"/>
            <w:szCs w:val="28"/>
            <w:rPrChange w:id="2148" w:author="пользователь Microsoft Office" w:date="2018-05-22T14:54:00Z">
              <w:rPr>
                <w:color w:val="000000" w:themeColor="text1"/>
                <w:szCs w:val="28"/>
                <w:lang w:val="en-US"/>
              </w:rPr>
            </w:rPrChange>
          </w:rPr>
          <w:t>[</w:t>
        </w:r>
      </w:ins>
      <w:ins w:id="2149" w:author="пользователь Microsoft Office" w:date="2018-05-22T14:53:00Z">
        <w:r w:rsidR="00EF3196">
          <w:rPr>
            <w:color w:val="000000" w:themeColor="text1"/>
            <w:szCs w:val="28"/>
            <w:lang w:val="en-US"/>
          </w:rPr>
          <w:fldChar w:fldCharType="begin"/>
        </w:r>
        <w:r w:rsidR="00EF3196" w:rsidRPr="006D4E18">
          <w:rPr>
            <w:color w:val="000000" w:themeColor="text1"/>
            <w:szCs w:val="28"/>
            <w:rPrChange w:id="2150" w:author="пользователь Microsoft Office" w:date="2018-05-22T14:54:00Z">
              <w:rPr>
                <w:color w:val="000000" w:themeColor="text1"/>
                <w:szCs w:val="28"/>
                <w:lang w:val="en-US"/>
              </w:rPr>
            </w:rPrChange>
          </w:rPr>
          <w:instrText xml:space="preserve"> </w:instrText>
        </w:r>
        <w:r w:rsidR="00EF3196">
          <w:rPr>
            <w:color w:val="000000" w:themeColor="text1"/>
            <w:szCs w:val="28"/>
            <w:lang w:val="en-US"/>
          </w:rPr>
          <w:instrText>HYPERLINK</w:instrText>
        </w:r>
        <w:r w:rsidR="00EF3196" w:rsidRPr="006D4E18">
          <w:rPr>
            <w:color w:val="000000" w:themeColor="text1"/>
            <w:szCs w:val="28"/>
            <w:rPrChange w:id="2151" w:author="пользователь Microsoft Office" w:date="2018-05-22T14:54:00Z">
              <w:rPr>
                <w:color w:val="000000" w:themeColor="text1"/>
                <w:szCs w:val="28"/>
                <w:lang w:val="en-US"/>
              </w:rPr>
            </w:rPrChange>
          </w:rPr>
          <w:instrText xml:space="preserve">  \</w:instrText>
        </w:r>
        <w:r w:rsidR="00EF3196">
          <w:rPr>
            <w:color w:val="000000" w:themeColor="text1"/>
            <w:szCs w:val="28"/>
            <w:lang w:val="en-US"/>
          </w:rPr>
          <w:instrText>l</w:instrText>
        </w:r>
        <w:r w:rsidR="00EF3196" w:rsidRPr="006D4E18">
          <w:rPr>
            <w:color w:val="000000" w:themeColor="text1"/>
            <w:szCs w:val="28"/>
            <w:rPrChange w:id="2152" w:author="пользователь Microsoft Office" w:date="2018-05-22T14:54:00Z">
              <w:rPr>
                <w:color w:val="000000" w:themeColor="text1"/>
                <w:szCs w:val="28"/>
                <w:lang w:val="en-US"/>
              </w:rPr>
            </w:rPrChange>
          </w:rPr>
          <w:instrText xml:space="preserve"> "</w:instrText>
        </w:r>
        <w:r w:rsidR="00EF3196">
          <w:rPr>
            <w:color w:val="000000" w:themeColor="text1"/>
            <w:szCs w:val="28"/>
            <w:lang w:val="en-US"/>
          </w:rPr>
          <w:instrText>S</w:instrText>
        </w:r>
        <w:r w:rsidR="00EF3196" w:rsidRPr="006D4E18">
          <w:rPr>
            <w:color w:val="000000" w:themeColor="text1"/>
            <w:szCs w:val="28"/>
            <w:rPrChange w:id="2153" w:author="пользователь Microsoft Office" w:date="2018-05-22T14:54:00Z">
              <w:rPr>
                <w:color w:val="000000" w:themeColor="text1"/>
                <w:szCs w:val="28"/>
                <w:lang w:val="en-US"/>
              </w:rPr>
            </w:rPrChange>
          </w:rPr>
          <w:instrText xml:space="preserve">8" </w:instrText>
        </w:r>
        <w:r w:rsidR="00EF3196">
          <w:rPr>
            <w:color w:val="000000" w:themeColor="text1"/>
            <w:szCs w:val="28"/>
            <w:lang w:val="en-US"/>
          </w:rPr>
          <w:fldChar w:fldCharType="separate"/>
        </w:r>
        <w:r w:rsidR="004B790D" w:rsidRPr="006D4E18">
          <w:rPr>
            <w:rStyle w:val="aa"/>
            <w:szCs w:val="28"/>
            <w:rPrChange w:id="2154" w:author="пользователь Microsoft Office" w:date="2018-05-22T14:54:00Z">
              <w:rPr>
                <w:rStyle w:val="aa"/>
                <w:szCs w:val="28"/>
                <w:lang w:val="en-US"/>
              </w:rPr>
            </w:rPrChange>
          </w:rPr>
          <w:t>8</w:t>
        </w:r>
        <w:r w:rsidR="00EF3196">
          <w:rPr>
            <w:color w:val="000000" w:themeColor="text1"/>
            <w:szCs w:val="28"/>
            <w:lang w:val="en-US"/>
          </w:rPr>
          <w:fldChar w:fldCharType="end"/>
        </w:r>
      </w:ins>
      <w:ins w:id="2155" w:author="пользователь Microsoft Office" w:date="2018-05-22T14:50:00Z">
        <w:r w:rsidR="004B790D" w:rsidRPr="006D4E18">
          <w:rPr>
            <w:color w:val="000000" w:themeColor="text1"/>
            <w:szCs w:val="28"/>
            <w:rPrChange w:id="2156" w:author="пользователь Microsoft Office" w:date="2018-05-22T14:54:00Z">
              <w:rPr>
                <w:color w:val="000000" w:themeColor="text1"/>
                <w:szCs w:val="28"/>
                <w:lang w:val="en-US"/>
              </w:rPr>
            </w:rPrChange>
          </w:rPr>
          <w:t xml:space="preserve">, </w:t>
        </w:r>
      </w:ins>
      <w:ins w:id="2157" w:author="пользователь Microsoft Office" w:date="2018-05-22T14:53:00Z">
        <w:r w:rsidR="00EF3196">
          <w:rPr>
            <w:color w:val="000000" w:themeColor="text1"/>
            <w:szCs w:val="28"/>
            <w:lang w:val="en-US"/>
          </w:rPr>
          <w:fldChar w:fldCharType="begin"/>
        </w:r>
        <w:r w:rsidR="00EF3196" w:rsidRPr="006D4E18">
          <w:rPr>
            <w:color w:val="000000" w:themeColor="text1"/>
            <w:szCs w:val="28"/>
            <w:rPrChange w:id="2158" w:author="пользователь Microsoft Office" w:date="2018-05-22T14:54:00Z">
              <w:rPr>
                <w:color w:val="000000" w:themeColor="text1"/>
                <w:szCs w:val="28"/>
                <w:lang w:val="en-US"/>
              </w:rPr>
            </w:rPrChange>
          </w:rPr>
          <w:instrText xml:space="preserve"> </w:instrText>
        </w:r>
        <w:r w:rsidR="00EF3196">
          <w:rPr>
            <w:color w:val="000000" w:themeColor="text1"/>
            <w:szCs w:val="28"/>
            <w:lang w:val="en-US"/>
          </w:rPr>
          <w:instrText>HYPERLINK</w:instrText>
        </w:r>
        <w:r w:rsidR="00EF3196" w:rsidRPr="006D4E18">
          <w:rPr>
            <w:color w:val="000000" w:themeColor="text1"/>
            <w:szCs w:val="28"/>
            <w:rPrChange w:id="2159" w:author="пользователь Microsoft Office" w:date="2018-05-22T14:54:00Z">
              <w:rPr>
                <w:color w:val="000000" w:themeColor="text1"/>
                <w:szCs w:val="28"/>
                <w:lang w:val="en-US"/>
              </w:rPr>
            </w:rPrChange>
          </w:rPr>
          <w:instrText xml:space="preserve">  \</w:instrText>
        </w:r>
        <w:r w:rsidR="00EF3196">
          <w:rPr>
            <w:color w:val="000000" w:themeColor="text1"/>
            <w:szCs w:val="28"/>
            <w:lang w:val="en-US"/>
          </w:rPr>
          <w:instrText>l</w:instrText>
        </w:r>
        <w:r w:rsidR="00EF3196" w:rsidRPr="006D4E18">
          <w:rPr>
            <w:color w:val="000000" w:themeColor="text1"/>
            <w:szCs w:val="28"/>
            <w:rPrChange w:id="2160" w:author="пользователь Microsoft Office" w:date="2018-05-22T14:54:00Z">
              <w:rPr>
                <w:color w:val="000000" w:themeColor="text1"/>
                <w:szCs w:val="28"/>
                <w:lang w:val="en-US"/>
              </w:rPr>
            </w:rPrChange>
          </w:rPr>
          <w:instrText xml:space="preserve"> "</w:instrText>
        </w:r>
        <w:r w:rsidR="00EF3196">
          <w:rPr>
            <w:color w:val="000000" w:themeColor="text1"/>
            <w:szCs w:val="28"/>
            <w:lang w:val="en-US"/>
          </w:rPr>
          <w:instrText>S</w:instrText>
        </w:r>
        <w:r w:rsidR="00EF3196" w:rsidRPr="006D4E18">
          <w:rPr>
            <w:color w:val="000000" w:themeColor="text1"/>
            <w:szCs w:val="28"/>
            <w:rPrChange w:id="2161" w:author="пользователь Microsoft Office" w:date="2018-05-22T14:54:00Z">
              <w:rPr>
                <w:color w:val="000000" w:themeColor="text1"/>
                <w:szCs w:val="28"/>
                <w:lang w:val="en-US"/>
              </w:rPr>
            </w:rPrChange>
          </w:rPr>
          <w:instrText xml:space="preserve">9" </w:instrText>
        </w:r>
        <w:r w:rsidR="00EF3196">
          <w:rPr>
            <w:color w:val="000000" w:themeColor="text1"/>
            <w:szCs w:val="28"/>
            <w:lang w:val="en-US"/>
          </w:rPr>
          <w:fldChar w:fldCharType="separate"/>
        </w:r>
        <w:r w:rsidR="004B790D" w:rsidRPr="006D4E18">
          <w:rPr>
            <w:rStyle w:val="aa"/>
            <w:szCs w:val="28"/>
            <w:rPrChange w:id="2162" w:author="пользователь Microsoft Office" w:date="2018-05-22T14:54:00Z">
              <w:rPr>
                <w:rStyle w:val="aa"/>
                <w:szCs w:val="28"/>
                <w:lang w:val="en-US"/>
              </w:rPr>
            </w:rPrChange>
          </w:rPr>
          <w:t>9</w:t>
        </w:r>
        <w:r w:rsidR="00EF3196">
          <w:rPr>
            <w:color w:val="000000" w:themeColor="text1"/>
            <w:szCs w:val="28"/>
            <w:lang w:val="en-US"/>
          </w:rPr>
          <w:fldChar w:fldCharType="end"/>
        </w:r>
      </w:ins>
      <w:ins w:id="2163" w:author="пользователь Microsoft Office" w:date="2018-05-22T14:50:00Z">
        <w:r w:rsidR="004B790D" w:rsidRPr="006D4E18">
          <w:rPr>
            <w:color w:val="000000" w:themeColor="text1"/>
            <w:szCs w:val="28"/>
            <w:rPrChange w:id="2164" w:author="пользователь Microsoft Office" w:date="2018-05-22T14:54:00Z">
              <w:rPr>
                <w:color w:val="000000" w:themeColor="text1"/>
                <w:szCs w:val="28"/>
                <w:lang w:val="en-US"/>
              </w:rPr>
            </w:rPrChange>
          </w:rPr>
          <w:t>]</w:t>
        </w:r>
      </w:ins>
      <w:ins w:id="2165" w:author="пользователь Microsoft Office" w:date="2018-05-22T14:51:00Z">
        <w:r w:rsidR="004B790D" w:rsidRPr="006D4E18">
          <w:rPr>
            <w:color w:val="000000" w:themeColor="text1"/>
            <w:szCs w:val="28"/>
            <w:rPrChange w:id="2166" w:author="пользователь Microsoft Office" w:date="2018-05-22T14:54:00Z">
              <w:rPr>
                <w:color w:val="000000" w:themeColor="text1"/>
                <w:szCs w:val="28"/>
                <w:lang w:val="en-US"/>
              </w:rPr>
            </w:rPrChange>
          </w:rPr>
          <w:t xml:space="preserve"> </w:t>
        </w:r>
        <w:r w:rsidR="004B790D">
          <w:rPr>
            <w:color w:val="000000" w:themeColor="text1"/>
            <w:szCs w:val="28"/>
          </w:rPr>
          <w:t>используется способ кодирования, называемый «</w:t>
        </w:r>
        <w:r w:rsidR="004B790D">
          <w:rPr>
            <w:color w:val="000000" w:themeColor="text1"/>
            <w:szCs w:val="28"/>
            <w:lang w:val="en-US"/>
          </w:rPr>
          <w:t>Code</w:t>
        </w:r>
        <w:r w:rsidR="004B790D" w:rsidRPr="006D4E18">
          <w:rPr>
            <w:color w:val="000000" w:themeColor="text1"/>
            <w:szCs w:val="28"/>
            <w:rPrChange w:id="2167" w:author="пользователь Microsoft Office" w:date="2018-05-22T14:54:00Z">
              <w:rPr>
                <w:color w:val="000000" w:themeColor="text1"/>
                <w:szCs w:val="28"/>
                <w:lang w:val="en-US"/>
              </w:rPr>
            </w:rPrChange>
          </w:rPr>
          <w:t xml:space="preserve"> </w:t>
        </w:r>
        <w:r w:rsidR="004B790D">
          <w:rPr>
            <w:color w:val="000000" w:themeColor="text1"/>
            <w:szCs w:val="28"/>
            <w:lang w:val="en-US"/>
          </w:rPr>
          <w:t>criterion</w:t>
        </w:r>
        <w:r w:rsidR="004B790D">
          <w:rPr>
            <w:color w:val="000000" w:themeColor="text1"/>
            <w:szCs w:val="28"/>
          </w:rPr>
          <w:t>»</w:t>
        </w:r>
      </w:ins>
      <w:ins w:id="2168" w:author="пользователь Microsoft Office" w:date="2018-05-22T14:53:00Z">
        <w:r w:rsidR="00EF3196">
          <w:rPr>
            <w:color w:val="000000" w:themeColor="text1"/>
            <w:szCs w:val="28"/>
          </w:rPr>
          <w:t xml:space="preserve">. Он </w:t>
        </w:r>
      </w:ins>
      <w:ins w:id="2169" w:author="пользователь Microsoft Office" w:date="2018-05-22T17:17:00Z">
        <w:r w:rsidR="00996920">
          <w:rPr>
            <w:color w:val="000000" w:themeColor="text1"/>
            <w:szCs w:val="28"/>
          </w:rPr>
          <w:t>подразумевает</w:t>
        </w:r>
      </w:ins>
      <w:ins w:id="2170" w:author="пользователь Microsoft Office" w:date="2018-05-22T14:53:00Z">
        <w:r w:rsidR="00EF3196">
          <w:rPr>
            <w:color w:val="000000" w:themeColor="text1"/>
            <w:szCs w:val="28"/>
          </w:rPr>
          <w:t xml:space="preserve"> кодирование отдельных узлов</w:t>
        </w:r>
      </w:ins>
      <w:ins w:id="2171" w:author="пользователь Microsoft Office" w:date="2018-05-22T14:54:00Z">
        <w:r w:rsidR="006D4E18">
          <w:rPr>
            <w:color w:val="000000" w:themeColor="text1"/>
            <w:szCs w:val="28"/>
          </w:rPr>
          <w:t xml:space="preserve"> через дочерние</w:t>
        </w:r>
      </w:ins>
      <w:ins w:id="2172" w:author="пользователь Microsoft Office" w:date="2018-05-22T14:55:00Z">
        <w:r w:rsidR="006D4E18">
          <w:rPr>
            <w:color w:val="000000" w:themeColor="text1"/>
            <w:szCs w:val="28"/>
          </w:rPr>
          <w:t xml:space="preserve"> (то есть каждому узлу дерева сопоставляет</w:t>
        </w:r>
      </w:ins>
      <w:ins w:id="2173" w:author="пользователь Microsoft Office" w:date="2018-05-22T17:17:00Z">
        <w:r w:rsidR="00DB44DC">
          <w:rPr>
            <w:color w:val="000000" w:themeColor="text1"/>
            <w:szCs w:val="28"/>
          </w:rPr>
          <w:t>ся</w:t>
        </w:r>
      </w:ins>
      <w:ins w:id="2174" w:author="пользователь Microsoft Office" w:date="2018-05-22T14:55:00Z">
        <w:r w:rsidR="006D4E18">
          <w:rPr>
            <w:color w:val="000000" w:themeColor="text1"/>
            <w:szCs w:val="28"/>
          </w:rPr>
          <w:t xml:space="preserve"> вектор)</w:t>
        </w:r>
      </w:ins>
      <w:ins w:id="2175" w:author="пользователь Microsoft Office" w:date="2018-05-22T14:54:00Z">
        <w:r w:rsidR="006D4E18">
          <w:rPr>
            <w:color w:val="000000" w:themeColor="text1"/>
            <w:szCs w:val="28"/>
          </w:rPr>
          <w:t>.</w:t>
        </w:r>
      </w:ins>
      <w:bookmarkEnd w:id="2143"/>
    </w:p>
    <w:p w14:paraId="0C9C7E04" w14:textId="5907181D" w:rsidR="00721D61" w:rsidRDefault="00F60F3E" w:rsidP="00DE3575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ins w:id="2176" w:author="пользователь Microsoft Office" w:date="2018-05-22T15:04:00Z"/>
          <w:color w:val="000000" w:themeColor="text1"/>
          <w:szCs w:val="28"/>
        </w:rPr>
      </w:pPr>
      <w:ins w:id="2177" w:author="пользователь Microsoft Office" w:date="2018-05-22T14:57:00Z">
        <w:r>
          <w:rPr>
            <w:color w:val="000000" w:themeColor="text1"/>
            <w:szCs w:val="28"/>
          </w:rPr>
          <w:tab/>
        </w:r>
        <w:bookmarkStart w:id="2178" w:name="_Toc514773948"/>
        <w:r>
          <w:rPr>
            <w:color w:val="000000" w:themeColor="text1"/>
            <w:szCs w:val="28"/>
          </w:rPr>
          <w:t xml:space="preserve">В работе </w:t>
        </w:r>
      </w:ins>
      <w:ins w:id="2179" w:author="пользователь Microsoft Office" w:date="2018-05-22T14:59:00Z">
        <w:r w:rsidR="0008139C">
          <w:rPr>
            <w:color w:val="000000" w:themeColor="text1"/>
            <w:szCs w:val="28"/>
          </w:rPr>
          <w:fldChar w:fldCharType="begin"/>
        </w:r>
        <w:r w:rsidR="0008139C">
          <w:rPr>
            <w:color w:val="000000" w:themeColor="text1"/>
            <w:szCs w:val="28"/>
          </w:rPr>
          <w:instrText xml:space="preserve"> HYPERLINK  \l "S10" </w:instrText>
        </w:r>
        <w:r w:rsidR="0008139C">
          <w:rPr>
            <w:color w:val="000000" w:themeColor="text1"/>
            <w:szCs w:val="28"/>
          </w:rPr>
          <w:fldChar w:fldCharType="separate"/>
        </w:r>
        <w:r w:rsidRPr="0008139C">
          <w:rPr>
            <w:rStyle w:val="aa"/>
            <w:rPrChange w:id="2180" w:author="пользователь Microsoft Office" w:date="2018-05-22T14:57:00Z">
              <w:rPr>
                <w:color w:val="000000" w:themeColor="text1"/>
                <w:szCs w:val="28"/>
                <w:lang w:val="en-US"/>
              </w:rPr>
            </w:rPrChange>
          </w:rPr>
          <w:t>[10]</w:t>
        </w:r>
        <w:r w:rsidR="0008139C">
          <w:rPr>
            <w:color w:val="000000" w:themeColor="text1"/>
            <w:szCs w:val="28"/>
          </w:rPr>
          <w:fldChar w:fldCharType="end"/>
        </w:r>
      </w:ins>
      <w:ins w:id="2181" w:author="пользователь Microsoft Office" w:date="2018-05-22T14:57:00Z">
        <w:r w:rsidRPr="00F60F3E">
          <w:rPr>
            <w:color w:val="000000" w:themeColor="text1"/>
            <w:szCs w:val="28"/>
            <w:rPrChange w:id="2182" w:author="пользователь Microsoft Office" w:date="2018-05-22T14:57:00Z">
              <w:rPr>
                <w:color w:val="000000" w:themeColor="text1"/>
                <w:szCs w:val="28"/>
                <w:lang w:val="en-US"/>
              </w:rPr>
            </w:rPrChange>
          </w:rPr>
          <w:t xml:space="preserve"> была реализована система </w:t>
        </w:r>
        <w:r w:rsidRPr="00F60F3E">
          <w:rPr>
            <w:color w:val="000000" w:themeColor="text1"/>
            <w:szCs w:val="28"/>
          </w:rPr>
          <w:t>DECKARD</w:t>
        </w:r>
        <w:r>
          <w:rPr>
            <w:color w:val="000000" w:themeColor="text1"/>
            <w:szCs w:val="28"/>
          </w:rPr>
          <w:t>. Она также предполагает кодирование отдельных узлов — на основе дочерних</w:t>
        </w:r>
      </w:ins>
      <w:ins w:id="2183" w:author="пользователь Microsoft Office" w:date="2018-05-22T14:58:00Z">
        <w:r w:rsidR="00190CC1">
          <w:rPr>
            <w:color w:val="000000" w:themeColor="text1"/>
            <w:szCs w:val="28"/>
          </w:rPr>
          <w:t xml:space="preserve"> узлов</w:t>
        </w:r>
      </w:ins>
      <w:ins w:id="2184" w:author="пользователь Microsoft Office" w:date="2018-05-22T14:57:00Z">
        <w:r>
          <w:rPr>
            <w:color w:val="000000" w:themeColor="text1"/>
            <w:szCs w:val="28"/>
          </w:rPr>
          <w:t xml:space="preserve">, включая их </w:t>
        </w:r>
      </w:ins>
      <w:ins w:id="2185" w:author="пользователь Microsoft Office" w:date="2018-05-22T14:58:00Z">
        <w:r>
          <w:rPr>
            <w:color w:val="000000" w:themeColor="text1"/>
            <w:szCs w:val="28"/>
          </w:rPr>
          <w:t xml:space="preserve">количество и </w:t>
        </w:r>
      </w:ins>
      <w:ins w:id="2186" w:author="пользователь Microsoft Office" w:date="2018-05-22T14:57:00Z">
        <w:r>
          <w:rPr>
            <w:color w:val="000000" w:themeColor="text1"/>
            <w:szCs w:val="28"/>
          </w:rPr>
          <w:t xml:space="preserve">счетчики </w:t>
        </w:r>
      </w:ins>
      <w:ins w:id="2187" w:author="пользователь Microsoft Office" w:date="2018-05-22T14:58:00Z">
        <w:r>
          <w:rPr>
            <w:color w:val="000000" w:themeColor="text1"/>
            <w:szCs w:val="28"/>
          </w:rPr>
          <w:t>встречаемости узлов такого же типа по всему дереву.</w:t>
        </w:r>
      </w:ins>
      <w:bookmarkEnd w:id="2178"/>
    </w:p>
    <w:p w14:paraId="6E38DB7C" w14:textId="5FC00D9F" w:rsidR="008C2A5A" w:rsidRPr="008C2A5A" w:rsidRDefault="008C2A5A" w:rsidP="008C5D3B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ins w:id="2188" w:author="пользователь Microsoft Office" w:date="2018-05-22T15:04:00Z">
        <w:r>
          <w:rPr>
            <w:color w:val="000000" w:themeColor="text1"/>
            <w:szCs w:val="28"/>
          </w:rPr>
          <w:tab/>
        </w:r>
        <w:bookmarkStart w:id="2189" w:name="_Toc514773949"/>
        <w:r>
          <w:rPr>
            <w:color w:val="000000" w:themeColor="text1"/>
            <w:szCs w:val="28"/>
          </w:rPr>
          <w:t xml:space="preserve">Был сделан выбор в пользу разложения на </w:t>
        </w:r>
        <w:r>
          <w:rPr>
            <w:color w:val="000000" w:themeColor="text1"/>
            <w:szCs w:val="28"/>
            <w:lang w:val="en-US"/>
          </w:rPr>
          <w:t>n</w:t>
        </w:r>
        <w:r w:rsidRPr="008C2A5A">
          <w:rPr>
            <w:color w:val="000000" w:themeColor="text1"/>
            <w:szCs w:val="28"/>
            <w:rPrChange w:id="2190" w:author="пользователь Microsoft Office" w:date="2018-05-22T15:04:00Z">
              <w:rPr>
                <w:color w:val="000000" w:themeColor="text1"/>
                <w:szCs w:val="28"/>
                <w:lang w:val="en-US"/>
              </w:rPr>
            </w:rPrChange>
          </w:rPr>
          <w:t>-</w:t>
        </w:r>
        <w:r>
          <w:rPr>
            <w:color w:val="000000" w:themeColor="text1"/>
            <w:szCs w:val="28"/>
          </w:rPr>
          <w:t>граммы по причине того, что аномалии, в соответствии с постановкой задачи, должны представлять не отдельные узлы в дереве, а примеры целиком (</w:t>
        </w:r>
      </w:ins>
      <w:ins w:id="2191" w:author="пользователь Microsoft Office" w:date="2018-05-22T15:05:00Z">
        <w:r>
          <w:rPr>
            <w:color w:val="000000" w:themeColor="text1"/>
            <w:szCs w:val="28"/>
          </w:rPr>
          <w:t>файлы с исходным кодом и с байт-кодом</w:t>
        </w:r>
      </w:ins>
      <w:ins w:id="2192" w:author="пользователь Microsoft Office" w:date="2018-05-22T15:04:00Z">
        <w:r>
          <w:rPr>
            <w:color w:val="000000" w:themeColor="text1"/>
            <w:szCs w:val="28"/>
          </w:rPr>
          <w:t>).</w:t>
        </w:r>
      </w:ins>
      <w:bookmarkEnd w:id="2189"/>
    </w:p>
    <w:p w14:paraId="4793C302" w14:textId="3430AAA7" w:rsidR="00011163" w:rsidRPr="005F7A4D" w:rsidRDefault="008B5736" w:rsidP="008C5D3B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2193" w:name="_Toc514515713"/>
      <w:bookmarkStart w:id="2194" w:name="_Toc514773950"/>
      <w:ins w:id="2195" w:author="пользователь Microsoft Office" w:date="2018-05-22T15:10:00Z">
        <w:r w:rsidR="0013526A">
          <w:rPr>
            <w:color w:val="000000" w:themeColor="text1"/>
            <w:szCs w:val="28"/>
          </w:rPr>
          <w:t>Таким образом, п</w:t>
        </w:r>
      </w:ins>
      <w:del w:id="2196" w:author="пользователь Microsoft Office" w:date="2018-05-22T15:10:00Z">
        <w:r w:rsidR="00023E03" w:rsidRPr="005F7A4D" w:rsidDel="0013526A">
          <w:rPr>
            <w:color w:val="000000" w:themeColor="text1"/>
            <w:szCs w:val="28"/>
          </w:rPr>
          <w:delText>П</w:delText>
        </w:r>
      </w:del>
      <w:r w:rsidR="00023E03" w:rsidRPr="005F7A4D">
        <w:rPr>
          <w:color w:val="000000" w:themeColor="text1"/>
          <w:szCs w:val="28"/>
        </w:rPr>
        <w:t xml:space="preserve">осле такой факторизации подразумевается, что будет получен </w:t>
      </w:r>
      <w:commentRangeStart w:id="2197"/>
      <w:r w:rsidR="00023E03" w:rsidRPr="005F7A4D">
        <w:rPr>
          <w:color w:val="000000" w:themeColor="text1"/>
          <w:szCs w:val="28"/>
        </w:rPr>
        <w:t>набор векторов</w:t>
      </w:r>
      <w:commentRangeEnd w:id="2197"/>
      <w:r w:rsidR="007F6A4A">
        <w:rPr>
          <w:rStyle w:val="af3"/>
          <w:rFonts w:asciiTheme="minorHAnsi" w:eastAsiaTheme="minorHAnsi" w:hAnsiTheme="minorHAnsi" w:cstheme="minorBidi"/>
          <w:lang w:eastAsia="en-US"/>
        </w:rPr>
        <w:commentReference w:id="2197"/>
      </w:r>
      <w:ins w:id="2198" w:author="пользователь Microsoft Office" w:date="2018-05-22T15:10:00Z">
        <w:r w:rsidR="00DC234B">
          <w:rPr>
            <w:color w:val="000000" w:themeColor="text1"/>
            <w:szCs w:val="28"/>
          </w:rPr>
          <w:t>. Каждый в</w:t>
        </w:r>
        <w:r w:rsidR="007D0B1C">
          <w:rPr>
            <w:color w:val="000000" w:themeColor="text1"/>
            <w:szCs w:val="28"/>
          </w:rPr>
          <w:t xml:space="preserve">ектор соответствует файлу с исходным </w:t>
        </w:r>
        <w:r w:rsidR="007D0B1C">
          <w:rPr>
            <w:color w:val="000000" w:themeColor="text1"/>
            <w:szCs w:val="28"/>
          </w:rPr>
          <w:lastRenderedPageBreak/>
          <w:t xml:space="preserve">кодом или </w:t>
        </w:r>
      </w:ins>
      <w:ins w:id="2199" w:author="пользователь Microsoft Office" w:date="2018-05-22T15:11:00Z">
        <w:r w:rsidR="00DC234B">
          <w:rPr>
            <w:color w:val="000000" w:themeColor="text1"/>
            <w:szCs w:val="28"/>
          </w:rPr>
          <w:t xml:space="preserve">файлу с </w:t>
        </w:r>
      </w:ins>
      <w:ins w:id="2200" w:author="пользователь Microsoft Office" w:date="2018-05-22T15:10:00Z">
        <w:r w:rsidR="007D0B1C">
          <w:rPr>
            <w:color w:val="000000" w:themeColor="text1"/>
            <w:szCs w:val="28"/>
          </w:rPr>
          <w:t>байт-кодом</w:t>
        </w:r>
        <w:r w:rsidR="00DC234B">
          <w:rPr>
            <w:color w:val="000000" w:themeColor="text1"/>
            <w:szCs w:val="28"/>
          </w:rPr>
          <w:t>.</w:t>
        </w:r>
      </w:ins>
      <w:del w:id="2201" w:author="пользователь Microsoft Office" w:date="2018-05-22T15:11:00Z">
        <w:r w:rsidR="00A71D8D" w:rsidRPr="005F7A4D" w:rsidDel="00DC234B">
          <w:rPr>
            <w:color w:val="000000" w:themeColor="text1"/>
            <w:szCs w:val="28"/>
          </w:rPr>
          <w:delText>,</w:delText>
        </w:r>
      </w:del>
      <w:r w:rsidR="00A71D8D" w:rsidRPr="005F7A4D">
        <w:rPr>
          <w:color w:val="000000" w:themeColor="text1"/>
          <w:szCs w:val="28"/>
        </w:rPr>
        <w:t xml:space="preserve"> </w:t>
      </w:r>
      <w:ins w:id="2202" w:author="пользователь Microsoft Office" w:date="2018-05-22T15:11:00Z">
        <w:r w:rsidR="00DC234B">
          <w:rPr>
            <w:color w:val="000000" w:themeColor="text1"/>
            <w:szCs w:val="28"/>
          </w:rPr>
          <w:t>К</w:t>
        </w:r>
      </w:ins>
      <w:del w:id="2203" w:author="пользователь Microsoft Office" w:date="2018-05-22T15:11:00Z">
        <w:r w:rsidR="00A71D8D" w:rsidRPr="005F7A4D" w:rsidDel="00DC234B">
          <w:rPr>
            <w:color w:val="000000" w:themeColor="text1"/>
            <w:szCs w:val="28"/>
          </w:rPr>
          <w:delText>к</w:delText>
        </w:r>
      </w:del>
      <w:r w:rsidR="00A71D8D" w:rsidRPr="005F7A4D">
        <w:rPr>
          <w:color w:val="000000" w:themeColor="text1"/>
          <w:szCs w:val="28"/>
        </w:rPr>
        <w:t xml:space="preserve">омпоненты </w:t>
      </w:r>
      <w:del w:id="2204" w:author="пользователь Microsoft Office" w:date="2018-05-22T15:11:00Z">
        <w:r w:rsidR="00A71D8D" w:rsidRPr="005F7A4D" w:rsidDel="006A6F81">
          <w:rPr>
            <w:color w:val="000000" w:themeColor="text1"/>
            <w:szCs w:val="28"/>
          </w:rPr>
          <w:delText xml:space="preserve">которого </w:delText>
        </w:r>
      </w:del>
      <w:ins w:id="2205" w:author="пользователь Microsoft Office" w:date="2018-05-22T15:11:00Z">
        <w:r w:rsidR="006A6F81">
          <w:rPr>
            <w:color w:val="000000" w:themeColor="text1"/>
            <w:szCs w:val="28"/>
          </w:rPr>
          <w:t>векторов</w:t>
        </w:r>
        <w:r w:rsidR="006A6F81" w:rsidRPr="005F7A4D">
          <w:rPr>
            <w:color w:val="000000" w:themeColor="text1"/>
            <w:szCs w:val="28"/>
          </w:rPr>
          <w:t xml:space="preserve"> </w:t>
        </w:r>
      </w:ins>
      <w:r w:rsidR="00A71D8D" w:rsidRPr="005F7A4D">
        <w:rPr>
          <w:color w:val="000000" w:themeColor="text1"/>
          <w:szCs w:val="28"/>
        </w:rPr>
        <w:t xml:space="preserve">соответствуют количествам </w:t>
      </w:r>
      <w:commentRangeStart w:id="2206"/>
      <w:r w:rsidR="00A71D8D" w:rsidRPr="005F7A4D">
        <w:rPr>
          <w:color w:val="000000" w:themeColor="text1"/>
          <w:szCs w:val="28"/>
        </w:rPr>
        <w:t>встречаемости</w:t>
      </w:r>
      <w:ins w:id="2207" w:author="пользователь Microsoft Office" w:date="2018-05-22T15:12:00Z">
        <w:r w:rsidR="006A3AAB">
          <w:rPr>
            <w:color w:val="000000" w:themeColor="text1"/>
            <w:szCs w:val="28"/>
          </w:rPr>
          <w:t xml:space="preserve"> в рассматриваемом дереве разбора или байт-коде</w:t>
        </w:r>
        <w:r w:rsidR="00EE13E2">
          <w:rPr>
            <w:color w:val="000000" w:themeColor="text1"/>
            <w:szCs w:val="28"/>
          </w:rPr>
          <w:t xml:space="preserve"> </w:t>
        </w:r>
        <w:r w:rsidR="00EE13E2" w:rsidRPr="005F7A4D">
          <w:rPr>
            <w:color w:val="000000" w:themeColor="text1"/>
            <w:szCs w:val="28"/>
          </w:rPr>
          <w:t xml:space="preserve">тех или иных </w:t>
        </w:r>
        <w:r w:rsidR="00EE13E2" w:rsidRPr="005F7A4D">
          <w:rPr>
            <w:color w:val="000000" w:themeColor="text1"/>
            <w:szCs w:val="28"/>
            <w:lang w:val="en-GB"/>
          </w:rPr>
          <w:t>n</w:t>
        </w:r>
        <w:r w:rsidR="00EE13E2" w:rsidRPr="005F7A4D">
          <w:rPr>
            <w:color w:val="000000" w:themeColor="text1"/>
            <w:szCs w:val="28"/>
          </w:rPr>
          <w:t>-грамм</w:t>
        </w:r>
      </w:ins>
      <w:ins w:id="2208" w:author="пользователь Microsoft Office" w:date="2018-05-22T15:11:00Z">
        <w:r w:rsidR="00EE13E2">
          <w:rPr>
            <w:color w:val="000000" w:themeColor="text1"/>
            <w:szCs w:val="28"/>
          </w:rPr>
          <w:t>.</w:t>
        </w:r>
      </w:ins>
      <w:bookmarkEnd w:id="2194"/>
      <w:del w:id="2209" w:author="пользователь Microsoft Office" w:date="2018-05-22T15:12:00Z">
        <w:r w:rsidR="00A71D8D" w:rsidRPr="005F7A4D" w:rsidDel="00EE13E2">
          <w:rPr>
            <w:color w:val="000000" w:themeColor="text1"/>
            <w:szCs w:val="28"/>
          </w:rPr>
          <w:delText xml:space="preserve"> </w:delText>
        </w:r>
        <w:commentRangeEnd w:id="2206"/>
        <w:r w:rsidR="007F6A4A" w:rsidDel="00EE13E2">
          <w:rPr>
            <w:rStyle w:val="af3"/>
            <w:rFonts w:asciiTheme="minorHAnsi" w:eastAsiaTheme="minorHAnsi" w:hAnsiTheme="minorHAnsi" w:cstheme="minorBidi"/>
            <w:lang w:eastAsia="en-US"/>
          </w:rPr>
          <w:commentReference w:id="2206"/>
        </w:r>
        <w:r w:rsidR="00A71D8D" w:rsidRPr="005F7A4D" w:rsidDel="00EE13E2">
          <w:rPr>
            <w:color w:val="000000" w:themeColor="text1"/>
            <w:szCs w:val="28"/>
          </w:rPr>
          <w:delText>тех или ины</w:delText>
        </w:r>
        <w:r w:rsidR="00A30DFC" w:rsidRPr="005F7A4D" w:rsidDel="00EE13E2">
          <w:rPr>
            <w:color w:val="000000" w:themeColor="text1"/>
            <w:szCs w:val="28"/>
          </w:rPr>
          <w:delText>х</w:delText>
        </w:r>
        <w:r w:rsidR="00A71D8D" w:rsidRPr="005F7A4D" w:rsidDel="00EE13E2">
          <w:rPr>
            <w:color w:val="000000" w:themeColor="text1"/>
            <w:szCs w:val="28"/>
          </w:rPr>
          <w:delText xml:space="preserve"> </w:delText>
        </w:r>
        <w:r w:rsidR="00A71D8D" w:rsidRPr="005F7A4D" w:rsidDel="00EE13E2">
          <w:rPr>
            <w:color w:val="000000" w:themeColor="text1"/>
            <w:szCs w:val="28"/>
            <w:lang w:val="en-GB"/>
          </w:rPr>
          <w:delText>n</w:delText>
        </w:r>
        <w:r w:rsidR="00A71D8D" w:rsidRPr="005F7A4D" w:rsidDel="00EE13E2">
          <w:rPr>
            <w:color w:val="000000" w:themeColor="text1"/>
            <w:szCs w:val="28"/>
          </w:rPr>
          <w:delText>-грамм</w:delText>
        </w:r>
        <w:commentRangeStart w:id="2210"/>
        <w:r w:rsidR="00396C5B" w:rsidRPr="005F7A4D" w:rsidDel="006A6F81">
          <w:rPr>
            <w:color w:val="000000" w:themeColor="text1"/>
            <w:szCs w:val="28"/>
          </w:rPr>
          <w:delText xml:space="preserve">; а также список идентификаторов </w:delText>
        </w:r>
        <w:r w:rsidR="00396C5B" w:rsidRPr="005F7A4D" w:rsidDel="006A6F81">
          <w:rPr>
            <w:color w:val="000000" w:themeColor="text1"/>
            <w:szCs w:val="28"/>
            <w:lang w:val="en-GB"/>
          </w:rPr>
          <w:delText>n</w:delText>
        </w:r>
        <w:r w:rsidR="00396C5B" w:rsidRPr="005F7A4D" w:rsidDel="006A6F81">
          <w:rPr>
            <w:color w:val="000000" w:themeColor="text1"/>
            <w:szCs w:val="28"/>
          </w:rPr>
          <w:delText>-грамм, порядковые номера которых соответствуют порядковым номерам соответствующих компонент</w:delText>
        </w:r>
        <w:r w:rsidR="008F1BFC" w:rsidRPr="005F7A4D" w:rsidDel="006A6F81">
          <w:rPr>
            <w:color w:val="000000" w:themeColor="text1"/>
            <w:szCs w:val="28"/>
          </w:rPr>
          <w:delText>ов</w:delText>
        </w:r>
        <w:r w:rsidR="00396C5B" w:rsidRPr="005F7A4D" w:rsidDel="006A6F81">
          <w:rPr>
            <w:color w:val="000000" w:themeColor="text1"/>
            <w:szCs w:val="28"/>
          </w:rPr>
          <w:delText xml:space="preserve"> векторов</w:delText>
        </w:r>
        <w:commentRangeEnd w:id="2210"/>
        <w:r w:rsidR="007F6A4A" w:rsidDel="006A6F81">
          <w:rPr>
            <w:rStyle w:val="af3"/>
            <w:rFonts w:asciiTheme="minorHAnsi" w:eastAsiaTheme="minorHAnsi" w:hAnsiTheme="minorHAnsi" w:cstheme="minorBidi"/>
            <w:lang w:eastAsia="en-US"/>
          </w:rPr>
          <w:commentReference w:id="2210"/>
        </w:r>
        <w:r w:rsidR="00396C5B" w:rsidRPr="005F7A4D" w:rsidDel="00EE13E2">
          <w:rPr>
            <w:color w:val="000000" w:themeColor="text1"/>
            <w:szCs w:val="28"/>
          </w:rPr>
          <w:delText>.</w:delText>
        </w:r>
      </w:del>
      <w:bookmarkEnd w:id="2121"/>
      <w:bookmarkEnd w:id="2122"/>
      <w:bookmarkEnd w:id="2123"/>
      <w:bookmarkEnd w:id="2193"/>
    </w:p>
    <w:p w14:paraId="1B550587" w14:textId="5951B83A" w:rsidR="00927582" w:rsidRDefault="00011163" w:rsidP="00DF13FC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ins w:id="2211" w:author="пользователь Microsoft Office" w:date="2018-05-22T15:13:00Z"/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2212" w:name="_Toc512327625"/>
      <w:bookmarkStart w:id="2213" w:name="_Toc513031125"/>
      <w:bookmarkStart w:id="2214" w:name="_Toc513729778"/>
      <w:bookmarkStart w:id="2215" w:name="_Toc514515714"/>
      <w:bookmarkStart w:id="2216" w:name="_Toc514773951"/>
      <w:r w:rsidR="00FC2A1E" w:rsidRPr="005F7A4D">
        <w:rPr>
          <w:color w:val="000000" w:themeColor="text1"/>
          <w:szCs w:val="28"/>
        </w:rPr>
        <w:t>Ещё одно</w:t>
      </w:r>
      <w:r w:rsidR="008313EC" w:rsidRPr="005F7A4D">
        <w:rPr>
          <w:color w:val="000000" w:themeColor="text1"/>
          <w:szCs w:val="28"/>
        </w:rPr>
        <w:t xml:space="preserve"> п</w:t>
      </w:r>
      <w:r w:rsidRPr="005F7A4D">
        <w:rPr>
          <w:color w:val="000000" w:themeColor="text1"/>
          <w:szCs w:val="28"/>
        </w:rPr>
        <w:t xml:space="preserve">реимущество данного метода </w:t>
      </w:r>
      <w:r w:rsidR="00803803" w:rsidRPr="005F7A4D">
        <w:rPr>
          <w:color w:val="000000" w:themeColor="text1"/>
          <w:szCs w:val="28"/>
        </w:rPr>
        <w:t xml:space="preserve">формирования векторного представления </w:t>
      </w:r>
      <w:r w:rsidRPr="005F7A4D">
        <w:rPr>
          <w:color w:val="000000" w:themeColor="text1"/>
          <w:szCs w:val="28"/>
        </w:rPr>
        <w:t xml:space="preserve">заключается в попутном сборе легко интерпретируемой человеком информации </w:t>
      </w:r>
      <w:r w:rsidR="00DF1D1D" w:rsidRPr="005F7A4D">
        <w:rPr>
          <w:color w:val="000000" w:themeColor="text1"/>
          <w:szCs w:val="28"/>
        </w:rPr>
        <w:t>о программе</w:t>
      </w:r>
      <w:r w:rsidR="00AA5D41" w:rsidRPr="005F7A4D">
        <w:rPr>
          <w:color w:val="000000" w:themeColor="text1"/>
          <w:szCs w:val="28"/>
        </w:rPr>
        <w:t xml:space="preserve"> (в случае </w:t>
      </w:r>
      <w:r w:rsidR="00A24EF8" w:rsidRPr="005F7A4D">
        <w:rPr>
          <w:color w:val="000000" w:themeColor="text1"/>
          <w:szCs w:val="28"/>
        </w:rPr>
        <w:t xml:space="preserve">с </w:t>
      </w:r>
      <w:proofErr w:type="spellStart"/>
      <w:r w:rsidR="00AA5D41" w:rsidRPr="005F7A4D">
        <w:rPr>
          <w:color w:val="000000" w:themeColor="text1"/>
          <w:szCs w:val="28"/>
          <w:lang w:val="en-GB"/>
        </w:rPr>
        <w:t>uni</w:t>
      </w:r>
      <w:proofErr w:type="spellEnd"/>
      <w:r w:rsidR="00AA5D41" w:rsidRPr="00CC0463">
        <w:rPr>
          <w:color w:val="000000" w:themeColor="text1"/>
          <w:szCs w:val="28"/>
        </w:rPr>
        <w:t>-</w:t>
      </w:r>
      <w:r w:rsidR="00AA5D41" w:rsidRPr="005F7A4D">
        <w:rPr>
          <w:color w:val="000000" w:themeColor="text1"/>
          <w:szCs w:val="28"/>
        </w:rPr>
        <w:t>грамм</w:t>
      </w:r>
      <w:r w:rsidR="00A24EF8" w:rsidRPr="005F7A4D">
        <w:rPr>
          <w:color w:val="000000" w:themeColor="text1"/>
          <w:szCs w:val="28"/>
        </w:rPr>
        <w:t>ами</w:t>
      </w:r>
      <w:r w:rsidR="00AA5D41" w:rsidRPr="005F7A4D">
        <w:rPr>
          <w:color w:val="000000" w:themeColor="text1"/>
          <w:szCs w:val="28"/>
        </w:rPr>
        <w:t>)</w:t>
      </w:r>
      <w:r w:rsidR="00AE5138" w:rsidRPr="005F7A4D">
        <w:rPr>
          <w:color w:val="000000" w:themeColor="text1"/>
          <w:szCs w:val="28"/>
        </w:rPr>
        <w:t>: и</w:t>
      </w:r>
      <w:r w:rsidR="004758D9" w:rsidRPr="005F7A4D">
        <w:rPr>
          <w:color w:val="000000" w:themeColor="text1"/>
          <w:szCs w:val="28"/>
        </w:rPr>
        <w:t xml:space="preserve">мея </w:t>
      </w:r>
      <w:r w:rsidR="00275A43" w:rsidRPr="005F7A4D">
        <w:rPr>
          <w:color w:val="000000" w:themeColor="text1"/>
          <w:szCs w:val="28"/>
        </w:rPr>
        <w:t>векторные</w:t>
      </w:r>
      <w:r w:rsidR="004758D9" w:rsidRPr="005F7A4D">
        <w:rPr>
          <w:color w:val="000000" w:themeColor="text1"/>
          <w:szCs w:val="28"/>
        </w:rPr>
        <w:t xml:space="preserve"> представления деревьев разбора </w:t>
      </w:r>
      <w:r w:rsidR="004758D9" w:rsidRPr="005F7A4D">
        <w:rPr>
          <w:color w:val="000000" w:themeColor="text1"/>
          <w:szCs w:val="28"/>
          <w:lang w:val="en-GB"/>
        </w:rPr>
        <w:t>PSI</w:t>
      </w:r>
      <w:r w:rsidR="004758D9" w:rsidRPr="005F7A4D">
        <w:rPr>
          <w:color w:val="000000" w:themeColor="text1"/>
          <w:szCs w:val="28"/>
        </w:rPr>
        <w:t>, можно посчитать количество наиболее часто используемых конструкций, либо наоборот — наиболее редко используемых.</w:t>
      </w:r>
      <w:r w:rsidR="00491882" w:rsidRPr="005F7A4D">
        <w:rPr>
          <w:color w:val="000000" w:themeColor="text1"/>
          <w:szCs w:val="28"/>
        </w:rPr>
        <w:t xml:space="preserve"> Данная информация может быть полезна как для дальнейшего </w:t>
      </w:r>
      <w:r w:rsidR="002F4DF0" w:rsidRPr="005F7A4D">
        <w:rPr>
          <w:color w:val="000000" w:themeColor="text1"/>
          <w:szCs w:val="28"/>
        </w:rPr>
        <w:t xml:space="preserve">машинного </w:t>
      </w:r>
      <w:r w:rsidR="00491882" w:rsidRPr="005F7A4D">
        <w:rPr>
          <w:color w:val="000000" w:themeColor="text1"/>
          <w:szCs w:val="28"/>
        </w:rPr>
        <w:t xml:space="preserve">анализа, так и для </w:t>
      </w:r>
      <w:r w:rsidR="008C275E" w:rsidRPr="005F7A4D">
        <w:rPr>
          <w:color w:val="000000" w:themeColor="text1"/>
          <w:szCs w:val="28"/>
        </w:rPr>
        <w:t>оценки востребованности</w:t>
      </w:r>
      <w:r w:rsidR="00A8470C" w:rsidRPr="005F7A4D">
        <w:rPr>
          <w:color w:val="000000" w:themeColor="text1"/>
          <w:szCs w:val="28"/>
        </w:rPr>
        <w:t xml:space="preserve"> конструкций, переосмысления их дизайна и учета данной информации </w:t>
      </w:r>
      <w:r w:rsidR="00500228" w:rsidRPr="005F7A4D">
        <w:rPr>
          <w:color w:val="000000" w:themeColor="text1"/>
          <w:szCs w:val="28"/>
        </w:rPr>
        <w:t xml:space="preserve">при разработке </w:t>
      </w:r>
      <w:r w:rsidR="006F4AD2" w:rsidRPr="005F7A4D">
        <w:rPr>
          <w:color w:val="000000" w:themeColor="text1"/>
          <w:szCs w:val="28"/>
        </w:rPr>
        <w:t>конструкций</w:t>
      </w:r>
      <w:r w:rsidR="00500228" w:rsidRPr="005F7A4D">
        <w:rPr>
          <w:color w:val="000000" w:themeColor="text1"/>
          <w:szCs w:val="28"/>
        </w:rPr>
        <w:t xml:space="preserve"> в будущем.</w:t>
      </w:r>
      <w:bookmarkEnd w:id="2212"/>
      <w:bookmarkEnd w:id="2213"/>
      <w:bookmarkEnd w:id="2214"/>
      <w:bookmarkEnd w:id="2215"/>
      <w:bookmarkEnd w:id="2216"/>
    </w:p>
    <w:p w14:paraId="0725025E" w14:textId="13835963" w:rsidR="00107145" w:rsidRPr="005F7A4D" w:rsidRDefault="00107145" w:rsidP="00107145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ins w:id="2217" w:author="пользователь Microsoft Office" w:date="2018-05-22T15:14:00Z"/>
          <w:b/>
          <w:bCs/>
          <w:color w:val="000000" w:themeColor="text1"/>
        </w:rPr>
      </w:pPr>
      <w:bookmarkStart w:id="2218" w:name="_Toc514773952"/>
      <w:ins w:id="2219" w:author="пользователь Microsoft Office" w:date="2018-05-22T15:14:00Z">
        <w:r w:rsidRPr="005F7A4D">
          <w:rPr>
            <w:b/>
            <w:bCs/>
            <w:caps/>
            <w:color w:val="000000" w:themeColor="text1"/>
          </w:rPr>
          <w:t xml:space="preserve">ГЛАВА 4. </w:t>
        </w:r>
        <w:r>
          <w:rPr>
            <w:b/>
            <w:color w:val="000000" w:themeColor="text1"/>
          </w:rPr>
          <w:t>ПРЕДЛАГАЕМОЕ РЕШЕНИЕ</w:t>
        </w:r>
        <w:bookmarkEnd w:id="2218"/>
      </w:ins>
    </w:p>
    <w:p w14:paraId="229787A6" w14:textId="77777777" w:rsidR="00346B4F" w:rsidRPr="005F7A4D" w:rsidRDefault="00346B4F" w:rsidP="00346B4F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ins w:id="2220" w:author="пользователь Microsoft Office" w:date="2018-05-22T15:14:00Z"/>
          <w:b/>
          <w:bCs/>
          <w:color w:val="000000" w:themeColor="text1"/>
        </w:rPr>
      </w:pPr>
      <w:bookmarkStart w:id="2221" w:name="_Toc514773953"/>
      <w:ins w:id="2222" w:author="пользователь Microsoft Office" w:date="2018-05-22T15:14:00Z">
        <w:r w:rsidRPr="005F7A4D">
          <w:rPr>
            <w:b/>
            <w:bCs/>
            <w:caps/>
            <w:color w:val="000000" w:themeColor="text1"/>
          </w:rPr>
          <w:t xml:space="preserve">4.1 </w:t>
        </w:r>
        <w:r w:rsidRPr="005F7A4D">
          <w:rPr>
            <w:b/>
            <w:bCs/>
            <w:color w:val="000000" w:themeColor="text1"/>
          </w:rPr>
          <w:t>Сбор данных</w:t>
        </w:r>
        <w:bookmarkEnd w:id="2221"/>
      </w:ins>
    </w:p>
    <w:p w14:paraId="2A3BBACE" w14:textId="77777777" w:rsidR="00346B4F" w:rsidRPr="005F7A4D" w:rsidRDefault="00346B4F" w:rsidP="00346B4F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ins w:id="2223" w:author="пользователь Microsoft Office" w:date="2018-05-22T15:14:00Z"/>
          <w:color w:val="000000" w:themeColor="text1"/>
          <w:szCs w:val="28"/>
        </w:rPr>
      </w:pPr>
      <w:ins w:id="2224" w:author="пользователь Microsoft Office" w:date="2018-05-22T15:14:00Z">
        <w:r w:rsidRPr="005F7A4D">
          <w:rPr>
            <w:color w:val="000000" w:themeColor="text1"/>
            <w:szCs w:val="28"/>
          </w:rPr>
          <w:tab/>
        </w:r>
        <w:bookmarkStart w:id="2225" w:name="_Toc514773954"/>
        <w:r w:rsidRPr="005F7A4D">
          <w:rPr>
            <w:color w:val="000000" w:themeColor="text1"/>
            <w:szCs w:val="28"/>
          </w:rPr>
          <w:t>Поскольку аномалии должны составлять существенно малую часть набора данных, сам набор данных должен быть достаточно большим. Чем больше набор данных, тем больше аномалий удастся обнаружить.</w:t>
        </w:r>
        <w:bookmarkEnd w:id="2225"/>
      </w:ins>
    </w:p>
    <w:p w14:paraId="507A3FF6" w14:textId="2E43C120" w:rsidR="00346B4F" w:rsidRPr="00AE0836" w:rsidRDefault="00346B4F" w:rsidP="00346B4F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ins w:id="2226" w:author="пользователь Microsoft Office" w:date="2018-05-22T15:14:00Z"/>
          <w:color w:val="000000" w:themeColor="text1"/>
          <w:szCs w:val="28"/>
        </w:rPr>
      </w:pPr>
      <w:ins w:id="2227" w:author="пользователь Microsoft Office" w:date="2018-05-22T15:14:00Z">
        <w:r w:rsidRPr="005F7A4D">
          <w:rPr>
            <w:color w:val="000000" w:themeColor="text1"/>
            <w:szCs w:val="28"/>
          </w:rPr>
          <w:tab/>
        </w:r>
        <w:bookmarkStart w:id="2228" w:name="_Toc514773955"/>
        <w:r w:rsidRPr="005F7A4D">
          <w:rPr>
            <w:color w:val="000000" w:themeColor="text1"/>
            <w:szCs w:val="28"/>
          </w:rPr>
          <w:t xml:space="preserve">Одним из самых больших хранилищ кода на </w:t>
        </w:r>
        <w:proofErr w:type="spellStart"/>
        <w:r w:rsidRPr="005F7A4D">
          <w:rPr>
            <w:color w:val="000000" w:themeColor="text1"/>
            <w:szCs w:val="28"/>
            <w:lang w:val="en-GB"/>
          </w:rPr>
          <w:t>Kotlin</w:t>
        </w:r>
        <w:proofErr w:type="spellEnd"/>
        <w:r w:rsidRPr="005F7A4D">
          <w:rPr>
            <w:color w:val="000000" w:themeColor="text1"/>
            <w:szCs w:val="28"/>
          </w:rPr>
          <w:t xml:space="preserve"> является ресурс </w:t>
        </w:r>
      </w:ins>
      <w:ins w:id="2229" w:author="пользователь Microsoft Office" w:date="2018-05-22T15:30:00Z">
        <w:r w:rsidR="00F83149" w:rsidRPr="005F7A4D">
          <w:rPr>
            <w:color w:val="000000" w:themeColor="text1"/>
            <w:szCs w:val="28"/>
            <w:lang w:val="en-GB"/>
          </w:rPr>
          <w:t>GitHub</w:t>
        </w:r>
      </w:ins>
      <w:ins w:id="2230" w:author="пользователь Microsoft Office" w:date="2018-05-22T15:14:00Z">
        <w:r w:rsidRPr="005F7A4D">
          <w:rPr>
            <w:color w:val="000000" w:themeColor="text1"/>
            <w:szCs w:val="28"/>
          </w:rPr>
          <w:t xml:space="preserve">. Так, по данных на ноябрь 2017 года на ресурсе </w:t>
        </w:r>
        <w:r w:rsidRPr="005F7A4D">
          <w:rPr>
            <w:color w:val="000000" w:themeColor="text1"/>
            <w:szCs w:val="28"/>
            <w:lang w:val="en-GB"/>
          </w:rPr>
          <w:t>GitHub</w:t>
        </w:r>
        <w:r w:rsidRPr="005F7A4D">
          <w:rPr>
            <w:color w:val="000000" w:themeColor="text1"/>
            <w:szCs w:val="28"/>
          </w:rPr>
          <w:t xml:space="preserve"> размещено файлов с исходных кодом, составляющих суммарно более 25 миллионов строк кода </w:t>
        </w:r>
        <w:r>
          <w:fldChar w:fldCharType="begin"/>
        </w:r>
        <w:r>
          <w:instrText xml:space="preserve"> HYPERLINK \l "S14" </w:instrText>
        </w:r>
        <w:r>
          <w:fldChar w:fldCharType="separate"/>
        </w:r>
        <w:r w:rsidRPr="005F7A4D">
          <w:rPr>
            <w:rStyle w:val="aa"/>
            <w:color w:val="000000" w:themeColor="text1"/>
            <w:szCs w:val="28"/>
            <w:u w:val="none"/>
          </w:rPr>
          <w:t>[14]</w:t>
        </w:r>
        <w:r>
          <w:rPr>
            <w:rStyle w:val="aa"/>
            <w:color w:val="000000" w:themeColor="text1"/>
            <w:szCs w:val="28"/>
            <w:u w:val="none"/>
          </w:rPr>
          <w:fldChar w:fldCharType="end"/>
        </w:r>
        <w:r w:rsidRPr="005F7A4D">
          <w:rPr>
            <w:color w:val="000000" w:themeColor="text1"/>
            <w:szCs w:val="28"/>
          </w:rPr>
          <w:t xml:space="preserve">. Также ресурс </w:t>
        </w:r>
      </w:ins>
      <w:ins w:id="2231" w:author="пользователь Microsoft Office" w:date="2018-05-22T15:30:00Z">
        <w:r w:rsidR="00F83149" w:rsidRPr="005F7A4D">
          <w:rPr>
            <w:color w:val="000000" w:themeColor="text1"/>
            <w:szCs w:val="28"/>
            <w:lang w:val="en-GB"/>
          </w:rPr>
          <w:t>GitHub</w:t>
        </w:r>
        <w:r w:rsidR="00F83149" w:rsidRPr="005F7A4D">
          <w:rPr>
            <w:color w:val="000000" w:themeColor="text1"/>
            <w:szCs w:val="28"/>
          </w:rPr>
          <w:t xml:space="preserve"> </w:t>
        </w:r>
      </w:ins>
      <w:ins w:id="2232" w:author="пользователь Microsoft Office" w:date="2018-05-22T15:14:00Z">
        <w:r w:rsidRPr="005F7A4D">
          <w:rPr>
            <w:color w:val="000000" w:themeColor="text1"/>
            <w:szCs w:val="28"/>
          </w:rPr>
          <w:t xml:space="preserve">имеет удобный в использовании </w:t>
        </w:r>
        <w:r w:rsidRPr="005F7A4D">
          <w:rPr>
            <w:color w:val="000000" w:themeColor="text1"/>
            <w:szCs w:val="28"/>
            <w:lang w:val="en-GB"/>
          </w:rPr>
          <w:t>API</w:t>
        </w:r>
        <w:r w:rsidRPr="005F7A4D">
          <w:rPr>
            <w:color w:val="000000" w:themeColor="text1"/>
            <w:szCs w:val="28"/>
          </w:rPr>
          <w:t>, который позволяет встроить в том числе процесс получения исходных кодов во внешнюю программу.</w:t>
        </w:r>
      </w:ins>
      <w:ins w:id="2233" w:author="пользователь Microsoft Office" w:date="2018-05-22T15:23:00Z">
        <w:r w:rsidR="00A137CF">
          <w:rPr>
            <w:color w:val="000000" w:themeColor="text1"/>
            <w:szCs w:val="28"/>
          </w:rPr>
          <w:t xml:space="preserve"> Альтернативой </w:t>
        </w:r>
      </w:ins>
      <w:ins w:id="2234" w:author="пользователь Microsoft Office" w:date="2018-05-22T15:24:00Z">
        <w:r w:rsidR="00A137CF">
          <w:rPr>
            <w:color w:val="000000" w:themeColor="text1"/>
            <w:szCs w:val="28"/>
            <w:lang w:val="en-US"/>
          </w:rPr>
          <w:t>GitHub</w:t>
        </w:r>
        <w:r w:rsidR="00A137CF" w:rsidRPr="00A137CF">
          <w:rPr>
            <w:color w:val="000000" w:themeColor="text1"/>
            <w:szCs w:val="28"/>
            <w:rPrChange w:id="2235" w:author="пользователь Microsoft Office" w:date="2018-05-22T15:24:00Z">
              <w:rPr>
                <w:color w:val="000000" w:themeColor="text1"/>
                <w:szCs w:val="28"/>
                <w:lang w:val="en-US"/>
              </w:rPr>
            </w:rPrChange>
          </w:rPr>
          <w:t xml:space="preserve"> </w:t>
        </w:r>
        <w:r w:rsidR="00A137CF">
          <w:rPr>
            <w:color w:val="000000" w:themeColor="text1"/>
            <w:szCs w:val="28"/>
          </w:rPr>
          <w:t xml:space="preserve">является ресурс </w:t>
        </w:r>
        <w:proofErr w:type="spellStart"/>
        <w:r w:rsidR="00F83149">
          <w:rPr>
            <w:color w:val="000000" w:themeColor="text1"/>
            <w:szCs w:val="28"/>
          </w:rPr>
          <w:t>Git</w:t>
        </w:r>
      </w:ins>
      <w:proofErr w:type="spellEnd"/>
      <w:ins w:id="2236" w:author="пользователь Microsoft Office" w:date="2018-05-22T15:30:00Z">
        <w:r w:rsidR="00F83149">
          <w:rPr>
            <w:color w:val="000000" w:themeColor="text1"/>
            <w:szCs w:val="28"/>
            <w:lang w:val="en-US"/>
          </w:rPr>
          <w:t>L</w:t>
        </w:r>
      </w:ins>
      <w:proofErr w:type="spellStart"/>
      <w:ins w:id="2237" w:author="пользователь Microsoft Office" w:date="2018-05-22T15:24:00Z">
        <w:r w:rsidR="00A137CF">
          <w:rPr>
            <w:color w:val="000000" w:themeColor="text1"/>
            <w:szCs w:val="28"/>
          </w:rPr>
          <w:t>ab</w:t>
        </w:r>
        <w:proofErr w:type="spellEnd"/>
        <w:r w:rsidR="00A137CF">
          <w:rPr>
            <w:color w:val="000000" w:themeColor="text1"/>
            <w:szCs w:val="28"/>
          </w:rPr>
          <w:t xml:space="preserve">, который также содержит открытый исходный код на языке </w:t>
        </w:r>
        <w:proofErr w:type="spellStart"/>
        <w:r w:rsidR="00A137CF">
          <w:rPr>
            <w:color w:val="000000" w:themeColor="text1"/>
            <w:szCs w:val="28"/>
          </w:rPr>
          <w:t>Kotlin</w:t>
        </w:r>
        <w:proofErr w:type="spellEnd"/>
        <w:r w:rsidR="00A137CF">
          <w:rPr>
            <w:color w:val="000000" w:themeColor="text1"/>
            <w:szCs w:val="28"/>
          </w:rPr>
          <w:t xml:space="preserve">. Но </w:t>
        </w:r>
        <w:proofErr w:type="spellStart"/>
        <w:r w:rsidR="00A137CF">
          <w:rPr>
            <w:color w:val="000000" w:themeColor="text1"/>
            <w:szCs w:val="28"/>
            <w:lang w:val="en-US"/>
          </w:rPr>
          <w:t>Git</w:t>
        </w:r>
      </w:ins>
      <w:ins w:id="2238" w:author="пользователь Microsoft Office" w:date="2018-05-22T15:30:00Z">
        <w:r w:rsidR="00F83149">
          <w:rPr>
            <w:color w:val="000000" w:themeColor="text1"/>
            <w:szCs w:val="28"/>
            <w:lang w:val="en-US"/>
          </w:rPr>
          <w:t>L</w:t>
        </w:r>
      </w:ins>
      <w:ins w:id="2239" w:author="пользователь Microsoft Office" w:date="2018-05-22T15:24:00Z">
        <w:r w:rsidR="00A137CF">
          <w:rPr>
            <w:color w:val="000000" w:themeColor="text1"/>
            <w:szCs w:val="28"/>
            <w:lang w:val="en-US"/>
          </w:rPr>
          <w:t>ab</w:t>
        </w:r>
        <w:proofErr w:type="spellEnd"/>
        <w:r w:rsidR="00A137CF" w:rsidRPr="00AE0836">
          <w:rPr>
            <w:color w:val="000000" w:themeColor="text1"/>
            <w:szCs w:val="28"/>
            <w:rPrChange w:id="2240" w:author="пользователь Microsoft Office" w:date="2018-05-22T15:25:00Z">
              <w:rPr>
                <w:color w:val="000000" w:themeColor="text1"/>
                <w:szCs w:val="28"/>
                <w:lang w:val="en-US"/>
              </w:rPr>
            </w:rPrChange>
          </w:rPr>
          <w:t xml:space="preserve"> </w:t>
        </w:r>
        <w:r w:rsidR="00A137CF">
          <w:rPr>
            <w:color w:val="000000" w:themeColor="text1"/>
            <w:szCs w:val="28"/>
          </w:rPr>
          <w:t xml:space="preserve">содержит существенно меньшее количество кода на </w:t>
        </w:r>
        <w:proofErr w:type="spellStart"/>
        <w:r w:rsidR="00A2377D">
          <w:rPr>
            <w:color w:val="000000" w:themeColor="text1"/>
            <w:szCs w:val="28"/>
            <w:lang w:val="en-US"/>
          </w:rPr>
          <w:t>Kotlin</w:t>
        </w:r>
        <w:proofErr w:type="spellEnd"/>
        <w:r w:rsidR="00A2377D" w:rsidRPr="00AE0836">
          <w:rPr>
            <w:color w:val="000000" w:themeColor="text1"/>
            <w:szCs w:val="28"/>
            <w:rPrChange w:id="2241" w:author="пользователь Microsoft Office" w:date="2018-05-22T15:25:00Z">
              <w:rPr>
                <w:color w:val="000000" w:themeColor="text1"/>
                <w:szCs w:val="28"/>
                <w:lang w:val="en-US"/>
              </w:rPr>
            </w:rPrChange>
          </w:rPr>
          <w:t xml:space="preserve">, а </w:t>
        </w:r>
      </w:ins>
      <w:ins w:id="2242" w:author="пользователь Microsoft Office" w:date="2018-05-22T15:25:00Z">
        <w:r w:rsidR="00AE0836">
          <w:rPr>
            <w:color w:val="000000" w:themeColor="text1"/>
            <w:szCs w:val="28"/>
          </w:rPr>
          <w:t xml:space="preserve">для поиска аномалий </w:t>
        </w:r>
      </w:ins>
      <w:ins w:id="2243" w:author="пользователь Microsoft Office" w:date="2018-05-22T15:24:00Z">
        <w:r w:rsidR="00A2377D" w:rsidRPr="00AE0836">
          <w:rPr>
            <w:color w:val="000000" w:themeColor="text1"/>
            <w:szCs w:val="28"/>
            <w:rPrChange w:id="2244" w:author="пользователь Microsoft Office" w:date="2018-05-22T15:25:00Z">
              <w:rPr>
                <w:color w:val="000000" w:themeColor="text1"/>
                <w:szCs w:val="28"/>
                <w:lang w:val="en-US"/>
              </w:rPr>
            </w:rPrChange>
          </w:rPr>
          <w:t>нам требуется сформировать набор данных как можно большего размера.</w:t>
        </w:r>
      </w:ins>
      <w:bookmarkEnd w:id="2228"/>
    </w:p>
    <w:p w14:paraId="7CF49302" w14:textId="06B6A1D8" w:rsidR="00346B4F" w:rsidRPr="005F7A4D" w:rsidRDefault="00346B4F" w:rsidP="00346B4F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ins w:id="2245" w:author="пользователь Microsoft Office" w:date="2018-05-22T15:14:00Z"/>
          <w:color w:val="000000" w:themeColor="text1"/>
          <w:szCs w:val="28"/>
        </w:rPr>
      </w:pPr>
      <w:ins w:id="2246" w:author="пользователь Microsoft Office" w:date="2018-05-22T15:14:00Z">
        <w:r w:rsidRPr="005F7A4D">
          <w:rPr>
            <w:color w:val="000000" w:themeColor="text1"/>
            <w:szCs w:val="28"/>
          </w:rPr>
          <w:tab/>
        </w:r>
        <w:bookmarkStart w:id="2247" w:name="_Toc514773956"/>
        <w:r w:rsidRPr="005F7A4D">
          <w:rPr>
            <w:color w:val="000000" w:themeColor="text1"/>
            <w:szCs w:val="28"/>
          </w:rPr>
          <w:t xml:space="preserve">Таким образом, </w:t>
        </w:r>
        <w:commentRangeStart w:id="2248"/>
        <w:r w:rsidRPr="005F7A4D">
          <w:rPr>
            <w:color w:val="000000" w:themeColor="text1"/>
            <w:szCs w:val="28"/>
          </w:rPr>
          <w:t xml:space="preserve">был сделан выбор </w:t>
        </w:r>
        <w:commentRangeEnd w:id="2248"/>
        <w:r>
          <w:rPr>
            <w:rStyle w:val="af3"/>
            <w:rFonts w:asciiTheme="minorHAnsi" w:eastAsiaTheme="minorHAnsi" w:hAnsiTheme="minorHAnsi" w:cstheme="minorBidi"/>
            <w:lang w:eastAsia="en-US"/>
          </w:rPr>
          <w:commentReference w:id="2248"/>
        </w:r>
        <w:r w:rsidRPr="005F7A4D">
          <w:rPr>
            <w:color w:val="000000" w:themeColor="text1"/>
            <w:szCs w:val="28"/>
          </w:rPr>
          <w:t xml:space="preserve">в пользу </w:t>
        </w:r>
      </w:ins>
      <w:ins w:id="2249" w:author="пользователь Microsoft Office" w:date="2018-05-22T15:30:00Z">
        <w:r w:rsidR="00F83149" w:rsidRPr="005F7A4D">
          <w:rPr>
            <w:color w:val="000000" w:themeColor="text1"/>
            <w:szCs w:val="28"/>
            <w:lang w:val="en-GB"/>
          </w:rPr>
          <w:t>GitHub</w:t>
        </w:r>
        <w:r w:rsidR="00F83149" w:rsidRPr="005F7A4D">
          <w:rPr>
            <w:color w:val="000000" w:themeColor="text1"/>
            <w:szCs w:val="28"/>
          </w:rPr>
          <w:t xml:space="preserve"> </w:t>
        </w:r>
      </w:ins>
      <w:ins w:id="2250" w:author="пользователь Microsoft Office" w:date="2018-05-22T15:14:00Z">
        <w:r w:rsidRPr="005F7A4D">
          <w:rPr>
            <w:color w:val="000000" w:themeColor="text1"/>
            <w:szCs w:val="28"/>
          </w:rPr>
          <w:t>в качестве источника данных.</w:t>
        </w:r>
        <w:bookmarkEnd w:id="2247"/>
      </w:ins>
    </w:p>
    <w:p w14:paraId="4DB8C157" w14:textId="61C56933" w:rsidR="00346B4F" w:rsidRPr="005F7A4D" w:rsidRDefault="00346B4F" w:rsidP="00346B4F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ins w:id="2251" w:author="пользователь Microsoft Office" w:date="2018-05-22T15:14:00Z"/>
          <w:color w:val="000000" w:themeColor="text1"/>
          <w:szCs w:val="28"/>
        </w:rPr>
      </w:pPr>
      <w:ins w:id="2252" w:author="пользователь Microsoft Office" w:date="2018-05-22T15:14:00Z">
        <w:r w:rsidRPr="005F7A4D">
          <w:rPr>
            <w:color w:val="000000" w:themeColor="text1"/>
            <w:szCs w:val="28"/>
          </w:rPr>
          <w:lastRenderedPageBreak/>
          <w:tab/>
        </w:r>
        <w:bookmarkStart w:id="2253" w:name="_Toc514773957"/>
        <w:r w:rsidRPr="005F7A4D">
          <w:rPr>
            <w:color w:val="000000" w:themeColor="text1"/>
            <w:szCs w:val="28"/>
          </w:rPr>
          <w:t xml:space="preserve">Эксперимент предлагается проводить на двух наборах данных: на малом, полученным </w:t>
        </w:r>
        <w:commentRangeStart w:id="2254"/>
        <w:r w:rsidRPr="005F7A4D">
          <w:rPr>
            <w:color w:val="000000" w:themeColor="text1"/>
            <w:szCs w:val="28"/>
          </w:rPr>
          <w:t xml:space="preserve">пофайловым сбором </w:t>
        </w:r>
        <w:commentRangeEnd w:id="2254"/>
        <w:r>
          <w:rPr>
            <w:rStyle w:val="af3"/>
            <w:rFonts w:asciiTheme="minorHAnsi" w:eastAsiaTheme="minorHAnsi" w:hAnsiTheme="minorHAnsi" w:cstheme="minorBidi"/>
            <w:lang w:eastAsia="en-US"/>
          </w:rPr>
          <w:commentReference w:id="2254"/>
        </w:r>
        <w:r w:rsidRPr="005F7A4D">
          <w:rPr>
            <w:color w:val="000000" w:themeColor="text1"/>
            <w:szCs w:val="28"/>
          </w:rPr>
          <w:t xml:space="preserve">кода с </w:t>
        </w:r>
      </w:ins>
      <w:ins w:id="2255" w:author="пользователь Microsoft Office" w:date="2018-05-22T15:30:00Z">
        <w:r w:rsidR="00F83149" w:rsidRPr="005F7A4D">
          <w:rPr>
            <w:color w:val="000000" w:themeColor="text1"/>
            <w:szCs w:val="28"/>
            <w:lang w:val="en-GB"/>
          </w:rPr>
          <w:t>GitHub</w:t>
        </w:r>
      </w:ins>
      <w:ins w:id="2256" w:author="пользователь Microsoft Office" w:date="2018-05-22T15:14:00Z">
        <w:r w:rsidRPr="005F7A4D">
          <w:rPr>
            <w:color w:val="000000" w:themeColor="text1"/>
            <w:szCs w:val="28"/>
          </w:rPr>
          <w:t xml:space="preserve">, и на большом, полученным уже сбором кода по </w:t>
        </w:r>
        <w:proofErr w:type="spellStart"/>
        <w:r w:rsidRPr="005F7A4D">
          <w:rPr>
            <w:color w:val="000000" w:themeColor="text1"/>
            <w:szCs w:val="28"/>
          </w:rPr>
          <w:t>репозиториям</w:t>
        </w:r>
        <w:proofErr w:type="spellEnd"/>
        <w:r w:rsidRPr="005F7A4D">
          <w:rPr>
            <w:color w:val="000000" w:themeColor="text1"/>
            <w:szCs w:val="28"/>
          </w:rPr>
          <w:t xml:space="preserve"> путем их клонирования и дальнейшей фильтрации.</w:t>
        </w:r>
        <w:bookmarkEnd w:id="2253"/>
      </w:ins>
    </w:p>
    <w:p w14:paraId="43DE0C22" w14:textId="60263611" w:rsidR="00346B4F" w:rsidRPr="005F7A4D" w:rsidRDefault="00346B4F" w:rsidP="00346B4F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ins w:id="2257" w:author="пользователь Microsoft Office" w:date="2018-05-22T15:14:00Z"/>
          <w:color w:val="000000" w:themeColor="text1"/>
          <w:szCs w:val="28"/>
        </w:rPr>
      </w:pPr>
      <w:ins w:id="2258" w:author="пользователь Microsoft Office" w:date="2018-05-22T15:14:00Z">
        <w:r w:rsidRPr="005F7A4D">
          <w:rPr>
            <w:color w:val="000000" w:themeColor="text1"/>
            <w:szCs w:val="28"/>
          </w:rPr>
          <w:tab/>
        </w:r>
        <w:bookmarkStart w:id="2259" w:name="_Toc514773958"/>
        <w:r w:rsidRPr="005F7A4D">
          <w:rPr>
            <w:color w:val="000000" w:themeColor="text1"/>
            <w:szCs w:val="28"/>
          </w:rPr>
          <w:t xml:space="preserve">В большом наборе данных </w:t>
        </w:r>
        <w:commentRangeStart w:id="2260"/>
        <w:r w:rsidRPr="005F7A4D">
          <w:rPr>
            <w:color w:val="000000" w:themeColor="text1"/>
            <w:szCs w:val="28"/>
          </w:rPr>
          <w:t xml:space="preserve">контекст </w:t>
        </w:r>
        <w:proofErr w:type="spellStart"/>
        <w:r w:rsidRPr="005F7A4D">
          <w:rPr>
            <w:color w:val="000000" w:themeColor="text1"/>
            <w:szCs w:val="28"/>
          </w:rPr>
          <w:t>репозитория</w:t>
        </w:r>
        <w:proofErr w:type="spellEnd"/>
        <w:r w:rsidRPr="005F7A4D">
          <w:rPr>
            <w:color w:val="000000" w:themeColor="text1"/>
            <w:szCs w:val="28"/>
          </w:rPr>
          <w:t xml:space="preserve"> </w:t>
        </w:r>
        <w:commentRangeEnd w:id="2260"/>
        <w:r>
          <w:rPr>
            <w:rStyle w:val="af3"/>
            <w:rFonts w:asciiTheme="minorHAnsi" w:eastAsiaTheme="minorHAnsi" w:hAnsiTheme="minorHAnsi" w:cstheme="minorBidi"/>
            <w:lang w:eastAsia="en-US"/>
          </w:rPr>
          <w:commentReference w:id="2260"/>
        </w:r>
        <w:r w:rsidRPr="005F7A4D">
          <w:rPr>
            <w:color w:val="000000" w:themeColor="text1"/>
            <w:szCs w:val="28"/>
          </w:rPr>
          <w:t>также может оказаться полезным для смежных исследований</w:t>
        </w:r>
      </w:ins>
      <w:ins w:id="2261" w:author="пользователь Microsoft Office" w:date="2018-05-22T15:28:00Z">
        <w:r w:rsidR="00D40004">
          <w:rPr>
            <w:color w:val="000000" w:themeColor="text1"/>
            <w:szCs w:val="28"/>
          </w:rPr>
          <w:t xml:space="preserve"> (например, на основе конфигурации сборки можно сопровождать аномалии </w:t>
        </w:r>
        <w:r w:rsidR="00F83149">
          <w:rPr>
            <w:color w:val="000000" w:themeColor="text1"/>
            <w:szCs w:val="28"/>
          </w:rPr>
          <w:t>дополнительной информацией, пот</w:t>
        </w:r>
        <w:r w:rsidR="00D40004">
          <w:rPr>
            <w:color w:val="000000" w:themeColor="text1"/>
            <w:szCs w:val="28"/>
          </w:rPr>
          <w:t xml:space="preserve">енциально полезной для разработчиков </w:t>
        </w:r>
      </w:ins>
      <w:proofErr w:type="spellStart"/>
      <w:ins w:id="2262" w:author="пользователь Microsoft Office" w:date="2018-05-22T15:29:00Z">
        <w:r w:rsidR="00D40004">
          <w:rPr>
            <w:color w:val="000000" w:themeColor="text1"/>
            <w:szCs w:val="28"/>
            <w:lang w:val="en-US"/>
          </w:rPr>
          <w:t>Kotlin</w:t>
        </w:r>
        <w:proofErr w:type="spellEnd"/>
        <w:r w:rsidR="00D40004" w:rsidRPr="00F83149">
          <w:rPr>
            <w:color w:val="000000" w:themeColor="text1"/>
            <w:szCs w:val="28"/>
            <w:rPrChange w:id="2263" w:author="пользователь Microsoft Office" w:date="2018-05-22T15:29:00Z">
              <w:rPr>
                <w:color w:val="000000" w:themeColor="text1"/>
                <w:szCs w:val="28"/>
                <w:lang w:val="en-US"/>
              </w:rPr>
            </w:rPrChange>
          </w:rPr>
          <w:t xml:space="preserve"> </w:t>
        </w:r>
        <w:r w:rsidR="00D40004">
          <w:rPr>
            <w:color w:val="000000" w:themeColor="text1"/>
            <w:szCs w:val="28"/>
          </w:rPr>
          <w:t>при дальнейшем изучении найденных аномалий</w:t>
        </w:r>
      </w:ins>
      <w:ins w:id="2264" w:author="пользователь Microsoft Office" w:date="2018-05-22T15:28:00Z">
        <w:r w:rsidR="00D40004">
          <w:rPr>
            <w:color w:val="000000" w:themeColor="text1"/>
            <w:szCs w:val="28"/>
          </w:rPr>
          <w:t>)</w:t>
        </w:r>
      </w:ins>
      <w:ins w:id="2265" w:author="пользователь Microsoft Office" w:date="2018-05-22T15:14:00Z">
        <w:r w:rsidRPr="005F7A4D">
          <w:rPr>
            <w:color w:val="000000" w:themeColor="text1"/>
            <w:szCs w:val="28"/>
          </w:rPr>
          <w:t xml:space="preserve">. По предварительным подсчетам, всего </w:t>
        </w:r>
      </w:ins>
      <w:ins w:id="2266" w:author="пользователь Microsoft Office" w:date="2018-05-22T15:30:00Z">
        <w:r w:rsidR="00F83149" w:rsidRPr="005F7A4D">
          <w:rPr>
            <w:color w:val="000000" w:themeColor="text1"/>
            <w:szCs w:val="28"/>
            <w:lang w:val="en-GB"/>
          </w:rPr>
          <w:t>GitHub</w:t>
        </w:r>
        <w:r w:rsidR="00F83149" w:rsidRPr="005F7A4D">
          <w:rPr>
            <w:color w:val="000000" w:themeColor="text1"/>
            <w:szCs w:val="28"/>
          </w:rPr>
          <w:t xml:space="preserve"> </w:t>
        </w:r>
      </w:ins>
      <w:ins w:id="2267" w:author="пользователь Microsoft Office" w:date="2018-05-22T15:14:00Z">
        <w:r w:rsidRPr="005F7A4D">
          <w:rPr>
            <w:color w:val="000000" w:themeColor="text1"/>
            <w:szCs w:val="28"/>
          </w:rPr>
          <w:t xml:space="preserve">содержит </w:t>
        </w:r>
        <w:commentRangeStart w:id="2268"/>
        <w:r w:rsidRPr="005F7A4D">
          <w:rPr>
            <w:color w:val="000000" w:themeColor="text1"/>
            <w:szCs w:val="28"/>
          </w:rPr>
          <w:t xml:space="preserve">47 тыс. </w:t>
        </w:r>
        <w:proofErr w:type="spellStart"/>
        <w:r w:rsidRPr="005F7A4D">
          <w:rPr>
            <w:color w:val="000000" w:themeColor="text1"/>
            <w:szCs w:val="28"/>
          </w:rPr>
          <w:t>репозиториев</w:t>
        </w:r>
        <w:commentRangeEnd w:id="2268"/>
        <w:proofErr w:type="spellEnd"/>
        <w:r>
          <w:rPr>
            <w:rStyle w:val="af3"/>
            <w:rFonts w:asciiTheme="minorHAnsi" w:eastAsiaTheme="minorHAnsi" w:hAnsiTheme="minorHAnsi" w:cstheme="minorBidi"/>
            <w:lang w:eastAsia="en-US"/>
          </w:rPr>
          <w:commentReference w:id="2268"/>
        </w:r>
      </w:ins>
      <w:ins w:id="2269" w:author="пользователь Microsoft Office" w:date="2018-05-22T15:27:00Z">
        <w:r w:rsidR="003B7D8E">
          <w:rPr>
            <w:color w:val="000000" w:themeColor="text1"/>
            <w:szCs w:val="28"/>
          </w:rPr>
          <w:t xml:space="preserve">, основным языком которых является </w:t>
        </w:r>
        <w:proofErr w:type="spellStart"/>
        <w:r w:rsidR="003B7D8E">
          <w:rPr>
            <w:color w:val="000000" w:themeColor="text1"/>
            <w:szCs w:val="28"/>
            <w:lang w:val="en-US"/>
          </w:rPr>
          <w:t>Kotlin</w:t>
        </w:r>
        <w:proofErr w:type="spellEnd"/>
        <w:r w:rsidR="003B7D8E" w:rsidRPr="003B7D8E">
          <w:rPr>
            <w:color w:val="000000" w:themeColor="text1"/>
            <w:szCs w:val="28"/>
            <w:rPrChange w:id="2270" w:author="пользователь Microsoft Office" w:date="2018-05-22T15:28:00Z">
              <w:rPr>
                <w:color w:val="000000" w:themeColor="text1"/>
                <w:szCs w:val="28"/>
                <w:lang w:val="en-US"/>
              </w:rPr>
            </w:rPrChange>
          </w:rPr>
          <w:t xml:space="preserve"> </w:t>
        </w:r>
        <w:r w:rsidR="005F1328" w:rsidRPr="005F7A4D">
          <w:rPr>
            <w:color w:val="000000" w:themeColor="text1"/>
            <w:szCs w:val="28"/>
          </w:rPr>
          <w:t>(большинство кода написано на нём</w:t>
        </w:r>
        <w:r w:rsidR="005F1328">
          <w:rPr>
            <w:color w:val="000000" w:themeColor="text1"/>
            <w:szCs w:val="28"/>
          </w:rPr>
          <w:t>)</w:t>
        </w:r>
      </w:ins>
      <w:ins w:id="2271" w:author="пользователь Microsoft Office" w:date="2018-05-22T15:14:00Z">
        <w:r w:rsidRPr="005F7A4D">
          <w:rPr>
            <w:color w:val="000000" w:themeColor="text1"/>
            <w:szCs w:val="28"/>
          </w:rPr>
          <w:t xml:space="preserve">. Для пофайлового сбора кода с учетом ограничений в </w:t>
        </w:r>
        <w:r w:rsidRPr="005F7A4D">
          <w:rPr>
            <w:color w:val="000000" w:themeColor="text1"/>
            <w:szCs w:val="28"/>
            <w:lang w:val="en-GB"/>
          </w:rPr>
          <w:t>API</w:t>
        </w:r>
        <w:r w:rsidRPr="005F7A4D">
          <w:rPr>
            <w:color w:val="000000" w:themeColor="text1"/>
            <w:szCs w:val="28"/>
          </w:rPr>
          <w:t xml:space="preserve"> со стороны </w:t>
        </w:r>
      </w:ins>
      <w:ins w:id="2272" w:author="пользователь Microsoft Office" w:date="2018-05-22T15:30:00Z">
        <w:r w:rsidR="00F83149" w:rsidRPr="005F7A4D">
          <w:rPr>
            <w:color w:val="000000" w:themeColor="text1"/>
            <w:szCs w:val="28"/>
            <w:lang w:val="en-GB"/>
          </w:rPr>
          <w:t>GitHub</w:t>
        </w:r>
        <w:r w:rsidR="00F83149" w:rsidRPr="005F7A4D">
          <w:rPr>
            <w:color w:val="000000" w:themeColor="text1"/>
            <w:szCs w:val="28"/>
          </w:rPr>
          <w:t xml:space="preserve"> </w:t>
        </w:r>
      </w:ins>
      <w:ins w:id="2273" w:author="пользователь Microsoft Office" w:date="2018-05-22T15:14:00Z">
        <w:r w:rsidRPr="005F7A4D">
          <w:rPr>
            <w:color w:val="000000" w:themeColor="text1"/>
            <w:szCs w:val="28"/>
          </w:rPr>
          <w:t>нам доступно примерно 50 тыс. файлов.</w:t>
        </w:r>
        <w:bookmarkEnd w:id="2259"/>
      </w:ins>
    </w:p>
    <w:p w14:paraId="388452E9" w14:textId="7ADBA4AB" w:rsidR="00346B4F" w:rsidRPr="005F7A4D" w:rsidRDefault="00346B4F" w:rsidP="00346B4F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ins w:id="2274" w:author="пользователь Microsoft Office" w:date="2018-05-22T15:14:00Z"/>
          <w:color w:val="000000" w:themeColor="text1"/>
          <w:szCs w:val="28"/>
        </w:rPr>
      </w:pPr>
      <w:ins w:id="2275" w:author="пользователь Microsoft Office" w:date="2018-05-22T15:14:00Z">
        <w:r w:rsidRPr="005F7A4D">
          <w:rPr>
            <w:color w:val="000000" w:themeColor="text1"/>
            <w:szCs w:val="28"/>
          </w:rPr>
          <w:tab/>
        </w:r>
        <w:bookmarkStart w:id="2276" w:name="_Toc514773959"/>
        <w:r w:rsidRPr="005F7A4D">
          <w:rPr>
            <w:color w:val="000000" w:themeColor="text1"/>
            <w:szCs w:val="28"/>
            <w:lang w:val="en-GB"/>
          </w:rPr>
          <w:t>JVM</w:t>
        </w:r>
        <w:r w:rsidRPr="005F7A4D">
          <w:rPr>
            <w:color w:val="000000" w:themeColor="text1"/>
            <w:szCs w:val="28"/>
          </w:rPr>
          <w:t xml:space="preserve"> байт-код удобно собирать также на </w:t>
        </w:r>
      </w:ins>
      <w:ins w:id="2277" w:author="пользователь Microsoft Office" w:date="2018-05-22T15:30:00Z">
        <w:r w:rsidR="00F83149" w:rsidRPr="005F7A4D">
          <w:rPr>
            <w:color w:val="000000" w:themeColor="text1"/>
            <w:szCs w:val="28"/>
            <w:lang w:val="en-GB"/>
          </w:rPr>
          <w:t>GitHub</w:t>
        </w:r>
      </w:ins>
      <w:ins w:id="2278" w:author="пользователь Microsoft Office" w:date="2018-05-22T15:14:00Z">
        <w:r w:rsidRPr="005F7A4D">
          <w:rPr>
            <w:color w:val="000000" w:themeColor="text1"/>
            <w:szCs w:val="28"/>
          </w:rPr>
          <w:t xml:space="preserve">. Он предоставляет функциональность для публикации и хранения </w:t>
        </w:r>
      </w:ins>
      <w:ins w:id="2279" w:author="пользователь Microsoft Office" w:date="2018-05-22T15:31:00Z">
        <w:r w:rsidR="00F83149">
          <w:rPr>
            <w:color w:val="000000" w:themeColor="text1"/>
            <w:szCs w:val="28"/>
          </w:rPr>
          <w:t>готовых сборок</w:t>
        </w:r>
      </w:ins>
      <w:commentRangeStart w:id="2280"/>
      <w:ins w:id="2281" w:author="пользователь Microsoft Office" w:date="2018-05-22T15:14:00Z">
        <w:r w:rsidRPr="005F7A4D">
          <w:rPr>
            <w:color w:val="000000" w:themeColor="text1"/>
            <w:szCs w:val="28"/>
          </w:rPr>
          <w:t xml:space="preserve"> проекта</w:t>
        </w:r>
        <w:commentRangeEnd w:id="2280"/>
        <w:r>
          <w:rPr>
            <w:rStyle w:val="af3"/>
            <w:rFonts w:asciiTheme="minorHAnsi" w:eastAsiaTheme="minorHAnsi" w:hAnsiTheme="minorHAnsi" w:cstheme="minorBidi"/>
            <w:lang w:eastAsia="en-US"/>
          </w:rPr>
          <w:commentReference w:id="2280"/>
        </w:r>
        <w:r w:rsidRPr="005F7A4D">
          <w:rPr>
            <w:color w:val="000000" w:themeColor="text1"/>
            <w:szCs w:val="28"/>
          </w:rPr>
          <w:t xml:space="preserve">. Будем осуществлять </w:t>
        </w:r>
      </w:ins>
      <w:ins w:id="2282" w:author="пользователь Microsoft Office" w:date="2018-05-22T15:31:00Z">
        <w:r w:rsidR="00E51D81">
          <w:rPr>
            <w:color w:val="000000" w:themeColor="text1"/>
            <w:szCs w:val="28"/>
          </w:rPr>
          <w:t>выкачивание</w:t>
        </w:r>
      </w:ins>
      <w:ins w:id="2283" w:author="пользователь Microsoft Office" w:date="2018-05-22T15:14:00Z">
        <w:r w:rsidRPr="005F7A4D">
          <w:rPr>
            <w:color w:val="000000" w:themeColor="text1"/>
            <w:szCs w:val="28"/>
          </w:rPr>
          <w:t xml:space="preserve"> данных </w:t>
        </w:r>
      </w:ins>
      <w:ins w:id="2284" w:author="пользователь Microsoft Office" w:date="2018-05-22T15:31:00Z">
        <w:r w:rsidR="00A47B9E">
          <w:rPr>
            <w:color w:val="000000" w:themeColor="text1"/>
            <w:szCs w:val="28"/>
          </w:rPr>
          <w:t>сборок</w:t>
        </w:r>
      </w:ins>
      <w:ins w:id="2285" w:author="пользователь Microsoft Office" w:date="2018-05-22T15:14:00Z">
        <w:r w:rsidRPr="005F7A4D">
          <w:rPr>
            <w:color w:val="000000" w:themeColor="text1"/>
            <w:szCs w:val="28"/>
          </w:rPr>
          <w:t xml:space="preserve"> для дальнейшего извлечения из них </w:t>
        </w:r>
        <w:r w:rsidRPr="005F7A4D">
          <w:rPr>
            <w:color w:val="000000" w:themeColor="text1"/>
            <w:szCs w:val="28"/>
            <w:lang w:val="en-GB"/>
          </w:rPr>
          <w:t>JVM</w:t>
        </w:r>
        <w:r w:rsidRPr="005F7A4D">
          <w:rPr>
            <w:color w:val="000000" w:themeColor="text1"/>
            <w:szCs w:val="28"/>
          </w:rPr>
          <w:t xml:space="preserve"> байт-кода.</w:t>
        </w:r>
        <w:bookmarkEnd w:id="2276"/>
      </w:ins>
    </w:p>
    <w:p w14:paraId="476D9753" w14:textId="037D800C" w:rsidR="00346B4F" w:rsidRPr="005F7A4D" w:rsidRDefault="00346B4F" w:rsidP="00346B4F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ins w:id="2286" w:author="пользователь Microsoft Office" w:date="2018-05-22T15:14:00Z"/>
          <w:color w:val="000000" w:themeColor="text1"/>
          <w:szCs w:val="28"/>
        </w:rPr>
      </w:pPr>
      <w:ins w:id="2287" w:author="пользователь Microsoft Office" w:date="2018-05-22T15:14:00Z">
        <w:r w:rsidRPr="005F7A4D">
          <w:rPr>
            <w:color w:val="000000" w:themeColor="text1"/>
            <w:szCs w:val="28"/>
          </w:rPr>
          <w:tab/>
        </w:r>
        <w:bookmarkStart w:id="2288" w:name="_Toc514773960"/>
        <w:r w:rsidRPr="005F7A4D">
          <w:rPr>
            <w:color w:val="000000" w:themeColor="text1"/>
            <w:szCs w:val="28"/>
          </w:rPr>
          <w:t xml:space="preserve">Для большого набора данных байт-код будем собирать </w:t>
        </w:r>
        <w:proofErr w:type="gramStart"/>
        <w:r w:rsidRPr="005F7A4D">
          <w:rPr>
            <w:color w:val="000000" w:themeColor="text1"/>
            <w:szCs w:val="28"/>
          </w:rPr>
          <w:t xml:space="preserve">из </w:t>
        </w:r>
      </w:ins>
      <w:ins w:id="2289" w:author="пользователь Microsoft Office" w:date="2018-05-22T15:32:00Z">
        <w:r w:rsidR="002A03EF">
          <w:rPr>
            <w:color w:val="000000" w:themeColor="text1"/>
            <w:szCs w:val="28"/>
          </w:rPr>
          <w:t>готовых сборок</w:t>
        </w:r>
      </w:ins>
      <w:proofErr w:type="gramEnd"/>
      <w:ins w:id="2290" w:author="пользователь Microsoft Office" w:date="2018-05-22T15:14:00Z">
        <w:r w:rsidRPr="005F7A4D">
          <w:rPr>
            <w:color w:val="000000" w:themeColor="text1"/>
            <w:szCs w:val="28"/>
          </w:rPr>
          <w:t xml:space="preserve"> соответствующих </w:t>
        </w:r>
        <w:proofErr w:type="spellStart"/>
        <w:r w:rsidRPr="005F7A4D">
          <w:rPr>
            <w:color w:val="000000" w:themeColor="text1"/>
            <w:szCs w:val="28"/>
          </w:rPr>
          <w:t>репозиториев</w:t>
        </w:r>
        <w:proofErr w:type="spellEnd"/>
        <w:r w:rsidRPr="005F7A4D">
          <w:rPr>
            <w:color w:val="000000" w:themeColor="text1"/>
            <w:szCs w:val="28"/>
          </w:rPr>
          <w:t xml:space="preserve">. Для малого — из </w:t>
        </w:r>
      </w:ins>
      <w:ins w:id="2291" w:author="пользователь Microsoft Office" w:date="2018-05-22T15:34:00Z">
        <w:r w:rsidR="00CA5871">
          <w:rPr>
            <w:color w:val="000000" w:themeColor="text1"/>
            <w:szCs w:val="28"/>
          </w:rPr>
          <w:t>сборок</w:t>
        </w:r>
      </w:ins>
      <w:ins w:id="2292" w:author="пользователь Microsoft Office" w:date="2018-05-22T15:14:00Z">
        <w:r w:rsidRPr="005F7A4D">
          <w:rPr>
            <w:color w:val="000000" w:themeColor="text1"/>
            <w:szCs w:val="28"/>
          </w:rPr>
          <w:t xml:space="preserve"> ограниченного числа </w:t>
        </w:r>
        <w:proofErr w:type="spellStart"/>
        <w:r w:rsidRPr="005F7A4D">
          <w:rPr>
            <w:color w:val="000000" w:themeColor="text1"/>
            <w:szCs w:val="28"/>
          </w:rPr>
          <w:t>репозиториев</w:t>
        </w:r>
        <w:proofErr w:type="spellEnd"/>
        <w:r w:rsidRPr="005F7A4D">
          <w:rPr>
            <w:color w:val="000000" w:themeColor="text1"/>
            <w:szCs w:val="28"/>
          </w:rPr>
          <w:t>.</w:t>
        </w:r>
        <w:bookmarkEnd w:id="2288"/>
      </w:ins>
    </w:p>
    <w:p w14:paraId="52532D75" w14:textId="77777777" w:rsidR="00346B4F" w:rsidRPr="005F7A4D" w:rsidRDefault="00346B4F" w:rsidP="00346B4F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ins w:id="2293" w:author="пользователь Microsoft Office" w:date="2018-05-22T15:14:00Z"/>
          <w:color w:val="000000" w:themeColor="text1"/>
          <w:szCs w:val="28"/>
        </w:rPr>
      </w:pPr>
      <w:ins w:id="2294" w:author="пользователь Microsoft Office" w:date="2018-05-22T15:14:00Z">
        <w:r w:rsidRPr="005F7A4D">
          <w:rPr>
            <w:color w:val="000000" w:themeColor="text1"/>
            <w:szCs w:val="28"/>
          </w:rPr>
          <w:tab/>
        </w:r>
        <w:bookmarkStart w:id="2295" w:name="_Toc514773961"/>
        <w:r w:rsidRPr="005F7A4D">
          <w:rPr>
            <w:color w:val="000000" w:themeColor="text1"/>
            <w:szCs w:val="28"/>
          </w:rPr>
          <w:t xml:space="preserve">Предполагается, что с результатами на малом наборе данных будет проведена ручная работа (например, классификация полученных аномалий и сбор экспертных оценок), на большем же наборе данных предполагается автоматизированная работа с результатами </w:t>
        </w:r>
        <w:commentRangeStart w:id="2296"/>
        <w:r w:rsidRPr="005F7A4D">
          <w:rPr>
            <w:color w:val="000000" w:themeColor="text1"/>
            <w:szCs w:val="28"/>
          </w:rPr>
          <w:t>по сравниванию аномалий по дереву разбора и по байт-коду.</w:t>
        </w:r>
        <w:commentRangeEnd w:id="2296"/>
        <w:r>
          <w:rPr>
            <w:rStyle w:val="af3"/>
            <w:rFonts w:asciiTheme="minorHAnsi" w:eastAsiaTheme="minorHAnsi" w:hAnsiTheme="minorHAnsi" w:cstheme="minorBidi"/>
            <w:lang w:eastAsia="en-US"/>
          </w:rPr>
          <w:commentReference w:id="2296"/>
        </w:r>
        <w:bookmarkEnd w:id="2295"/>
      </w:ins>
    </w:p>
    <w:p w14:paraId="1802DBF4" w14:textId="66F32322" w:rsidR="00346B4F" w:rsidRPr="005F7A4D" w:rsidRDefault="00346B4F" w:rsidP="00346B4F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ins w:id="2297" w:author="пользователь Microsoft Office" w:date="2018-05-22T15:14:00Z"/>
          <w:color w:val="000000" w:themeColor="text1"/>
          <w:szCs w:val="28"/>
        </w:rPr>
      </w:pPr>
      <w:ins w:id="2298" w:author="пользователь Microsoft Office" w:date="2018-05-22T15:14:00Z">
        <w:r w:rsidRPr="005F7A4D">
          <w:rPr>
            <w:color w:val="000000" w:themeColor="text1"/>
            <w:szCs w:val="28"/>
          </w:rPr>
          <w:tab/>
        </w:r>
        <w:bookmarkStart w:id="2299" w:name="_Toc514773962"/>
        <w:r w:rsidRPr="005F7A4D">
          <w:rPr>
            <w:color w:val="000000" w:themeColor="text1"/>
            <w:szCs w:val="28"/>
          </w:rPr>
          <w:t xml:space="preserve">Перед сбором непосредственно самого кода был </w:t>
        </w:r>
        <w:commentRangeStart w:id="2300"/>
        <w:r w:rsidRPr="005F7A4D">
          <w:rPr>
            <w:color w:val="000000" w:themeColor="text1"/>
            <w:szCs w:val="28"/>
          </w:rPr>
          <w:t xml:space="preserve">предоставлен </w:t>
        </w:r>
        <w:commentRangeEnd w:id="2300"/>
        <w:r>
          <w:rPr>
            <w:rStyle w:val="af3"/>
            <w:rFonts w:asciiTheme="minorHAnsi" w:eastAsiaTheme="minorHAnsi" w:hAnsiTheme="minorHAnsi" w:cstheme="minorBidi"/>
            <w:lang w:eastAsia="en-US"/>
          </w:rPr>
          <w:commentReference w:id="2300"/>
        </w:r>
        <w:r w:rsidRPr="005F7A4D">
          <w:rPr>
            <w:color w:val="000000" w:themeColor="text1"/>
            <w:szCs w:val="28"/>
          </w:rPr>
          <w:t xml:space="preserve">список всех </w:t>
        </w:r>
        <w:proofErr w:type="spellStart"/>
        <w:r w:rsidRPr="005F7A4D">
          <w:rPr>
            <w:color w:val="000000" w:themeColor="text1"/>
            <w:szCs w:val="28"/>
          </w:rPr>
          <w:t>репозиториев</w:t>
        </w:r>
        <w:proofErr w:type="spellEnd"/>
        <w:r w:rsidRPr="005F7A4D">
          <w:rPr>
            <w:color w:val="000000" w:themeColor="text1"/>
            <w:szCs w:val="28"/>
          </w:rPr>
          <w:t xml:space="preserve">, основным языком которых является </w:t>
        </w:r>
        <w:proofErr w:type="spellStart"/>
        <w:r w:rsidRPr="005F7A4D">
          <w:rPr>
            <w:color w:val="000000" w:themeColor="text1"/>
            <w:szCs w:val="28"/>
            <w:lang w:val="en-GB"/>
          </w:rPr>
          <w:t>Kotlin</w:t>
        </w:r>
        <w:proofErr w:type="spellEnd"/>
        <w:r w:rsidR="005140CB">
          <w:rPr>
            <w:color w:val="000000" w:themeColor="text1"/>
            <w:szCs w:val="28"/>
          </w:rPr>
          <w:t xml:space="preserve">, </w:t>
        </w:r>
      </w:ins>
      <w:ins w:id="2301" w:author="пользователь Microsoft Office" w:date="2018-05-22T15:38:00Z">
        <w:r w:rsidR="005140CB">
          <w:rPr>
            <w:color w:val="000000" w:themeColor="text1"/>
            <w:szCs w:val="28"/>
          </w:rPr>
          <w:t xml:space="preserve">авторами похожей работы — </w:t>
        </w:r>
        <w:r w:rsidR="005140CB">
          <w:rPr>
            <w:color w:val="000000" w:themeColor="text1"/>
          </w:rPr>
          <w:t>«</w:t>
        </w:r>
        <w:r w:rsidR="005140CB" w:rsidRPr="00600A1A">
          <w:rPr>
            <w:color w:val="000000" w:themeColor="text1"/>
          </w:rPr>
          <w:t xml:space="preserve">Детектор аномалий в программах на языке </w:t>
        </w:r>
        <w:proofErr w:type="spellStart"/>
        <w:r w:rsidR="005140CB" w:rsidRPr="00600A1A">
          <w:rPr>
            <w:color w:val="000000" w:themeColor="text1"/>
          </w:rPr>
          <w:t>Kotlin</w:t>
        </w:r>
        <w:proofErr w:type="spellEnd"/>
        <w:r w:rsidR="005140CB">
          <w:rPr>
            <w:color w:val="000000" w:themeColor="text1"/>
          </w:rPr>
          <w:t>»,</w:t>
        </w:r>
      </w:ins>
      <w:ins w:id="2302" w:author="пользователь Microsoft Office" w:date="2018-05-22T15:39:00Z">
        <w:r w:rsidR="003F2097">
          <w:rPr>
            <w:color w:val="000000" w:themeColor="text1"/>
          </w:rPr>
          <w:t xml:space="preserve"> о которой было </w:t>
        </w:r>
      </w:ins>
      <w:ins w:id="2303" w:author="пользователь Microsoft Office" w:date="2018-05-22T15:45:00Z">
        <w:r w:rsidR="00732701">
          <w:rPr>
            <w:color w:val="000000" w:themeColor="text1"/>
          </w:rPr>
          <w:t>рассказано</w:t>
        </w:r>
      </w:ins>
      <w:ins w:id="2304" w:author="пользователь Microsoft Office" w:date="2018-05-22T15:39:00Z">
        <w:r w:rsidR="003F2097">
          <w:rPr>
            <w:color w:val="000000" w:themeColor="text1"/>
          </w:rPr>
          <w:t xml:space="preserve"> в</w:t>
        </w:r>
        <w:r w:rsidR="00911BCF">
          <w:rPr>
            <w:color w:val="000000" w:themeColor="text1"/>
          </w:rPr>
          <w:t xml:space="preserve"> </w:t>
        </w:r>
        <w:r w:rsidR="003F2097">
          <w:rPr>
            <w:color w:val="000000" w:themeColor="text1"/>
          </w:rPr>
          <w:t>главе 2</w:t>
        </w:r>
      </w:ins>
      <w:ins w:id="2305" w:author="пользователь Microsoft Office" w:date="2018-05-22T15:38:00Z">
        <w:r w:rsidR="005140CB">
          <w:rPr>
            <w:color w:val="000000" w:themeColor="text1"/>
          </w:rPr>
          <w:t>.</w:t>
        </w:r>
      </w:ins>
      <w:bookmarkEnd w:id="2299"/>
    </w:p>
    <w:p w14:paraId="40BCCB79" w14:textId="7191FE49" w:rsidR="00346B4F" w:rsidRPr="005F7A4D" w:rsidRDefault="00346B4F" w:rsidP="00346B4F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ins w:id="2306" w:author="пользователь Microsoft Office" w:date="2018-05-22T15:14:00Z"/>
          <w:color w:val="000000" w:themeColor="text1"/>
          <w:szCs w:val="28"/>
        </w:rPr>
      </w:pPr>
      <w:ins w:id="2307" w:author="пользователь Microsoft Office" w:date="2018-05-22T15:14:00Z">
        <w:r w:rsidRPr="005F7A4D">
          <w:rPr>
            <w:color w:val="000000" w:themeColor="text1"/>
            <w:szCs w:val="28"/>
          </w:rPr>
          <w:lastRenderedPageBreak/>
          <w:tab/>
        </w:r>
        <w:bookmarkStart w:id="2308" w:name="_Toc514773963"/>
        <w:r w:rsidRPr="005F7A4D">
          <w:rPr>
            <w:color w:val="000000" w:themeColor="text1"/>
            <w:szCs w:val="28"/>
          </w:rPr>
          <w:t>Далее был разработан инструмент</w:t>
        </w:r>
        <w:r w:rsidRPr="005F7A4D">
          <w:rPr>
            <w:rStyle w:val="af2"/>
            <w:color w:val="000000" w:themeColor="text1"/>
            <w:szCs w:val="28"/>
          </w:rPr>
          <w:footnoteReference w:id="2"/>
        </w:r>
        <w:r w:rsidRPr="005F7A4D">
          <w:rPr>
            <w:color w:val="000000" w:themeColor="text1"/>
            <w:szCs w:val="28"/>
          </w:rPr>
          <w:t xml:space="preserve">, который по файлу со списком </w:t>
        </w:r>
        <w:proofErr w:type="spellStart"/>
        <w:r w:rsidRPr="005F7A4D">
          <w:rPr>
            <w:color w:val="000000" w:themeColor="text1"/>
            <w:szCs w:val="28"/>
          </w:rPr>
          <w:t>репозиториев</w:t>
        </w:r>
        <w:proofErr w:type="spellEnd"/>
        <w:r w:rsidRPr="005F7A4D">
          <w:rPr>
            <w:color w:val="000000" w:themeColor="text1"/>
            <w:szCs w:val="28"/>
          </w:rPr>
          <w:t xml:space="preserve"> осуществлял скачивание данных </w:t>
        </w:r>
        <w:proofErr w:type="spellStart"/>
        <w:r w:rsidRPr="005F7A4D">
          <w:rPr>
            <w:color w:val="000000" w:themeColor="text1"/>
            <w:szCs w:val="28"/>
          </w:rPr>
          <w:t>репозиториев</w:t>
        </w:r>
        <w:proofErr w:type="spellEnd"/>
        <w:r w:rsidRPr="005F7A4D">
          <w:rPr>
            <w:color w:val="000000" w:themeColor="text1"/>
            <w:szCs w:val="28"/>
          </w:rPr>
          <w:t xml:space="preserve">, а также </w:t>
        </w:r>
      </w:ins>
      <w:ins w:id="2311" w:author="пользователь Microsoft Office" w:date="2018-05-22T15:40:00Z">
        <w:r w:rsidR="009979B1">
          <w:rPr>
            <w:color w:val="000000" w:themeColor="text1"/>
            <w:szCs w:val="28"/>
          </w:rPr>
          <w:t>готовых сборок</w:t>
        </w:r>
      </w:ins>
      <w:ins w:id="2312" w:author="пользователь Microsoft Office" w:date="2018-05-22T15:14:00Z">
        <w:r w:rsidRPr="005F7A4D">
          <w:rPr>
            <w:color w:val="000000" w:themeColor="text1"/>
            <w:szCs w:val="28"/>
          </w:rPr>
          <w:t xml:space="preserve">, если они имелись у соответствующего </w:t>
        </w:r>
        <w:proofErr w:type="spellStart"/>
        <w:r w:rsidRPr="005F7A4D">
          <w:rPr>
            <w:color w:val="000000" w:themeColor="text1"/>
            <w:szCs w:val="28"/>
          </w:rPr>
          <w:t>репозитория</w:t>
        </w:r>
        <w:proofErr w:type="spellEnd"/>
        <w:r w:rsidRPr="005F7A4D">
          <w:rPr>
            <w:color w:val="000000" w:themeColor="text1"/>
            <w:szCs w:val="28"/>
          </w:rPr>
          <w:t>.</w:t>
        </w:r>
        <w:bookmarkEnd w:id="2308"/>
      </w:ins>
    </w:p>
    <w:p w14:paraId="25D6C4C3" w14:textId="2E434E78" w:rsidR="00346B4F" w:rsidRDefault="00346B4F" w:rsidP="00346B4F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ins w:id="2313" w:author="пользователь Microsoft Office" w:date="2018-05-22T15:15:00Z"/>
          <w:color w:val="000000" w:themeColor="text1"/>
          <w:szCs w:val="28"/>
        </w:rPr>
      </w:pPr>
      <w:ins w:id="2314" w:author="пользователь Microsoft Office" w:date="2018-05-22T15:14:00Z">
        <w:r w:rsidRPr="005F7A4D">
          <w:rPr>
            <w:color w:val="000000" w:themeColor="text1"/>
            <w:szCs w:val="28"/>
          </w:rPr>
          <w:tab/>
        </w:r>
        <w:bookmarkStart w:id="2315" w:name="_Toc514773964"/>
        <w:commentRangeStart w:id="2316"/>
        <w:r w:rsidRPr="005F7A4D">
          <w:rPr>
            <w:color w:val="000000" w:themeColor="text1"/>
            <w:szCs w:val="28"/>
          </w:rPr>
          <w:t>Для пофайлового сбора кода (для малого набора данных) также были разработаны инструменты, первый из которых</w:t>
        </w:r>
        <w:r w:rsidRPr="005F7A4D">
          <w:rPr>
            <w:rStyle w:val="af2"/>
            <w:color w:val="000000" w:themeColor="text1"/>
            <w:szCs w:val="28"/>
          </w:rPr>
          <w:footnoteReference w:id="3"/>
        </w:r>
        <w:r w:rsidRPr="005F7A4D">
          <w:rPr>
            <w:color w:val="000000" w:themeColor="text1"/>
            <w:szCs w:val="28"/>
          </w:rPr>
          <w:t xml:space="preserve"> путем обращения к </w:t>
        </w:r>
        <w:r w:rsidRPr="005F7A4D">
          <w:rPr>
            <w:color w:val="000000" w:themeColor="text1"/>
            <w:szCs w:val="28"/>
            <w:lang w:val="en-GB"/>
          </w:rPr>
          <w:t>API</w:t>
        </w:r>
        <w:r w:rsidRPr="005F7A4D">
          <w:rPr>
            <w:color w:val="000000" w:themeColor="text1"/>
            <w:szCs w:val="28"/>
          </w:rPr>
          <w:t xml:space="preserve"> </w:t>
        </w:r>
        <w:r w:rsidRPr="005F7A4D">
          <w:rPr>
            <w:color w:val="000000" w:themeColor="text1"/>
            <w:szCs w:val="28"/>
            <w:lang w:val="en-GB"/>
          </w:rPr>
          <w:t>GitHub</w:t>
        </w:r>
        <w:r w:rsidRPr="005F7A4D">
          <w:rPr>
            <w:color w:val="000000" w:themeColor="text1"/>
            <w:szCs w:val="28"/>
          </w:rPr>
          <w:t xml:space="preserve"> получает список файлов с кодом на </w:t>
        </w:r>
        <w:proofErr w:type="spellStart"/>
        <w:r w:rsidRPr="005F7A4D">
          <w:rPr>
            <w:color w:val="000000" w:themeColor="text1"/>
            <w:szCs w:val="28"/>
            <w:lang w:val="en-GB"/>
          </w:rPr>
          <w:t>Kotlin</w:t>
        </w:r>
        <w:proofErr w:type="spellEnd"/>
        <w:r w:rsidRPr="005F7A4D">
          <w:rPr>
            <w:color w:val="000000" w:themeColor="text1"/>
            <w:szCs w:val="28"/>
          </w:rPr>
          <w:t xml:space="preserve"> и сохраняет их в указанное место, второй</w:t>
        </w:r>
        <w:r w:rsidRPr="005F7A4D">
          <w:rPr>
            <w:rStyle w:val="af2"/>
            <w:color w:val="000000" w:themeColor="text1"/>
            <w:szCs w:val="28"/>
            <w:lang w:val="en-GB"/>
          </w:rPr>
          <w:footnoteReference w:id="4"/>
        </w:r>
        <w:r w:rsidRPr="005F7A4D">
          <w:rPr>
            <w:color w:val="000000" w:themeColor="text1"/>
            <w:szCs w:val="28"/>
          </w:rPr>
          <w:t xml:space="preserve"> — собирает </w:t>
        </w:r>
      </w:ins>
      <w:ins w:id="2331" w:author="пользователь Microsoft Office" w:date="2018-05-22T15:40:00Z">
        <w:r w:rsidR="00F10D93">
          <w:rPr>
            <w:color w:val="000000" w:themeColor="text1"/>
            <w:szCs w:val="28"/>
          </w:rPr>
          <w:t>готовые сборки</w:t>
        </w:r>
        <w:r w:rsidR="001E0588">
          <w:rPr>
            <w:color w:val="000000" w:themeColor="text1"/>
            <w:szCs w:val="28"/>
          </w:rPr>
          <w:t xml:space="preserve"> проектов</w:t>
        </w:r>
      </w:ins>
      <w:ins w:id="2332" w:author="пользователь Microsoft Office" w:date="2018-05-22T15:14:00Z">
        <w:r w:rsidRPr="005F7A4D">
          <w:rPr>
            <w:color w:val="000000" w:themeColor="text1"/>
            <w:szCs w:val="28"/>
          </w:rPr>
          <w:t xml:space="preserve"> в соответствии с ограничением </w:t>
        </w:r>
        <w:r w:rsidRPr="005F7A4D">
          <w:rPr>
            <w:color w:val="000000" w:themeColor="text1"/>
            <w:szCs w:val="28"/>
            <w:lang w:val="en-GB"/>
          </w:rPr>
          <w:t>GitHub</w:t>
        </w:r>
        <w:r w:rsidRPr="00CC0463">
          <w:rPr>
            <w:color w:val="000000" w:themeColor="text1"/>
            <w:szCs w:val="28"/>
          </w:rPr>
          <w:t xml:space="preserve"> </w:t>
        </w:r>
        <w:r w:rsidRPr="005F7A4D">
          <w:rPr>
            <w:color w:val="000000" w:themeColor="text1"/>
            <w:szCs w:val="28"/>
            <w:lang w:val="en-GB"/>
          </w:rPr>
          <w:t>API</w:t>
        </w:r>
        <w:r w:rsidRPr="00CC0463">
          <w:rPr>
            <w:color w:val="000000" w:themeColor="text1"/>
            <w:szCs w:val="28"/>
          </w:rPr>
          <w:t xml:space="preserve"> </w:t>
        </w:r>
      </w:ins>
      <w:ins w:id="2333" w:author="пользователь Microsoft Office" w:date="2018-05-22T15:41:00Z">
        <w:r w:rsidR="0029465F">
          <w:rPr>
            <w:color w:val="000000" w:themeColor="text1"/>
            <w:szCs w:val="28"/>
          </w:rPr>
          <w:t xml:space="preserve">по </w:t>
        </w:r>
      </w:ins>
      <w:proofErr w:type="spellStart"/>
      <w:ins w:id="2334" w:author="пользователь Microsoft Office" w:date="2018-05-22T15:14:00Z">
        <w:r w:rsidR="0029465F">
          <w:rPr>
            <w:color w:val="000000" w:themeColor="text1"/>
            <w:szCs w:val="28"/>
          </w:rPr>
          <w:t>репозиториям</w:t>
        </w:r>
        <w:proofErr w:type="spellEnd"/>
        <w:r w:rsidRPr="005F7A4D">
          <w:rPr>
            <w:color w:val="000000" w:themeColor="text1"/>
            <w:szCs w:val="28"/>
          </w:rPr>
          <w:t>.</w:t>
        </w:r>
        <w:commentRangeEnd w:id="2316"/>
        <w:r>
          <w:rPr>
            <w:rStyle w:val="af3"/>
            <w:rFonts w:asciiTheme="minorHAnsi" w:eastAsiaTheme="minorHAnsi" w:hAnsiTheme="minorHAnsi" w:cstheme="minorBidi"/>
            <w:lang w:eastAsia="en-US"/>
          </w:rPr>
          <w:commentReference w:id="2316"/>
        </w:r>
      </w:ins>
      <w:bookmarkEnd w:id="2315"/>
    </w:p>
    <w:p w14:paraId="17CAC8D5" w14:textId="77777777" w:rsidR="00346B4F" w:rsidRPr="005F7A4D" w:rsidRDefault="00346B4F" w:rsidP="00346B4F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ins w:id="2335" w:author="пользователь Microsoft Office" w:date="2018-05-22T15:15:00Z"/>
          <w:b/>
          <w:bCs/>
          <w:color w:val="000000" w:themeColor="text1"/>
        </w:rPr>
      </w:pPr>
      <w:bookmarkStart w:id="2336" w:name="_Toc514773965"/>
      <w:ins w:id="2337" w:author="пользователь Microsoft Office" w:date="2018-05-22T15:15:00Z">
        <w:r w:rsidRPr="005F7A4D">
          <w:rPr>
            <w:b/>
            <w:bCs/>
            <w:caps/>
            <w:color w:val="000000" w:themeColor="text1"/>
          </w:rPr>
          <w:t xml:space="preserve">4.2 </w:t>
        </w:r>
        <w:r w:rsidRPr="005F7A4D">
          <w:rPr>
            <w:b/>
            <w:bCs/>
            <w:color w:val="000000" w:themeColor="text1"/>
          </w:rPr>
          <w:t>Сопоставление и фильтрация и собранных файлов</w:t>
        </w:r>
        <w:bookmarkEnd w:id="2336"/>
      </w:ins>
    </w:p>
    <w:p w14:paraId="59875FF4" w14:textId="5AC74C6E" w:rsidR="00346B4F" w:rsidRPr="005F7A4D" w:rsidRDefault="00346B4F" w:rsidP="00346B4F">
      <w:pPr>
        <w:tabs>
          <w:tab w:val="left" w:pos="709"/>
        </w:tabs>
        <w:spacing w:line="360" w:lineRule="auto"/>
        <w:jc w:val="both"/>
        <w:rPr>
          <w:ins w:id="2338" w:author="пользователь Microsoft Office" w:date="2018-05-22T15:15:00Z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ins w:id="2339" w:author="пользователь Microsoft Office" w:date="2018-05-22T15:15:00Z">
        <w:r w:rsidRPr="005F7A4D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ab/>
          <w:t xml:space="preserve">Поскольку в загруженных </w:t>
        </w:r>
      </w:ins>
      <w:ins w:id="2340" w:author="пользователь Microsoft Office" w:date="2018-05-22T15:41:00Z">
        <w:r w:rsidR="0042520C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файлах сборок</w:t>
        </w:r>
      </w:ins>
      <w:ins w:id="2341" w:author="пользователь Microsoft Office" w:date="2018-05-22T15:15:00Z">
        <w:r w:rsidRPr="005F7A4D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 xml:space="preserve"> часто находились не только файлы с релевантным байт-кодом, но и файлы с байт-кодом сторонних библиотек, встает задача сопоставления файлам с исходным кодом и последующей фильтрации.</w:t>
        </w:r>
      </w:ins>
    </w:p>
    <w:p w14:paraId="72E46F31" w14:textId="5675740D" w:rsidR="00346B4F" w:rsidRPr="005F7A4D" w:rsidRDefault="00346B4F">
      <w:pPr>
        <w:tabs>
          <w:tab w:val="left" w:pos="709"/>
        </w:tabs>
        <w:spacing w:line="360" w:lineRule="auto"/>
        <w:jc w:val="both"/>
        <w:rPr>
          <w:ins w:id="2342" w:author="пользователь Microsoft Office" w:date="2018-05-22T15:15:00Z"/>
          <w:b/>
          <w:bCs/>
          <w:color w:val="000000" w:themeColor="text1"/>
        </w:rPr>
        <w:pPrChange w:id="2343" w:author="пользователь Microsoft Office" w:date="2018-05-22T15:46:00Z">
          <w:pPr>
            <w:pStyle w:val="a3"/>
            <w:tabs>
              <w:tab w:val="left" w:pos="709"/>
              <w:tab w:val="center" w:pos="4677"/>
            </w:tabs>
            <w:spacing w:after="120" w:line="360" w:lineRule="auto"/>
            <w:outlineLvl w:val="0"/>
          </w:pPr>
        </w:pPrChange>
      </w:pPr>
      <w:ins w:id="2344" w:author="пользователь Microsoft Office" w:date="2018-05-22T15:15:00Z">
        <w:r w:rsidRPr="005F7A4D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ab/>
          <w:t xml:space="preserve">Будем осуществлять сопоставление только для большого набора данных, т. к. </w:t>
        </w:r>
      </w:ins>
      <w:ins w:id="2345" w:author="пользователь Microsoft Office" w:date="2018-05-22T15:42:00Z">
        <w:r w:rsidR="00261A54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файлы готовых сборок</w:t>
        </w:r>
      </w:ins>
      <w:ins w:id="2346" w:author="пользователь Microsoft Office" w:date="2018-05-22T15:15:00Z">
        <w:r w:rsidRPr="005F7A4D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 xml:space="preserve"> есть лишь у небольшого числа </w:t>
        </w:r>
        <w:proofErr w:type="spellStart"/>
        <w:r w:rsidRPr="005F7A4D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репозиториев</w:t>
        </w:r>
        <w:proofErr w:type="spellEnd"/>
        <w:r w:rsidRPr="005F7A4D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 xml:space="preserve"> (оно становится уместным лишь на большом наборе данных). Сбор исходного кода и байт-кода для малого набора данных происходил изолировано и без дополнительного связывания на уровне </w:t>
        </w:r>
        <w:proofErr w:type="spellStart"/>
        <w:r w:rsidRPr="005F7A4D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репозиториев</w:t>
        </w:r>
        <w:proofErr w:type="spellEnd"/>
        <w:r w:rsidRPr="005F7A4D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.</w:t>
        </w:r>
      </w:ins>
    </w:p>
    <w:p w14:paraId="408AA9CE" w14:textId="77777777" w:rsidR="00346B4F" w:rsidRPr="005F7A4D" w:rsidRDefault="00346B4F" w:rsidP="00346B4F">
      <w:pPr>
        <w:tabs>
          <w:tab w:val="left" w:pos="709"/>
        </w:tabs>
        <w:spacing w:line="360" w:lineRule="auto"/>
        <w:jc w:val="both"/>
        <w:rPr>
          <w:ins w:id="2347" w:author="пользователь Microsoft Office" w:date="2018-05-22T15:15:00Z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ins w:id="2348" w:author="пользователь Microsoft Office" w:date="2018-05-22T15:15:00Z">
        <w:r w:rsidRPr="005F7A4D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ab/>
          <w:t>Для решения задачи сопоставления файлам с исходными кодами файлов с байт-кодом был разработан инструмент</w:t>
        </w:r>
        <w:r w:rsidRPr="005F7A4D">
          <w:rPr>
            <w:rStyle w:val="af2"/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footnoteReference w:id="5"/>
        </w:r>
        <w:r w:rsidRPr="005F7A4D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 xml:space="preserve">, который выполняет фильтрацию файлов </w:t>
        </w:r>
        <w:proofErr w:type="spellStart"/>
        <w:r w:rsidRPr="005F7A4D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репозитория</w:t>
        </w:r>
        <w:proofErr w:type="spellEnd"/>
        <w:r w:rsidRPr="005F7A4D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 xml:space="preserve"> (оставляя только файлы с исходным кодом </w:t>
        </w:r>
        <w:proofErr w:type="spellStart"/>
        <w:r w:rsidRPr="005F7A4D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val="en-GB" w:eastAsia="ru-RU"/>
          </w:rPr>
          <w:t>Kotlin</w:t>
        </w:r>
        <w:proofErr w:type="spellEnd"/>
        <w:r w:rsidRPr="005F7A4D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), а также сопоставление этих файлов с файлами с байт-кодом (и удалением нерелевантных файлов).</w:t>
        </w:r>
      </w:ins>
    </w:p>
    <w:p w14:paraId="6728305D" w14:textId="75071EEB" w:rsidR="003344C1" w:rsidRPr="000A4CB9" w:rsidRDefault="00346B4F" w:rsidP="000A4CB9">
      <w:pPr>
        <w:tabs>
          <w:tab w:val="left" w:pos="709"/>
        </w:tabs>
        <w:spacing w:line="360" w:lineRule="auto"/>
        <w:jc w:val="both"/>
        <w:rPr>
          <w:ins w:id="2356" w:author="пользователь Microsoft Office" w:date="2018-05-22T15:46:00Z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  <w:rPrChange w:id="2357" w:author="пользователь Microsoft Office" w:date="2018-05-22T17:21:00Z">
            <w:rPr>
              <w:ins w:id="2358" w:author="пользователь Microsoft Office" w:date="2018-05-22T15:46:00Z"/>
              <w:rFonts w:ascii="Times New Roman" w:eastAsia="Times New Roman" w:hAnsi="Times New Roman" w:cs="Times New Roman"/>
              <w:b/>
              <w:bCs/>
              <w:caps/>
              <w:color w:val="000000" w:themeColor="text1"/>
              <w:sz w:val="28"/>
              <w:szCs w:val="20"/>
              <w:lang w:eastAsia="ru-RU"/>
            </w:rPr>
          </w:rPrChange>
        </w:rPr>
        <w:pPrChange w:id="2359" w:author="пользователь Microsoft Office" w:date="2018-05-22T17:21:00Z">
          <w:pPr/>
        </w:pPrChange>
      </w:pPr>
      <w:ins w:id="2360" w:author="пользователь Microsoft Office" w:date="2018-05-22T15:15:00Z">
        <w:r w:rsidRPr="005F7A4D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ab/>
          <w:t xml:space="preserve">Сопоставление файлов выполняется следующим образом: сначала осуществляется разбор файлов с </w:t>
        </w:r>
        <w:r w:rsidRPr="005F7A4D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val="en-GB" w:eastAsia="ru-RU"/>
          </w:rPr>
          <w:t>JVM</w:t>
        </w:r>
        <w:r w:rsidRPr="005F7A4D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 xml:space="preserve"> байт-кодом, из </w:t>
        </w:r>
        <w:proofErr w:type="gramStart"/>
        <w:r w:rsidRPr="005F7A4D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мета-информации</w:t>
        </w:r>
        <w:proofErr w:type="gramEnd"/>
        <w:r w:rsidRPr="005F7A4D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 xml:space="preserve"> </w:t>
        </w:r>
        <w:r w:rsidRPr="005F7A4D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lastRenderedPageBreak/>
          <w:t>которых достается название пакета и название файла, из которого был сгенерировал данный байт-код; далее происходит обход исходных кодов и с помощью регулярного выражения из каждого файла достается название пакета; в результате удается однозначно сопоставить файлы с исходным кодом и файлы с байт-кодом. Файлы, которые сопоставить не удалось, являются файлами сторонних библиотек, и подлежат удалению.</w:t>
        </w:r>
      </w:ins>
    </w:p>
    <w:p w14:paraId="033D39D0" w14:textId="41835A33" w:rsidR="00346B4F" w:rsidRPr="005F7A4D" w:rsidRDefault="00346B4F" w:rsidP="00346B4F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2361" w:name="_Toc514773966"/>
      <w:moveToRangeStart w:id="2362" w:author="пользователь Microsoft Office" w:date="2018-05-22T15:16:00Z" w:name="move514765501"/>
      <w:commentRangeStart w:id="2363"/>
      <w:moveTo w:id="2364" w:author="пользователь Microsoft Office" w:date="2018-05-22T15:16:00Z">
        <w:r w:rsidRPr="005F7A4D">
          <w:rPr>
            <w:b/>
            <w:bCs/>
            <w:caps/>
            <w:color w:val="000000" w:themeColor="text1"/>
          </w:rPr>
          <w:t xml:space="preserve">4.3 </w:t>
        </w:r>
        <w:r w:rsidRPr="005F7A4D">
          <w:rPr>
            <w:b/>
            <w:bCs/>
            <w:color w:val="000000" w:themeColor="text1"/>
          </w:rPr>
          <w:t>Разбор собранных файлов</w:t>
        </w:r>
        <w:commentRangeEnd w:id="2363"/>
        <w:r>
          <w:rPr>
            <w:rStyle w:val="af3"/>
            <w:rFonts w:asciiTheme="minorHAnsi" w:eastAsiaTheme="minorHAnsi" w:hAnsiTheme="minorHAnsi" w:cstheme="minorBidi"/>
            <w:lang w:eastAsia="en-US"/>
          </w:rPr>
          <w:commentReference w:id="2363"/>
        </w:r>
      </w:moveTo>
      <w:bookmarkEnd w:id="2361"/>
    </w:p>
    <w:p w14:paraId="5EDF8C52" w14:textId="72F1F9A0" w:rsidR="00346B4F" w:rsidRPr="005F7A4D" w:rsidDel="003344C1" w:rsidRDefault="00346B4F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del w:id="2365" w:author="пользователь Microsoft Office" w:date="2018-05-22T15:46:00Z"/>
          <w:color w:val="000000" w:themeColor="text1"/>
          <w:szCs w:val="28"/>
        </w:rPr>
      </w:pPr>
      <w:moveTo w:id="2366" w:author="пользователь Microsoft Office" w:date="2018-05-22T15:16:00Z">
        <w:r w:rsidRPr="005F7A4D">
          <w:rPr>
            <w:color w:val="000000" w:themeColor="text1"/>
            <w:szCs w:val="28"/>
          </w:rPr>
          <w:tab/>
        </w:r>
        <w:bookmarkStart w:id="2367" w:name="_Toc514773967"/>
        <w:r w:rsidRPr="005F7A4D">
          <w:rPr>
            <w:color w:val="000000" w:themeColor="text1"/>
            <w:szCs w:val="28"/>
          </w:rPr>
          <w:t xml:space="preserve">После сбора исходных кодов и файлов с байт-кодом встает задача </w:t>
        </w:r>
        <w:proofErr w:type="spellStart"/>
        <w:r w:rsidRPr="005F7A4D">
          <w:rPr>
            <w:color w:val="000000" w:themeColor="text1"/>
            <w:szCs w:val="28"/>
          </w:rPr>
          <w:t>парсинга</w:t>
        </w:r>
        <w:proofErr w:type="spellEnd"/>
        <w:r w:rsidRPr="005F7A4D">
          <w:rPr>
            <w:color w:val="000000" w:themeColor="text1"/>
            <w:szCs w:val="28"/>
          </w:rPr>
          <w:t xml:space="preserve"> исходных кодов (получение дерева разбора </w:t>
        </w:r>
        <w:r w:rsidRPr="005F7A4D">
          <w:rPr>
            <w:color w:val="000000" w:themeColor="text1"/>
            <w:szCs w:val="28"/>
            <w:lang w:val="en-GB"/>
          </w:rPr>
          <w:t>PSI</w:t>
        </w:r>
        <w:r w:rsidRPr="005F7A4D">
          <w:rPr>
            <w:color w:val="000000" w:themeColor="text1"/>
            <w:szCs w:val="28"/>
          </w:rPr>
          <w:t xml:space="preserve">) и байт-кода (получения списка </w:t>
        </w:r>
        <w:r w:rsidRPr="005F7A4D">
          <w:rPr>
            <w:color w:val="000000" w:themeColor="text1"/>
            <w:szCs w:val="28"/>
            <w:lang w:val="en-GB"/>
          </w:rPr>
          <w:t>JVM</w:t>
        </w:r>
        <w:r w:rsidRPr="005F7A4D">
          <w:rPr>
            <w:color w:val="000000" w:themeColor="text1"/>
            <w:szCs w:val="28"/>
          </w:rPr>
          <w:t>-инструкций, сгруппированных по методам). Будем записывать результат в формате JSON для удобства дальнейшей обработки.</w:t>
        </w:r>
      </w:moveTo>
      <w:bookmarkEnd w:id="2367"/>
    </w:p>
    <w:p w14:paraId="411702A1" w14:textId="39EFD9CD" w:rsidR="00346B4F" w:rsidRPr="005F7A4D" w:rsidRDefault="00346B4F" w:rsidP="003344C1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moveTo w:id="2368" w:author="пользователь Microsoft Office" w:date="2018-05-22T15:16:00Z">
        <w:del w:id="2369" w:author="пользователь Microsoft Office" w:date="2018-05-22T15:46:00Z">
          <w:r w:rsidRPr="005F7A4D" w:rsidDel="003344C1">
            <w:rPr>
              <w:b/>
              <w:bCs/>
              <w:caps/>
              <w:color w:val="000000" w:themeColor="text1"/>
            </w:rPr>
            <w:delText xml:space="preserve">4.3.1 </w:delText>
          </w:r>
          <w:r w:rsidRPr="005F7A4D" w:rsidDel="003344C1">
            <w:rPr>
              <w:b/>
              <w:bCs/>
              <w:color w:val="000000" w:themeColor="text1"/>
            </w:rPr>
            <w:delText>Инструменты для разбора файлов</w:delText>
          </w:r>
        </w:del>
      </w:moveTo>
    </w:p>
    <w:p w14:paraId="2ACCA6FE" w14:textId="77777777" w:rsidR="00346B4F" w:rsidRPr="005F7A4D" w:rsidRDefault="00346B4F" w:rsidP="00346B4F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moveTo w:id="2370" w:author="пользователь Microsoft Office" w:date="2018-05-22T15:16:00Z">
        <w:r w:rsidRPr="005F7A4D">
          <w:rPr>
            <w:color w:val="000000" w:themeColor="text1"/>
            <w:szCs w:val="28"/>
          </w:rPr>
          <w:tab/>
        </w:r>
        <w:bookmarkStart w:id="2371" w:name="_Toc514773968"/>
        <w:r w:rsidRPr="005F7A4D">
          <w:rPr>
            <w:color w:val="000000" w:themeColor="text1"/>
            <w:szCs w:val="28"/>
          </w:rPr>
          <w:t xml:space="preserve">Для </w:t>
        </w:r>
        <w:proofErr w:type="spellStart"/>
        <w:r w:rsidRPr="005F7A4D">
          <w:rPr>
            <w:color w:val="000000" w:themeColor="text1"/>
            <w:szCs w:val="28"/>
          </w:rPr>
          <w:t>парсинга</w:t>
        </w:r>
        <w:proofErr w:type="spellEnd"/>
        <w:r w:rsidRPr="005F7A4D">
          <w:rPr>
            <w:color w:val="000000" w:themeColor="text1"/>
            <w:szCs w:val="28"/>
          </w:rPr>
          <w:t xml:space="preserve"> исходных кодов на </w:t>
        </w:r>
        <w:proofErr w:type="spellStart"/>
        <w:r w:rsidRPr="005F7A4D">
          <w:rPr>
            <w:color w:val="000000" w:themeColor="text1"/>
            <w:szCs w:val="28"/>
            <w:lang w:val="en-GB"/>
          </w:rPr>
          <w:t>Kotlin</w:t>
        </w:r>
        <w:proofErr w:type="spellEnd"/>
        <w:r w:rsidRPr="005F7A4D">
          <w:rPr>
            <w:color w:val="000000" w:themeColor="text1"/>
            <w:szCs w:val="28"/>
          </w:rPr>
          <w:t xml:space="preserve"> был </w:t>
        </w:r>
        <w:proofErr w:type="spellStart"/>
        <w:r w:rsidRPr="005F7A4D">
          <w:rPr>
            <w:color w:val="000000" w:themeColor="text1"/>
            <w:szCs w:val="28"/>
          </w:rPr>
          <w:t>склонирован</w:t>
        </w:r>
        <w:proofErr w:type="spellEnd"/>
        <w:r w:rsidRPr="005F7A4D">
          <w:rPr>
            <w:color w:val="000000" w:themeColor="text1"/>
            <w:szCs w:val="28"/>
          </w:rPr>
          <w:t xml:space="preserve"> </w:t>
        </w:r>
        <w:proofErr w:type="spellStart"/>
        <w:r w:rsidRPr="005F7A4D">
          <w:rPr>
            <w:color w:val="000000" w:themeColor="text1"/>
            <w:szCs w:val="28"/>
          </w:rPr>
          <w:t>репозиторий</w:t>
        </w:r>
        <w:proofErr w:type="spellEnd"/>
        <w:r w:rsidRPr="005F7A4D">
          <w:rPr>
            <w:color w:val="000000" w:themeColor="text1"/>
            <w:szCs w:val="28"/>
          </w:rPr>
          <w:t xml:space="preserve"> компилятора </w:t>
        </w:r>
        <w:proofErr w:type="spellStart"/>
        <w:r w:rsidRPr="005F7A4D">
          <w:rPr>
            <w:color w:val="000000" w:themeColor="text1"/>
            <w:szCs w:val="28"/>
            <w:lang w:val="en-GB"/>
          </w:rPr>
          <w:t>Kotlin</w:t>
        </w:r>
        <w:proofErr w:type="spellEnd"/>
        <w:r w:rsidRPr="005F7A4D">
          <w:rPr>
            <w:rStyle w:val="af2"/>
            <w:color w:val="000000" w:themeColor="text1"/>
            <w:szCs w:val="28"/>
            <w:lang w:val="en-GB"/>
          </w:rPr>
          <w:footnoteReference w:id="6"/>
        </w:r>
        <w:r w:rsidRPr="005F7A4D">
          <w:rPr>
            <w:color w:val="000000" w:themeColor="text1"/>
            <w:szCs w:val="28"/>
          </w:rPr>
          <w:t xml:space="preserve">, в код которого была добавлена возможность промежуточного вывода дерева разбора </w:t>
        </w:r>
        <w:r w:rsidRPr="005F7A4D">
          <w:rPr>
            <w:color w:val="000000" w:themeColor="text1"/>
            <w:szCs w:val="28"/>
            <w:lang w:val="en-GB"/>
          </w:rPr>
          <w:t>PSI</w:t>
        </w:r>
        <w:r w:rsidRPr="005F7A4D">
          <w:rPr>
            <w:color w:val="000000" w:themeColor="text1"/>
            <w:szCs w:val="28"/>
          </w:rPr>
          <w:t xml:space="preserve">. Далее код компилятора был скомпилирован и получен бинарный файл компилятора, который по запуску с указанием пути к директории с исходными кодами на </w:t>
        </w:r>
        <w:proofErr w:type="spellStart"/>
        <w:r w:rsidRPr="005F7A4D">
          <w:rPr>
            <w:color w:val="000000" w:themeColor="text1"/>
            <w:szCs w:val="28"/>
            <w:lang w:val="en-GB"/>
          </w:rPr>
          <w:t>Kotlin</w:t>
        </w:r>
        <w:proofErr w:type="spellEnd"/>
        <w:r w:rsidRPr="005F7A4D">
          <w:rPr>
            <w:color w:val="000000" w:themeColor="text1"/>
            <w:szCs w:val="28"/>
          </w:rPr>
          <w:t xml:space="preserve"> записывал деревья разбора в файлы с аналогичным именем, но с добавленным расширением </w:t>
        </w:r>
        <w:proofErr w:type="spellStart"/>
        <w:r w:rsidRPr="005F7A4D">
          <w:rPr>
            <w:color w:val="000000" w:themeColor="text1"/>
            <w:szCs w:val="28"/>
            <w:lang w:val="en-GB"/>
          </w:rPr>
          <w:t>json</w:t>
        </w:r>
        <w:proofErr w:type="spellEnd"/>
        <w:r w:rsidRPr="005F7A4D">
          <w:rPr>
            <w:color w:val="000000" w:themeColor="text1"/>
            <w:szCs w:val="28"/>
          </w:rPr>
          <w:t>.</w:t>
        </w:r>
      </w:moveTo>
      <w:bookmarkEnd w:id="2371"/>
    </w:p>
    <w:p w14:paraId="082F2336" w14:textId="77777777" w:rsidR="00346B4F" w:rsidRPr="005F7A4D" w:rsidRDefault="00346B4F" w:rsidP="00346B4F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moveTo w:id="2379" w:author="пользователь Microsoft Office" w:date="2018-05-22T15:16:00Z">
        <w:r w:rsidRPr="005F7A4D">
          <w:rPr>
            <w:color w:val="000000" w:themeColor="text1"/>
            <w:szCs w:val="28"/>
          </w:rPr>
          <w:tab/>
        </w:r>
        <w:bookmarkStart w:id="2380" w:name="_Toc514773969"/>
        <w:r w:rsidRPr="005F7A4D">
          <w:rPr>
            <w:color w:val="000000" w:themeColor="text1"/>
            <w:szCs w:val="28"/>
          </w:rPr>
          <w:t>Для файлов с байт-кодом был также разработан инструмент</w:t>
        </w:r>
        <w:r w:rsidRPr="005F7A4D">
          <w:rPr>
            <w:rStyle w:val="af2"/>
            <w:color w:val="000000" w:themeColor="text1"/>
            <w:szCs w:val="28"/>
          </w:rPr>
          <w:footnoteReference w:id="7"/>
        </w:r>
        <w:r w:rsidRPr="005F7A4D">
          <w:rPr>
            <w:color w:val="000000" w:themeColor="text1"/>
            <w:szCs w:val="28"/>
          </w:rPr>
          <w:t xml:space="preserve">, преобразующий файлы с байт-кодом в </w:t>
        </w:r>
        <w:proofErr w:type="spellStart"/>
        <w:r w:rsidRPr="005F7A4D">
          <w:rPr>
            <w:color w:val="000000" w:themeColor="text1"/>
            <w:szCs w:val="28"/>
            <w:lang w:val="en-GB"/>
          </w:rPr>
          <w:t>json</w:t>
        </w:r>
        <w:proofErr w:type="spellEnd"/>
        <w:r w:rsidRPr="005F7A4D">
          <w:rPr>
            <w:color w:val="000000" w:themeColor="text1"/>
            <w:szCs w:val="28"/>
          </w:rPr>
          <w:t>-файлы (</w:t>
        </w:r>
        <w:r w:rsidRPr="005F7A4D">
          <w:rPr>
            <w:color w:val="000000" w:themeColor="text1"/>
            <w:szCs w:val="28"/>
            <w:lang w:val="en-GB"/>
          </w:rPr>
          <w:t>class</w:t>
        </w:r>
        <w:r w:rsidRPr="005F7A4D">
          <w:rPr>
            <w:color w:val="000000" w:themeColor="text1"/>
            <w:szCs w:val="28"/>
          </w:rPr>
          <w:t xml:space="preserve">-файлы), с </w:t>
        </w:r>
        <w:r w:rsidRPr="005F7A4D">
          <w:rPr>
            <w:color w:val="000000" w:themeColor="text1"/>
            <w:szCs w:val="28"/>
            <w:lang w:val="en-GB"/>
          </w:rPr>
          <w:t>JVM</w:t>
        </w:r>
        <w:r w:rsidRPr="005F7A4D">
          <w:rPr>
            <w:color w:val="000000" w:themeColor="text1"/>
            <w:szCs w:val="28"/>
          </w:rPr>
          <w:t>-инструкциями, сгруппированными по методам.</w:t>
        </w:r>
      </w:moveTo>
      <w:bookmarkEnd w:id="2380"/>
    </w:p>
    <w:p w14:paraId="12944F63" w14:textId="77777777" w:rsidR="00F151AB" w:rsidRPr="005F7A4D" w:rsidRDefault="00F151AB" w:rsidP="00F151AB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ins w:id="2388" w:author="пользователь Microsoft Office" w:date="2018-05-22T15:17:00Z"/>
          <w:b/>
          <w:bCs/>
          <w:color w:val="000000" w:themeColor="text1"/>
        </w:rPr>
      </w:pPr>
      <w:bookmarkStart w:id="2389" w:name="_Toc514773970"/>
      <w:moveToRangeEnd w:id="2362"/>
      <w:ins w:id="2390" w:author="пользователь Microsoft Office" w:date="2018-05-22T15:17:00Z">
        <w:r w:rsidRPr="005F7A4D">
          <w:rPr>
            <w:b/>
            <w:bCs/>
            <w:caps/>
            <w:color w:val="000000" w:themeColor="text1"/>
          </w:rPr>
          <w:t xml:space="preserve">4.4 </w:t>
        </w:r>
        <w:r w:rsidRPr="005F7A4D">
          <w:rPr>
            <w:b/>
            <w:bCs/>
            <w:color w:val="000000" w:themeColor="text1"/>
          </w:rPr>
          <w:t>Факторизация деревьев разбора и байт-кода</w:t>
        </w:r>
        <w:bookmarkEnd w:id="2389"/>
      </w:ins>
    </w:p>
    <w:p w14:paraId="5EB649A0" w14:textId="450052D6" w:rsidR="00F151AB" w:rsidRPr="005F7A4D" w:rsidRDefault="00F151AB" w:rsidP="00F151AB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ins w:id="2391" w:author="пользователь Microsoft Office" w:date="2018-05-22T15:17:00Z"/>
          <w:color w:val="000000" w:themeColor="text1"/>
          <w:szCs w:val="28"/>
        </w:rPr>
      </w:pPr>
      <w:ins w:id="2392" w:author="пользователь Microsoft Office" w:date="2018-05-22T15:17:00Z">
        <w:r w:rsidRPr="005F7A4D">
          <w:rPr>
            <w:color w:val="000000" w:themeColor="text1"/>
            <w:szCs w:val="28"/>
          </w:rPr>
          <w:tab/>
        </w:r>
        <w:bookmarkStart w:id="2393" w:name="_Toc514773971"/>
        <w:r w:rsidRPr="005F7A4D">
          <w:rPr>
            <w:color w:val="000000" w:themeColor="text1"/>
            <w:szCs w:val="28"/>
          </w:rPr>
          <w:t xml:space="preserve">Для осуществления факторизации деревьев разбора </w:t>
        </w:r>
        <w:r w:rsidRPr="005F7A4D">
          <w:rPr>
            <w:color w:val="000000" w:themeColor="text1"/>
            <w:szCs w:val="28"/>
            <w:lang w:val="en-GB"/>
          </w:rPr>
          <w:t>PSI</w:t>
        </w:r>
        <w:r w:rsidRPr="005F7A4D">
          <w:rPr>
            <w:color w:val="000000" w:themeColor="text1"/>
            <w:szCs w:val="28"/>
          </w:rPr>
          <w:t xml:space="preserve"> и </w:t>
        </w:r>
        <w:r w:rsidRPr="005F7A4D">
          <w:rPr>
            <w:color w:val="000000" w:themeColor="text1"/>
            <w:szCs w:val="28"/>
            <w:lang w:val="en-GB"/>
          </w:rPr>
          <w:t>JVM</w:t>
        </w:r>
        <w:r w:rsidRPr="005F7A4D">
          <w:rPr>
            <w:color w:val="000000" w:themeColor="text1"/>
            <w:szCs w:val="28"/>
          </w:rPr>
          <w:t xml:space="preserve"> байт-кода был разработан инструмент</w:t>
        </w:r>
        <w:r w:rsidRPr="005F7A4D">
          <w:rPr>
            <w:rStyle w:val="af2"/>
            <w:color w:val="000000" w:themeColor="text1"/>
            <w:szCs w:val="28"/>
          </w:rPr>
          <w:footnoteReference w:id="8"/>
        </w:r>
        <w:r w:rsidRPr="005F7A4D">
          <w:rPr>
            <w:color w:val="000000" w:themeColor="text1"/>
            <w:szCs w:val="28"/>
          </w:rPr>
          <w:t xml:space="preserve">, который в зависимости </w:t>
        </w:r>
        <w:proofErr w:type="gramStart"/>
        <w:r w:rsidRPr="005F7A4D">
          <w:rPr>
            <w:color w:val="000000" w:themeColor="text1"/>
            <w:szCs w:val="28"/>
          </w:rPr>
          <w:t>об объекта</w:t>
        </w:r>
        <w:proofErr w:type="gramEnd"/>
        <w:r w:rsidRPr="005F7A4D">
          <w:rPr>
            <w:color w:val="000000" w:themeColor="text1"/>
            <w:szCs w:val="28"/>
          </w:rPr>
          <w:t xml:space="preserve"> факторизации </w:t>
        </w:r>
        <w:r w:rsidRPr="005F7A4D">
          <w:rPr>
            <w:color w:val="000000" w:themeColor="text1"/>
            <w:szCs w:val="28"/>
          </w:rPr>
          <w:lastRenderedPageBreak/>
          <w:t xml:space="preserve">(дерево разбора или байт-код) осуществляет извлечение </w:t>
        </w:r>
        <w:r w:rsidRPr="005F7A4D">
          <w:rPr>
            <w:color w:val="000000" w:themeColor="text1"/>
            <w:szCs w:val="28"/>
            <w:lang w:val="en-GB"/>
          </w:rPr>
          <w:t>n</w:t>
        </w:r>
        <w:r w:rsidRPr="005F7A4D">
          <w:rPr>
            <w:color w:val="000000" w:themeColor="text1"/>
            <w:szCs w:val="28"/>
          </w:rPr>
          <w:t>-грамм соответствующим образом.</w:t>
        </w:r>
        <w:bookmarkEnd w:id="2393"/>
      </w:ins>
    </w:p>
    <w:p w14:paraId="5B413B5A" w14:textId="0E599D72" w:rsidR="00F151AB" w:rsidRPr="005F7A4D" w:rsidRDefault="00F151AB" w:rsidP="003344C1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ins w:id="2401" w:author="пользователь Microsoft Office" w:date="2018-05-22T15:17:00Z"/>
          <w:b/>
          <w:bCs/>
          <w:color w:val="000000" w:themeColor="text1"/>
        </w:rPr>
      </w:pPr>
      <w:ins w:id="2402" w:author="пользователь Microsoft Office" w:date="2018-05-22T15:17:00Z">
        <w:r w:rsidRPr="005F7A4D">
          <w:rPr>
            <w:color w:val="000000" w:themeColor="text1"/>
            <w:szCs w:val="28"/>
          </w:rPr>
          <w:tab/>
        </w:r>
        <w:bookmarkStart w:id="2403" w:name="_Toc514773972"/>
        <w:r w:rsidRPr="005F7A4D">
          <w:rPr>
            <w:color w:val="000000" w:themeColor="text1"/>
            <w:szCs w:val="28"/>
          </w:rPr>
          <w:t xml:space="preserve">По окончании работы инструмент записывает файл в формате </w:t>
        </w:r>
        <w:proofErr w:type="spellStart"/>
        <w:r w:rsidRPr="005F7A4D">
          <w:rPr>
            <w:color w:val="000000" w:themeColor="text1"/>
            <w:szCs w:val="28"/>
            <w:lang w:val="en-GB"/>
          </w:rPr>
          <w:t>json</w:t>
        </w:r>
        <w:proofErr w:type="spellEnd"/>
        <w:r w:rsidRPr="005F7A4D">
          <w:rPr>
            <w:color w:val="000000" w:themeColor="text1"/>
            <w:szCs w:val="28"/>
          </w:rPr>
          <w:t xml:space="preserve">, в котором сопоставлены идентификаторы </w:t>
        </w:r>
        <w:r w:rsidRPr="005F7A4D">
          <w:rPr>
            <w:color w:val="000000" w:themeColor="text1"/>
            <w:szCs w:val="28"/>
            <w:lang w:val="en-GB"/>
          </w:rPr>
          <w:t>n</w:t>
        </w:r>
        <w:r w:rsidRPr="005F7A4D">
          <w:rPr>
            <w:color w:val="000000" w:themeColor="text1"/>
            <w:szCs w:val="28"/>
          </w:rPr>
          <w:t>-грамм их количеству встречаемости.</w:t>
        </w:r>
        <w:bookmarkEnd w:id="2403"/>
      </w:ins>
    </w:p>
    <w:p w14:paraId="708ED57E" w14:textId="0BFF1144" w:rsidR="00F151AB" w:rsidRPr="005F7A4D" w:rsidRDefault="00F151AB" w:rsidP="00F151AB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ins w:id="2404" w:author="пользователь Microsoft Office" w:date="2018-05-22T15:17:00Z"/>
          <w:color w:val="000000" w:themeColor="text1"/>
          <w:szCs w:val="28"/>
        </w:rPr>
      </w:pPr>
      <w:ins w:id="2405" w:author="пользователь Microsoft Office" w:date="2018-05-22T15:17:00Z">
        <w:r w:rsidRPr="005F7A4D">
          <w:rPr>
            <w:color w:val="000000" w:themeColor="text1"/>
            <w:szCs w:val="28"/>
          </w:rPr>
          <w:tab/>
        </w:r>
        <w:bookmarkStart w:id="2406" w:name="_Toc514773973"/>
        <w:r w:rsidRPr="005F7A4D">
          <w:rPr>
            <w:color w:val="000000" w:themeColor="text1"/>
            <w:szCs w:val="28"/>
          </w:rPr>
          <w:t xml:space="preserve">Написанный инструмент в режиме «факторизация по дереву» осуществляет извлечение </w:t>
        </w:r>
        <w:proofErr w:type="spellStart"/>
        <w:r w:rsidR="000F2DB8">
          <w:rPr>
            <w:color w:val="000000" w:themeColor="text1"/>
            <w:szCs w:val="28"/>
          </w:rPr>
          <w:t>уни</w:t>
        </w:r>
        <w:commentRangeStart w:id="2407"/>
        <w:r w:rsidRPr="005F7A4D">
          <w:rPr>
            <w:color w:val="000000" w:themeColor="text1"/>
            <w:szCs w:val="28"/>
          </w:rPr>
          <w:t>грамм</w:t>
        </w:r>
        <w:proofErr w:type="spellEnd"/>
        <w:r w:rsidRPr="005F7A4D">
          <w:rPr>
            <w:color w:val="000000" w:themeColor="text1"/>
            <w:szCs w:val="28"/>
          </w:rPr>
          <w:t xml:space="preserve">, </w:t>
        </w:r>
      </w:ins>
      <w:ins w:id="2408" w:author="пользователь Microsoft Office" w:date="2018-05-22T15:48:00Z">
        <w:r w:rsidR="000F2DB8" w:rsidRPr="000F2DB8">
          <w:rPr>
            <w:color w:val="000000" w:themeColor="text1"/>
            <w:szCs w:val="28"/>
            <w:rPrChange w:id="2409" w:author="пользователь Microsoft Office" w:date="2018-05-22T15:48:00Z">
              <w:rPr>
                <w:color w:val="000000" w:themeColor="text1"/>
                <w:szCs w:val="28"/>
                <w:lang w:val="en-GB"/>
              </w:rPr>
            </w:rPrChange>
          </w:rPr>
          <w:t>би</w:t>
        </w:r>
      </w:ins>
      <w:ins w:id="2410" w:author="пользователь Microsoft Office" w:date="2018-05-22T15:17:00Z">
        <w:r w:rsidRPr="005F7A4D">
          <w:rPr>
            <w:color w:val="000000" w:themeColor="text1"/>
            <w:szCs w:val="28"/>
          </w:rPr>
          <w:t xml:space="preserve">грамм и </w:t>
        </w:r>
      </w:ins>
      <w:ins w:id="2411" w:author="пользователь Microsoft Office" w:date="2018-05-22T15:48:00Z">
        <w:r w:rsidR="000F2DB8">
          <w:rPr>
            <w:color w:val="000000" w:themeColor="text1"/>
            <w:szCs w:val="28"/>
          </w:rPr>
          <w:t>три</w:t>
        </w:r>
      </w:ins>
      <w:ins w:id="2412" w:author="пользователь Microsoft Office" w:date="2018-05-22T15:17:00Z">
        <w:r w:rsidRPr="005F7A4D">
          <w:rPr>
            <w:color w:val="000000" w:themeColor="text1"/>
            <w:szCs w:val="28"/>
          </w:rPr>
          <w:t>грамм</w:t>
        </w:r>
        <w:commentRangeEnd w:id="2407"/>
        <w:r>
          <w:rPr>
            <w:rStyle w:val="af3"/>
            <w:rFonts w:asciiTheme="minorHAnsi" w:eastAsiaTheme="minorHAnsi" w:hAnsiTheme="minorHAnsi" w:cstheme="minorBidi"/>
            <w:lang w:eastAsia="en-US"/>
          </w:rPr>
          <w:commentReference w:id="2407"/>
        </w:r>
        <w:r w:rsidRPr="005F7A4D">
          <w:rPr>
            <w:color w:val="000000" w:themeColor="text1"/>
            <w:szCs w:val="28"/>
          </w:rPr>
          <w:t xml:space="preserve"> в соответствии с заданным плавающим окном. Плавающее окно является максимально допустимым расстоянием (т. е. количеством других узлов) между двумя соседними узлами в составляемой </w:t>
        </w:r>
        <w:r w:rsidRPr="005F7A4D">
          <w:rPr>
            <w:color w:val="000000" w:themeColor="text1"/>
            <w:szCs w:val="28"/>
            <w:lang w:val="en-GB"/>
          </w:rPr>
          <w:t>n</w:t>
        </w:r>
        <w:r w:rsidRPr="005F7A4D">
          <w:rPr>
            <w:color w:val="000000" w:themeColor="text1"/>
            <w:szCs w:val="28"/>
          </w:rPr>
          <w:t>-грамме.</w:t>
        </w:r>
        <w:bookmarkEnd w:id="2406"/>
      </w:ins>
    </w:p>
    <w:p w14:paraId="32A12EE5" w14:textId="77777777" w:rsidR="00F151AB" w:rsidRPr="005F7A4D" w:rsidRDefault="00F151AB" w:rsidP="00F151AB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ins w:id="2413" w:author="пользователь Microsoft Office" w:date="2018-05-22T15:17:00Z"/>
          <w:color w:val="000000" w:themeColor="text1"/>
          <w:szCs w:val="28"/>
        </w:rPr>
      </w:pPr>
      <w:ins w:id="2414" w:author="пользователь Microsoft Office" w:date="2018-05-22T15:17:00Z">
        <w:r w:rsidRPr="005F7A4D">
          <w:rPr>
            <w:color w:val="000000" w:themeColor="text1"/>
            <w:szCs w:val="28"/>
          </w:rPr>
          <w:tab/>
        </w:r>
        <w:bookmarkStart w:id="2415" w:name="_Toc514773974"/>
        <w:r w:rsidRPr="005F7A4D">
          <w:rPr>
            <w:color w:val="000000" w:themeColor="text1"/>
            <w:szCs w:val="28"/>
          </w:rPr>
          <w:t>Принцип работы следующий. На протяжении всего обхода дерева алгоритм помнит историю обхода и при достижении очередного узла использует её для составления уникальных путей от этого узла и дальше со следующим свойством: если в таких путях зафиксировать первый и последний элементы, а варьировать лишь промежуточный, то будут получаться уникальные n-граммы. В путях все узлы получаются уникальными (нельзя составить n-грамму, в которой один и тот же узел фигурирует более одного раза).</w:t>
        </w:r>
        <w:bookmarkEnd w:id="2415"/>
      </w:ins>
    </w:p>
    <w:p w14:paraId="6C90E539" w14:textId="3C8706C6" w:rsidR="00F151AB" w:rsidRPr="005F7A4D" w:rsidRDefault="00F151AB" w:rsidP="00F151AB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ins w:id="2416" w:author="пользователь Microsoft Office" w:date="2018-05-22T15:17:00Z"/>
          <w:color w:val="000000" w:themeColor="text1"/>
          <w:szCs w:val="28"/>
        </w:rPr>
      </w:pPr>
      <w:ins w:id="2417" w:author="пользователь Microsoft Office" w:date="2018-05-22T15:17:00Z">
        <w:r w:rsidRPr="005F7A4D">
          <w:rPr>
            <w:color w:val="000000" w:themeColor="text1"/>
            <w:szCs w:val="28"/>
          </w:rPr>
          <w:tab/>
        </w:r>
        <w:bookmarkStart w:id="2418" w:name="_Toc514773975"/>
        <w:r w:rsidRPr="005F7A4D">
          <w:rPr>
            <w:color w:val="000000" w:themeColor="text1"/>
            <w:szCs w:val="28"/>
          </w:rPr>
          <w:t>Процесс факторизации проиллюстрирован на рис. 4</w:t>
        </w:r>
        <w:r w:rsidR="002017A8">
          <w:rPr>
            <w:color w:val="000000" w:themeColor="text1"/>
            <w:szCs w:val="28"/>
          </w:rPr>
          <w:t>.4</w:t>
        </w:r>
        <w:r w:rsidRPr="005F7A4D">
          <w:rPr>
            <w:color w:val="000000" w:themeColor="text1"/>
            <w:szCs w:val="28"/>
          </w:rPr>
          <w:t>.1.</w:t>
        </w:r>
      </w:ins>
      <w:ins w:id="2419" w:author="пользователь Microsoft Office" w:date="2018-05-22T15:50:00Z">
        <w:r w:rsidR="002017A8">
          <w:rPr>
            <w:color w:val="000000" w:themeColor="text1"/>
            <w:szCs w:val="28"/>
          </w:rPr>
          <w:t xml:space="preserve"> Зеленым цветом выделены триграммы, оранжевым — биграммы и фиолетовым — </w:t>
        </w:r>
        <w:proofErr w:type="spellStart"/>
        <w:r w:rsidR="002017A8">
          <w:rPr>
            <w:color w:val="000000" w:themeColor="text1"/>
            <w:szCs w:val="28"/>
          </w:rPr>
          <w:t>униграммы</w:t>
        </w:r>
        <w:proofErr w:type="spellEnd"/>
        <w:r w:rsidR="002017A8">
          <w:rPr>
            <w:color w:val="000000" w:themeColor="text1"/>
            <w:szCs w:val="28"/>
          </w:rPr>
          <w:t>.</w:t>
        </w:r>
      </w:ins>
      <w:bookmarkEnd w:id="2418"/>
    </w:p>
    <w:p w14:paraId="0DB6BA57" w14:textId="77777777" w:rsidR="00F151AB" w:rsidRPr="005F7A4D" w:rsidRDefault="00F151AB" w:rsidP="00F151AB">
      <w:pPr>
        <w:pStyle w:val="a3"/>
        <w:tabs>
          <w:tab w:val="left" w:pos="709"/>
          <w:tab w:val="center" w:pos="4677"/>
        </w:tabs>
        <w:spacing w:after="120" w:line="360" w:lineRule="auto"/>
        <w:jc w:val="center"/>
        <w:outlineLvl w:val="0"/>
        <w:rPr>
          <w:ins w:id="2420" w:author="пользователь Microsoft Office" w:date="2018-05-22T15:17:00Z"/>
          <w:color w:val="000000" w:themeColor="text1"/>
          <w:szCs w:val="28"/>
        </w:rPr>
      </w:pPr>
      <w:bookmarkStart w:id="2421" w:name="_Toc514773976"/>
      <w:ins w:id="2422" w:author="пользователь Microsoft Office" w:date="2018-05-22T15:17:00Z">
        <w:r w:rsidRPr="005F7A4D">
          <w:rPr>
            <w:noProof/>
            <w:color w:val="000000" w:themeColor="text1"/>
            <w:szCs w:val="28"/>
            <w:rPrChange w:id="2423" w:author="Unknown">
              <w:rPr>
                <w:noProof/>
              </w:rPr>
            </w:rPrChange>
          </w:rPr>
          <w:lastRenderedPageBreak/>
          <w:drawing>
            <wp:inline distT="0" distB="0" distL="0" distR="0" wp14:anchorId="371F2BDB" wp14:editId="41E22EAD">
              <wp:extent cx="5897727" cy="3286348"/>
              <wp:effectExtent l="0" t="0" r="0" b="0"/>
              <wp:docPr id="6" name="Picture 1" descr="../images/psi_factorization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../images/psi_factorization.png"/>
                      <pic:cNvPicPr>
                        <a:picLocks noChangeAspect="1" noChangeArrowheads="1"/>
                      </pic:cNvPicPr>
                    </pic:nvPicPr>
                    <pic:blipFill>
                      <a:blip r:embed="rId1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17504" cy="329736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bookmarkEnd w:id="2421"/>
      </w:ins>
    </w:p>
    <w:p w14:paraId="36174E2F" w14:textId="1A6D641A" w:rsidR="00F151AB" w:rsidRPr="005F7A4D" w:rsidRDefault="00F151AB" w:rsidP="00F151AB">
      <w:pPr>
        <w:pStyle w:val="a3"/>
        <w:tabs>
          <w:tab w:val="left" w:pos="709"/>
          <w:tab w:val="center" w:pos="4677"/>
        </w:tabs>
        <w:spacing w:after="120" w:line="360" w:lineRule="auto"/>
        <w:jc w:val="center"/>
        <w:outlineLvl w:val="0"/>
        <w:rPr>
          <w:ins w:id="2424" w:author="пользователь Microsoft Office" w:date="2018-05-22T15:17:00Z"/>
          <w:color w:val="000000" w:themeColor="text1"/>
          <w:szCs w:val="28"/>
        </w:rPr>
      </w:pPr>
      <w:bookmarkStart w:id="2425" w:name="_Toc514773977"/>
      <w:commentRangeStart w:id="2426"/>
      <w:ins w:id="2427" w:author="пользователь Microsoft Office" w:date="2018-05-22T15:17:00Z">
        <w:r w:rsidRPr="005F7A4D">
          <w:rPr>
            <w:color w:val="000000" w:themeColor="text1"/>
            <w:szCs w:val="28"/>
          </w:rPr>
          <w:t>Рисунок 4</w:t>
        </w:r>
        <w:r w:rsidR="002017A8">
          <w:rPr>
            <w:color w:val="000000" w:themeColor="text1"/>
            <w:szCs w:val="28"/>
          </w:rPr>
          <w:t>.4</w:t>
        </w:r>
        <w:r w:rsidRPr="005F7A4D">
          <w:rPr>
            <w:color w:val="000000" w:themeColor="text1"/>
            <w:szCs w:val="28"/>
          </w:rPr>
          <w:t>.1</w:t>
        </w:r>
        <w:r>
          <w:rPr>
            <w:color w:val="000000" w:themeColor="text1"/>
            <w:szCs w:val="28"/>
          </w:rPr>
          <w:t>.</w:t>
        </w:r>
        <w:r w:rsidRPr="005F7A4D">
          <w:rPr>
            <w:color w:val="000000" w:themeColor="text1"/>
            <w:szCs w:val="28"/>
          </w:rPr>
          <w:t xml:space="preserve"> </w:t>
        </w:r>
        <w:r>
          <w:rPr>
            <w:color w:val="000000" w:themeColor="text1"/>
            <w:szCs w:val="28"/>
          </w:rPr>
          <w:t>Д</w:t>
        </w:r>
        <w:r w:rsidRPr="005F7A4D">
          <w:rPr>
            <w:color w:val="000000" w:themeColor="text1"/>
            <w:szCs w:val="28"/>
          </w:rPr>
          <w:t>емонстрация процесса факторизации дерева разбора.</w:t>
        </w:r>
        <w:commentRangeEnd w:id="2426"/>
        <w:r>
          <w:rPr>
            <w:rStyle w:val="af3"/>
            <w:rFonts w:asciiTheme="minorHAnsi" w:eastAsiaTheme="minorHAnsi" w:hAnsiTheme="minorHAnsi" w:cstheme="minorBidi"/>
            <w:lang w:eastAsia="en-US"/>
          </w:rPr>
          <w:commentReference w:id="2426"/>
        </w:r>
        <w:bookmarkEnd w:id="2425"/>
      </w:ins>
    </w:p>
    <w:p w14:paraId="572DE5CC" w14:textId="1BF564CD" w:rsidR="00F151AB" w:rsidRPr="005F7A4D" w:rsidDel="00D64E0A" w:rsidRDefault="00F151AB" w:rsidP="00F151AB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del w:id="2428" w:author="пользователь Microsoft Office" w:date="2018-05-22T15:49:00Z"/>
          <w:b/>
          <w:bCs/>
          <w:color w:val="000000" w:themeColor="text1"/>
        </w:rPr>
      </w:pPr>
      <w:moveToRangeStart w:id="2429" w:author="пользователь Microsoft Office" w:date="2018-05-22T15:17:00Z" w:name="move514765597"/>
      <w:moveTo w:id="2430" w:author="пользователь Microsoft Office" w:date="2018-05-22T15:17:00Z">
        <w:del w:id="2431" w:author="пользователь Microsoft Office" w:date="2018-05-22T15:49:00Z">
          <w:r w:rsidRPr="005F7A4D" w:rsidDel="00D64E0A">
            <w:rPr>
              <w:b/>
              <w:bCs/>
              <w:caps/>
              <w:color w:val="000000" w:themeColor="text1"/>
            </w:rPr>
            <w:delText xml:space="preserve">4.4.2 </w:delText>
          </w:r>
          <w:r w:rsidRPr="005F7A4D" w:rsidDel="00D64E0A">
            <w:rPr>
              <w:b/>
              <w:bCs/>
              <w:color w:val="000000" w:themeColor="text1"/>
            </w:rPr>
            <w:delText xml:space="preserve">Факторизация </w:delText>
          </w:r>
          <w:r w:rsidRPr="005F7A4D" w:rsidDel="00D64E0A">
            <w:rPr>
              <w:b/>
              <w:bCs/>
              <w:color w:val="000000" w:themeColor="text1"/>
              <w:lang w:val="en-GB"/>
            </w:rPr>
            <w:delText>JVM</w:delText>
          </w:r>
          <w:r w:rsidRPr="005F7A4D" w:rsidDel="00D64E0A">
            <w:rPr>
              <w:b/>
              <w:bCs/>
              <w:color w:val="000000" w:themeColor="text1"/>
            </w:rPr>
            <w:delText xml:space="preserve"> байт-кода</w:delText>
          </w:r>
        </w:del>
      </w:moveTo>
    </w:p>
    <w:p w14:paraId="16D59C34" w14:textId="77777777" w:rsidR="00F151AB" w:rsidRPr="005F7A4D" w:rsidRDefault="00F151AB" w:rsidP="00F151AB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moveTo w:id="2432" w:author="пользователь Microsoft Office" w:date="2018-05-22T15:17:00Z">
        <w:r w:rsidRPr="005F7A4D">
          <w:rPr>
            <w:color w:val="000000" w:themeColor="text1"/>
            <w:szCs w:val="28"/>
          </w:rPr>
          <w:tab/>
        </w:r>
        <w:bookmarkStart w:id="2433" w:name="_Toc514773978"/>
        <w:r w:rsidRPr="005F7A4D">
          <w:rPr>
            <w:color w:val="000000" w:themeColor="text1"/>
            <w:szCs w:val="28"/>
          </w:rPr>
          <w:t xml:space="preserve">Файлы с набором </w:t>
        </w:r>
        <w:r w:rsidRPr="005F7A4D">
          <w:rPr>
            <w:color w:val="000000" w:themeColor="text1"/>
            <w:szCs w:val="28"/>
            <w:lang w:val="en-GB"/>
          </w:rPr>
          <w:t>JVM</w:t>
        </w:r>
        <w:r w:rsidRPr="005F7A4D">
          <w:rPr>
            <w:color w:val="000000" w:themeColor="text1"/>
            <w:szCs w:val="28"/>
          </w:rPr>
          <w:t xml:space="preserve">-инструкций были факторизованы аналогичным образом. Алгоритм состоял в следующем: от начала списка инструкций до конца осуществлялось перемещение области в три узла, в рамках которой всегда генерировалась одна 3-грамма, три </w:t>
        </w:r>
        <w:r w:rsidRPr="005F7A4D">
          <w:rPr>
            <w:color w:val="000000" w:themeColor="text1"/>
            <w:szCs w:val="28"/>
            <w:lang w:val="en-GB"/>
          </w:rPr>
          <w:t>bi</w:t>
        </w:r>
        <w:r w:rsidRPr="005F7A4D">
          <w:rPr>
            <w:color w:val="000000" w:themeColor="text1"/>
            <w:szCs w:val="28"/>
          </w:rPr>
          <w:t xml:space="preserve">-граммы и три </w:t>
        </w:r>
        <w:proofErr w:type="spellStart"/>
        <w:r w:rsidRPr="005F7A4D">
          <w:rPr>
            <w:color w:val="000000" w:themeColor="text1"/>
            <w:szCs w:val="28"/>
            <w:lang w:val="en-GB"/>
          </w:rPr>
          <w:t>uni</w:t>
        </w:r>
        <w:proofErr w:type="spellEnd"/>
        <w:r w:rsidRPr="005F7A4D">
          <w:rPr>
            <w:color w:val="000000" w:themeColor="text1"/>
            <w:szCs w:val="28"/>
          </w:rPr>
          <w:t>-граммы (данные числа соответствуют количеству сочетаний без повторений в рамках перемещающейся области).</w:t>
        </w:r>
      </w:moveTo>
      <w:bookmarkEnd w:id="2433"/>
    </w:p>
    <w:p w14:paraId="1BD6293F" w14:textId="0BAA5CE7" w:rsidR="00F151AB" w:rsidRPr="005F7A4D" w:rsidRDefault="00F151AB" w:rsidP="00F151AB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moveTo w:id="2434" w:author="пользователь Microsoft Office" w:date="2018-05-22T15:17:00Z">
        <w:r w:rsidRPr="005F7A4D">
          <w:rPr>
            <w:color w:val="000000" w:themeColor="text1"/>
            <w:szCs w:val="28"/>
          </w:rPr>
          <w:tab/>
        </w:r>
        <w:bookmarkStart w:id="2435" w:name="_Toc514773979"/>
        <w:r w:rsidRPr="005F7A4D">
          <w:rPr>
            <w:color w:val="000000" w:themeColor="text1"/>
            <w:szCs w:val="28"/>
          </w:rPr>
          <w:t xml:space="preserve">Процесс факторизации проиллюстрирован на </w:t>
        </w:r>
        <w:commentRangeStart w:id="2436"/>
        <w:r w:rsidRPr="005F7A4D">
          <w:rPr>
            <w:color w:val="000000" w:themeColor="text1"/>
            <w:szCs w:val="28"/>
          </w:rPr>
          <w:t>рис. 4.4.2</w:t>
        </w:r>
      </w:moveTo>
      <w:ins w:id="2437" w:author="пользователь Microsoft Office" w:date="2018-05-22T15:51:00Z">
        <w:r w:rsidR="00D1725C">
          <w:rPr>
            <w:color w:val="000000" w:themeColor="text1"/>
            <w:szCs w:val="28"/>
          </w:rPr>
          <w:t xml:space="preserve"> Смысл цветового выделения аналогичен </w:t>
        </w:r>
      </w:ins>
      <w:ins w:id="2438" w:author="пользователь Microsoft Office" w:date="2018-05-22T17:22:00Z">
        <w:r w:rsidR="00B144E0">
          <w:rPr>
            <w:color w:val="000000" w:themeColor="text1"/>
            <w:szCs w:val="28"/>
          </w:rPr>
          <w:t xml:space="preserve">смыслу на </w:t>
        </w:r>
      </w:ins>
      <w:ins w:id="2439" w:author="пользователь Microsoft Office" w:date="2018-05-22T15:52:00Z">
        <w:r w:rsidR="00763077">
          <w:rPr>
            <w:color w:val="000000" w:themeColor="text1"/>
            <w:szCs w:val="28"/>
          </w:rPr>
          <w:t xml:space="preserve">рисунке </w:t>
        </w:r>
        <w:r w:rsidR="00D1725C">
          <w:rPr>
            <w:color w:val="000000" w:themeColor="text1"/>
            <w:szCs w:val="28"/>
          </w:rPr>
          <w:t>с демонстрацией факторизации дерева разбора.</w:t>
        </w:r>
      </w:ins>
      <w:bookmarkEnd w:id="2435"/>
      <w:moveTo w:id="2440" w:author="пользователь Microsoft Office" w:date="2018-05-22T15:17:00Z">
        <w:del w:id="2441" w:author="пользователь Microsoft Office" w:date="2018-05-22T15:51:00Z">
          <w:r w:rsidRPr="005F7A4D" w:rsidDel="00B93D1F">
            <w:rPr>
              <w:color w:val="000000" w:themeColor="text1"/>
              <w:szCs w:val="28"/>
            </w:rPr>
            <w:delText>.1</w:delText>
          </w:r>
          <w:commentRangeEnd w:id="2436"/>
          <w:r w:rsidDel="00B93D1F">
            <w:rPr>
              <w:rStyle w:val="af3"/>
              <w:rFonts w:asciiTheme="minorHAnsi" w:eastAsiaTheme="minorHAnsi" w:hAnsiTheme="minorHAnsi" w:cstheme="minorBidi"/>
              <w:lang w:eastAsia="en-US"/>
            </w:rPr>
            <w:commentReference w:id="2436"/>
          </w:r>
          <w:r w:rsidRPr="005F7A4D" w:rsidDel="00B93D1F">
            <w:rPr>
              <w:color w:val="000000" w:themeColor="text1"/>
              <w:szCs w:val="28"/>
            </w:rPr>
            <w:delText>.</w:delText>
          </w:r>
        </w:del>
      </w:moveTo>
    </w:p>
    <w:p w14:paraId="01F90BC4" w14:textId="77777777" w:rsidR="00F151AB" w:rsidRDefault="00F151AB" w:rsidP="00F151AB">
      <w:pPr>
        <w:pStyle w:val="a3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ins w:id="2442" w:author="пользователь Microsoft Office" w:date="2018-05-22T15:51:00Z"/>
          <w:color w:val="000000" w:themeColor="text1"/>
          <w:szCs w:val="28"/>
          <w:lang w:val="en-GB"/>
        </w:rPr>
      </w:pPr>
      <w:bookmarkStart w:id="2443" w:name="_Toc514773980"/>
      <w:moveTo w:id="2444" w:author="пользователь Microsoft Office" w:date="2018-05-22T15:17:00Z">
        <w:r w:rsidRPr="005F7A4D">
          <w:rPr>
            <w:noProof/>
            <w:color w:val="000000" w:themeColor="text1"/>
            <w:szCs w:val="28"/>
            <w:rPrChange w:id="2445" w:author="Unknown">
              <w:rPr>
                <w:noProof/>
              </w:rPr>
            </w:rPrChange>
          </w:rPr>
          <w:lastRenderedPageBreak/>
          <w:drawing>
            <wp:inline distT="0" distB="0" distL="0" distR="0" wp14:anchorId="5476CC65" wp14:editId="6C8C2FE8">
              <wp:extent cx="1893490" cy="5708272"/>
              <wp:effectExtent l="0" t="0" r="12065" b="6985"/>
              <wp:docPr id="11" name="Picture 2" descr="../images/bytecode_factorization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../images/bytecode_factorization.png"/>
                      <pic:cNvPicPr>
                        <a:picLocks noChangeAspect="1" noChangeArrowheads="1"/>
                      </pic:cNvPicPr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00360" cy="572898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moveTo>
      <w:bookmarkEnd w:id="2443"/>
    </w:p>
    <w:p w14:paraId="78082C75" w14:textId="5610231E" w:rsidR="00B93D1F" w:rsidRPr="00B93D1F" w:rsidRDefault="00B93D1F">
      <w:pPr>
        <w:pStyle w:val="a3"/>
        <w:tabs>
          <w:tab w:val="left" w:pos="709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  <w:rPrChange w:id="2446" w:author="пользователь Microsoft Office" w:date="2018-05-22T15:51:00Z">
            <w:rPr>
              <w:color w:val="000000" w:themeColor="text1"/>
              <w:szCs w:val="28"/>
              <w:lang w:val="en-GB"/>
            </w:rPr>
          </w:rPrChange>
        </w:rPr>
        <w:pPrChange w:id="2447" w:author="пользователь Microsoft Office" w:date="2018-05-22T15:51:00Z">
          <w:pPr>
            <w:pStyle w:val="a3"/>
            <w:tabs>
              <w:tab w:val="left" w:pos="567"/>
              <w:tab w:val="center" w:pos="4677"/>
            </w:tabs>
            <w:spacing w:after="120" w:line="360" w:lineRule="auto"/>
            <w:jc w:val="center"/>
            <w:outlineLvl w:val="0"/>
          </w:pPr>
        </w:pPrChange>
      </w:pPr>
      <w:bookmarkStart w:id="2448" w:name="_Toc514773981"/>
      <w:commentRangeStart w:id="2449"/>
      <w:ins w:id="2450" w:author="пользователь Microsoft Office" w:date="2018-05-22T15:51:00Z">
        <w:r w:rsidRPr="005F7A4D">
          <w:rPr>
            <w:color w:val="000000" w:themeColor="text1"/>
            <w:szCs w:val="28"/>
          </w:rPr>
          <w:t>Рисунок 4</w:t>
        </w:r>
        <w:r>
          <w:rPr>
            <w:color w:val="000000" w:themeColor="text1"/>
            <w:szCs w:val="28"/>
          </w:rPr>
          <w:t>.4</w:t>
        </w:r>
        <w:r w:rsidRPr="005F7A4D">
          <w:rPr>
            <w:color w:val="000000" w:themeColor="text1"/>
            <w:szCs w:val="28"/>
          </w:rPr>
          <w:t>.</w:t>
        </w:r>
        <w:r>
          <w:rPr>
            <w:color w:val="000000" w:themeColor="text1"/>
            <w:szCs w:val="28"/>
          </w:rPr>
          <w:t>2.</w:t>
        </w:r>
        <w:r w:rsidRPr="005F7A4D">
          <w:rPr>
            <w:color w:val="000000" w:themeColor="text1"/>
            <w:szCs w:val="28"/>
          </w:rPr>
          <w:t xml:space="preserve"> </w:t>
        </w:r>
        <w:r>
          <w:rPr>
            <w:color w:val="000000" w:themeColor="text1"/>
            <w:szCs w:val="28"/>
          </w:rPr>
          <w:t>Д</w:t>
        </w:r>
        <w:r w:rsidRPr="005F7A4D">
          <w:rPr>
            <w:color w:val="000000" w:themeColor="text1"/>
            <w:szCs w:val="28"/>
          </w:rPr>
          <w:t xml:space="preserve">емонстрация процесса факторизации </w:t>
        </w:r>
        <w:r>
          <w:rPr>
            <w:color w:val="000000" w:themeColor="text1"/>
            <w:szCs w:val="28"/>
          </w:rPr>
          <w:t>байт-кода</w:t>
        </w:r>
        <w:r w:rsidRPr="005F7A4D">
          <w:rPr>
            <w:color w:val="000000" w:themeColor="text1"/>
            <w:szCs w:val="28"/>
          </w:rPr>
          <w:t>.</w:t>
        </w:r>
        <w:commentRangeEnd w:id="2449"/>
        <w:r>
          <w:rPr>
            <w:rStyle w:val="af3"/>
            <w:rFonts w:asciiTheme="minorHAnsi" w:eastAsiaTheme="minorHAnsi" w:hAnsiTheme="minorHAnsi" w:cstheme="minorBidi"/>
            <w:lang w:eastAsia="en-US"/>
          </w:rPr>
          <w:commentReference w:id="2449"/>
        </w:r>
      </w:ins>
      <w:bookmarkEnd w:id="2448"/>
    </w:p>
    <w:p w14:paraId="03E4508E" w14:textId="77777777" w:rsidR="00E454CB" w:rsidRDefault="00E454CB">
      <w:pPr>
        <w:rPr>
          <w:ins w:id="2451" w:author="пользователь Microsoft Office" w:date="2018-05-22T15:52:00Z"/>
          <w:rFonts w:ascii="Times New Roman" w:eastAsia="Times New Roman" w:hAnsi="Times New Roman" w:cs="Times New Roman"/>
          <w:b/>
          <w:bCs/>
          <w:caps/>
          <w:color w:val="000000" w:themeColor="text1"/>
          <w:sz w:val="28"/>
          <w:szCs w:val="20"/>
          <w:lang w:eastAsia="ru-RU"/>
        </w:rPr>
      </w:pPr>
      <w:ins w:id="2452" w:author="пользователь Microsoft Office" w:date="2018-05-22T15:52:00Z">
        <w:r>
          <w:rPr>
            <w:b/>
            <w:bCs/>
            <w:caps/>
            <w:color w:val="000000" w:themeColor="text1"/>
          </w:rPr>
          <w:br w:type="page"/>
        </w:r>
      </w:ins>
    </w:p>
    <w:p w14:paraId="6FAB3038" w14:textId="662A32D3" w:rsidR="00F151AB" w:rsidRPr="005F7A4D" w:rsidRDefault="00F151AB" w:rsidP="00F151AB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ins w:id="2453" w:author="пользователь Microsoft Office" w:date="2018-05-22T15:18:00Z"/>
          <w:b/>
          <w:bCs/>
          <w:color w:val="000000" w:themeColor="text1"/>
        </w:rPr>
      </w:pPr>
      <w:bookmarkStart w:id="2454" w:name="_Toc514773982"/>
      <w:ins w:id="2455" w:author="пользователь Microsoft Office" w:date="2018-05-22T15:18:00Z">
        <w:r w:rsidRPr="005F7A4D">
          <w:rPr>
            <w:b/>
            <w:bCs/>
            <w:caps/>
            <w:color w:val="000000" w:themeColor="text1"/>
          </w:rPr>
          <w:lastRenderedPageBreak/>
          <w:t>4.</w:t>
        </w:r>
      </w:ins>
      <w:ins w:id="2456" w:author="пользователь Microsoft Office" w:date="2018-05-22T17:43:00Z">
        <w:r w:rsidR="008B3126">
          <w:rPr>
            <w:b/>
            <w:bCs/>
            <w:caps/>
            <w:color w:val="000000" w:themeColor="text1"/>
          </w:rPr>
          <w:t>5</w:t>
        </w:r>
      </w:ins>
      <w:ins w:id="2457" w:author="пользователь Microsoft Office" w:date="2018-05-22T15:18:00Z">
        <w:r w:rsidRPr="005F7A4D">
          <w:rPr>
            <w:b/>
            <w:bCs/>
            <w:caps/>
            <w:color w:val="000000" w:themeColor="text1"/>
          </w:rPr>
          <w:t xml:space="preserve"> </w:t>
        </w:r>
        <w:r w:rsidRPr="005F7A4D">
          <w:rPr>
            <w:b/>
            <w:bCs/>
            <w:color w:val="000000" w:themeColor="text1"/>
          </w:rPr>
          <w:t xml:space="preserve">Отбор </w:t>
        </w:r>
        <w:r w:rsidRPr="005F7A4D">
          <w:rPr>
            <w:b/>
            <w:bCs/>
            <w:color w:val="000000" w:themeColor="text1"/>
            <w:lang w:val="en-GB"/>
          </w:rPr>
          <w:t>n</w:t>
        </w:r>
        <w:r w:rsidRPr="005F7A4D">
          <w:rPr>
            <w:b/>
            <w:bCs/>
            <w:color w:val="000000" w:themeColor="text1"/>
          </w:rPr>
          <w:t>-</w:t>
        </w:r>
        <w:r w:rsidRPr="005F7A4D">
          <w:rPr>
            <w:b/>
            <w:bCs/>
            <w:color w:val="000000" w:themeColor="text1"/>
            <w:lang w:val="en-GB"/>
          </w:rPr>
          <w:t>gram</w:t>
        </w:r>
        <w:bookmarkEnd w:id="2454"/>
      </w:ins>
    </w:p>
    <w:p w14:paraId="1565C470" w14:textId="77777777" w:rsidR="00F151AB" w:rsidRPr="005F7A4D" w:rsidRDefault="00F151AB" w:rsidP="00F151AB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ins w:id="2458" w:author="пользователь Microsoft Office" w:date="2018-05-22T15:18:00Z"/>
          <w:color w:val="000000" w:themeColor="text1"/>
          <w:szCs w:val="28"/>
        </w:rPr>
      </w:pPr>
      <w:ins w:id="2459" w:author="пользователь Microsoft Office" w:date="2018-05-22T15:18:00Z">
        <w:r w:rsidRPr="005F7A4D">
          <w:rPr>
            <w:color w:val="000000" w:themeColor="text1"/>
            <w:szCs w:val="28"/>
          </w:rPr>
          <w:tab/>
        </w:r>
        <w:bookmarkStart w:id="2460" w:name="_Toc514773983"/>
        <w:r w:rsidRPr="005F7A4D">
          <w:rPr>
            <w:color w:val="000000" w:themeColor="text1"/>
            <w:szCs w:val="28"/>
          </w:rPr>
          <w:t xml:space="preserve">Поскольку после факторизации байт-кода получилось слишком большое количество </w:t>
        </w:r>
        <w:r w:rsidRPr="005F7A4D">
          <w:rPr>
            <w:color w:val="000000" w:themeColor="text1"/>
            <w:szCs w:val="28"/>
            <w:lang w:val="en-GB"/>
          </w:rPr>
          <w:t>n</w:t>
        </w:r>
        <w:r w:rsidRPr="005F7A4D">
          <w:rPr>
            <w:color w:val="000000" w:themeColor="text1"/>
            <w:szCs w:val="28"/>
          </w:rPr>
          <w:t xml:space="preserve">-грамм (на которое предположительно не хватит ресурсов при работе </w:t>
        </w:r>
        <w:proofErr w:type="spellStart"/>
        <w:r w:rsidRPr="005F7A4D">
          <w:rPr>
            <w:color w:val="000000" w:themeColor="text1"/>
            <w:szCs w:val="28"/>
          </w:rPr>
          <w:t>автоэнкодера</w:t>
        </w:r>
        <w:proofErr w:type="spellEnd"/>
        <w:r w:rsidRPr="005F7A4D">
          <w:rPr>
            <w:color w:val="000000" w:themeColor="text1"/>
            <w:szCs w:val="28"/>
          </w:rPr>
          <w:t xml:space="preserve">), встает задача отбора </w:t>
        </w:r>
        <w:r w:rsidRPr="005F7A4D">
          <w:rPr>
            <w:color w:val="000000" w:themeColor="text1"/>
            <w:szCs w:val="28"/>
            <w:lang w:val="en-GB"/>
          </w:rPr>
          <w:t>n</w:t>
        </w:r>
        <w:r w:rsidRPr="005F7A4D">
          <w:rPr>
            <w:color w:val="000000" w:themeColor="text1"/>
            <w:szCs w:val="28"/>
          </w:rPr>
          <w:t>-грамм.</w:t>
        </w:r>
        <w:bookmarkEnd w:id="2460"/>
      </w:ins>
    </w:p>
    <w:p w14:paraId="4A450251" w14:textId="5A5255FE" w:rsidR="00F151AB" w:rsidRPr="005F7A4D" w:rsidDel="00F151AB" w:rsidRDefault="00F151AB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del w:id="2461" w:author="пользователь Microsoft Office" w:date="2018-05-22T15:17:00Z"/>
          <w:color w:val="000000" w:themeColor="text1"/>
          <w:szCs w:val="28"/>
        </w:rPr>
        <w:pPrChange w:id="2462" w:author="пользователь Microsoft Office" w:date="2018-05-22T15:52:00Z">
          <w:pPr>
            <w:pStyle w:val="a3"/>
            <w:tabs>
              <w:tab w:val="left" w:pos="567"/>
              <w:tab w:val="center" w:pos="4677"/>
            </w:tabs>
            <w:spacing w:after="120" w:line="360" w:lineRule="auto"/>
            <w:jc w:val="center"/>
            <w:outlineLvl w:val="0"/>
          </w:pPr>
        </w:pPrChange>
      </w:pPr>
      <w:ins w:id="2463" w:author="пользователь Microsoft Office" w:date="2018-05-22T15:18:00Z">
        <w:r w:rsidRPr="005F7A4D">
          <w:rPr>
            <w:color w:val="000000" w:themeColor="text1"/>
            <w:szCs w:val="28"/>
          </w:rPr>
          <w:tab/>
        </w:r>
        <w:bookmarkStart w:id="2464" w:name="_Toc514773984"/>
        <w:r w:rsidRPr="005F7A4D">
          <w:rPr>
            <w:color w:val="000000" w:themeColor="text1"/>
            <w:szCs w:val="28"/>
          </w:rPr>
          <w:t xml:space="preserve">Для отбора </w:t>
        </w:r>
        <w:r w:rsidRPr="005F7A4D">
          <w:rPr>
            <w:color w:val="000000" w:themeColor="text1"/>
            <w:szCs w:val="28"/>
            <w:lang w:val="en-GB"/>
          </w:rPr>
          <w:t>n</w:t>
        </w:r>
        <w:r w:rsidRPr="005F7A4D">
          <w:rPr>
            <w:color w:val="000000" w:themeColor="text1"/>
            <w:szCs w:val="28"/>
          </w:rPr>
          <w:t>-</w:t>
        </w:r>
        <w:r w:rsidRPr="005F7A4D">
          <w:rPr>
            <w:color w:val="000000" w:themeColor="text1"/>
            <w:szCs w:val="28"/>
            <w:lang w:val="en-GB"/>
          </w:rPr>
          <w:t>gram</w:t>
        </w:r>
        <w:r w:rsidRPr="005F7A4D">
          <w:rPr>
            <w:color w:val="000000" w:themeColor="text1"/>
            <w:szCs w:val="28"/>
          </w:rPr>
          <w:t xml:space="preserve"> был написан инструмент</w:t>
        </w:r>
        <w:r w:rsidRPr="005F7A4D">
          <w:rPr>
            <w:rStyle w:val="af2"/>
            <w:color w:val="000000" w:themeColor="text1"/>
            <w:szCs w:val="28"/>
          </w:rPr>
          <w:footnoteReference w:id="9"/>
        </w:r>
        <w:r w:rsidRPr="005F7A4D">
          <w:rPr>
            <w:color w:val="000000" w:themeColor="text1"/>
            <w:szCs w:val="28"/>
          </w:rPr>
          <w:t xml:space="preserve">, который позволяет отсекать те </w:t>
        </w:r>
        <w:r w:rsidRPr="005F7A4D">
          <w:rPr>
            <w:color w:val="000000" w:themeColor="text1"/>
            <w:szCs w:val="28"/>
            <w:lang w:val="en-GB"/>
          </w:rPr>
          <w:t>n</w:t>
        </w:r>
        <w:r w:rsidRPr="005F7A4D">
          <w:rPr>
            <w:color w:val="000000" w:themeColor="text1"/>
            <w:szCs w:val="28"/>
          </w:rPr>
          <w:t xml:space="preserve">-граммы, которые предположительно несут наименьший информационный вклад: наиболее частотные и </w:t>
        </w:r>
        <w:commentRangeStart w:id="2472"/>
        <w:r w:rsidRPr="005F7A4D">
          <w:rPr>
            <w:color w:val="000000" w:themeColor="text1"/>
            <w:szCs w:val="28"/>
          </w:rPr>
          <w:t>наименее частотные</w:t>
        </w:r>
        <w:commentRangeEnd w:id="2472"/>
        <w:r>
          <w:rPr>
            <w:rStyle w:val="af3"/>
            <w:rFonts w:asciiTheme="minorHAnsi" w:eastAsiaTheme="minorHAnsi" w:hAnsiTheme="minorHAnsi" w:cstheme="minorBidi"/>
            <w:lang w:eastAsia="en-US"/>
          </w:rPr>
          <w:commentReference w:id="2472"/>
        </w:r>
        <w:r w:rsidRPr="005F7A4D">
          <w:rPr>
            <w:color w:val="000000" w:themeColor="text1"/>
            <w:szCs w:val="28"/>
          </w:rPr>
          <w:t>.</w:t>
        </w:r>
      </w:ins>
      <w:bookmarkEnd w:id="2464"/>
      <w:moveTo w:id="2473" w:author="пользователь Microsoft Office" w:date="2018-05-22T15:17:00Z">
        <w:del w:id="2474" w:author="пользователь Microsoft Office" w:date="2018-05-22T15:52:00Z">
          <w:r w:rsidRPr="005F7A4D" w:rsidDel="00E454CB">
            <w:rPr>
              <w:color w:val="000000" w:themeColor="text1"/>
              <w:szCs w:val="28"/>
            </w:rPr>
            <w:delText>Рисунок 4.4.2.1 — демонстрация процесса факторизации байт-кода.</w:delText>
          </w:r>
        </w:del>
      </w:moveTo>
    </w:p>
    <w:moveToRangeEnd w:id="2429"/>
    <w:p w14:paraId="6930FF9B" w14:textId="77777777" w:rsidR="00346B4F" w:rsidRPr="005F7A4D" w:rsidRDefault="00346B4F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ins w:id="2475" w:author="пользователь Microsoft Office" w:date="2018-05-22T15:14:00Z"/>
          <w:color w:val="000000" w:themeColor="text1"/>
          <w:szCs w:val="28"/>
        </w:rPr>
        <w:pPrChange w:id="2476" w:author="пользователь Microsoft Office" w:date="2018-05-22T15:52:00Z">
          <w:pPr>
            <w:pStyle w:val="a3"/>
            <w:tabs>
              <w:tab w:val="left" w:pos="709"/>
              <w:tab w:val="center" w:pos="4677"/>
            </w:tabs>
            <w:spacing w:after="120" w:line="360" w:lineRule="auto"/>
            <w:outlineLvl w:val="0"/>
          </w:pPr>
        </w:pPrChange>
      </w:pPr>
    </w:p>
    <w:p w14:paraId="01AD54F8" w14:textId="1FFA63E7" w:rsidR="00F151AB" w:rsidRPr="005F7A4D" w:rsidRDefault="00F151AB" w:rsidP="00F151AB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ins w:id="2477" w:author="пользователь Microsoft Office" w:date="2018-05-22T15:19:00Z"/>
          <w:b/>
          <w:bCs/>
          <w:color w:val="000000" w:themeColor="text1"/>
        </w:rPr>
      </w:pPr>
      <w:bookmarkStart w:id="2478" w:name="_Toc514773985"/>
      <w:ins w:id="2479" w:author="пользователь Microsoft Office" w:date="2018-05-22T15:19:00Z">
        <w:r w:rsidRPr="005F7A4D">
          <w:rPr>
            <w:b/>
            <w:bCs/>
            <w:caps/>
            <w:color w:val="000000" w:themeColor="text1"/>
          </w:rPr>
          <w:t>4.</w:t>
        </w:r>
      </w:ins>
      <w:ins w:id="2480" w:author="пользователь Microsoft Office" w:date="2018-05-22T17:43:00Z">
        <w:r w:rsidR="008B3126">
          <w:rPr>
            <w:b/>
            <w:bCs/>
            <w:caps/>
            <w:color w:val="000000" w:themeColor="text1"/>
          </w:rPr>
          <w:t>6</w:t>
        </w:r>
      </w:ins>
      <w:ins w:id="2481" w:author="пользователь Microsoft Office" w:date="2018-05-22T15:19:00Z">
        <w:r w:rsidRPr="005F7A4D">
          <w:rPr>
            <w:b/>
            <w:bCs/>
            <w:caps/>
            <w:color w:val="000000" w:themeColor="text1"/>
          </w:rPr>
          <w:t xml:space="preserve"> </w:t>
        </w:r>
        <w:r w:rsidRPr="005F7A4D">
          <w:rPr>
            <w:b/>
            <w:bCs/>
            <w:color w:val="000000" w:themeColor="text1"/>
          </w:rPr>
          <w:t>Преобразование данных в разреженный вид</w:t>
        </w:r>
        <w:bookmarkEnd w:id="2478"/>
      </w:ins>
    </w:p>
    <w:p w14:paraId="71A1579A" w14:textId="77777777" w:rsidR="00F151AB" w:rsidRPr="005F7A4D" w:rsidRDefault="00F151AB" w:rsidP="00F151AB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ins w:id="2482" w:author="пользователь Microsoft Office" w:date="2018-05-22T15:19:00Z"/>
          <w:color w:val="000000" w:themeColor="text1"/>
          <w:szCs w:val="28"/>
        </w:rPr>
      </w:pPr>
      <w:ins w:id="2483" w:author="пользователь Microsoft Office" w:date="2018-05-22T15:19:00Z">
        <w:r w:rsidRPr="005F7A4D">
          <w:rPr>
            <w:color w:val="000000" w:themeColor="text1"/>
            <w:szCs w:val="28"/>
          </w:rPr>
          <w:tab/>
        </w:r>
        <w:bookmarkStart w:id="2484" w:name="_Toc514773986"/>
        <w:r w:rsidRPr="005F7A4D">
          <w:rPr>
            <w:color w:val="000000" w:themeColor="text1"/>
            <w:szCs w:val="28"/>
          </w:rPr>
          <w:t xml:space="preserve">Перед запуском </w:t>
        </w:r>
        <w:proofErr w:type="spellStart"/>
        <w:r w:rsidRPr="005F7A4D">
          <w:rPr>
            <w:color w:val="000000" w:themeColor="text1"/>
            <w:szCs w:val="28"/>
          </w:rPr>
          <w:t>автоэнкодера</w:t>
        </w:r>
        <w:proofErr w:type="spellEnd"/>
        <w:r w:rsidRPr="005F7A4D">
          <w:rPr>
            <w:color w:val="000000" w:themeColor="text1"/>
            <w:szCs w:val="28"/>
          </w:rPr>
          <w:t xml:space="preserve"> данные с сопоставлением </w:t>
        </w:r>
        <w:r w:rsidRPr="005F7A4D">
          <w:rPr>
            <w:color w:val="000000" w:themeColor="text1"/>
            <w:szCs w:val="28"/>
            <w:lang w:val="en-GB"/>
          </w:rPr>
          <w:t>n</w:t>
        </w:r>
        <w:r w:rsidRPr="005F7A4D">
          <w:rPr>
            <w:color w:val="000000" w:themeColor="text1"/>
            <w:szCs w:val="28"/>
          </w:rPr>
          <w:t>-грамм их счетчикам необходимо преобразовать в разреженный вид</w:t>
        </w:r>
        <w:r>
          <w:rPr>
            <w:color w:val="000000" w:themeColor="text1"/>
            <w:szCs w:val="28"/>
          </w:rPr>
          <w:t>:</w:t>
        </w:r>
        <w:r w:rsidRPr="005F7A4D">
          <w:rPr>
            <w:color w:val="000000" w:themeColor="text1"/>
            <w:szCs w:val="28"/>
          </w:rPr>
          <w:t xml:space="preserve"> привести все примеры к одному количеству измерений (добавить </w:t>
        </w:r>
        <w:r w:rsidRPr="005F7A4D">
          <w:rPr>
            <w:color w:val="000000" w:themeColor="text1"/>
            <w:szCs w:val="28"/>
            <w:lang w:val="en-GB"/>
          </w:rPr>
          <w:t>n</w:t>
        </w:r>
        <w:r w:rsidRPr="005F7A4D">
          <w:rPr>
            <w:color w:val="000000" w:themeColor="text1"/>
            <w:szCs w:val="28"/>
          </w:rPr>
          <w:t xml:space="preserve">-граммы с нулевым счетчиком встречаемости). Также на данном этапе предполагается составление списка </w:t>
        </w:r>
        <w:r w:rsidRPr="005F7A4D">
          <w:rPr>
            <w:color w:val="000000" w:themeColor="text1"/>
            <w:szCs w:val="28"/>
            <w:lang w:val="en-GB"/>
          </w:rPr>
          <w:t>n</w:t>
        </w:r>
        <w:r w:rsidRPr="005F7A4D">
          <w:rPr>
            <w:color w:val="000000" w:themeColor="text1"/>
            <w:szCs w:val="28"/>
          </w:rPr>
          <w:t>-грамм, порядок их следования в котором будет совпадать с порядком следования счетчиков встречаемости в файлах, соответствующих примерам.</w:t>
        </w:r>
        <w:bookmarkEnd w:id="2484"/>
      </w:ins>
    </w:p>
    <w:p w14:paraId="55AAA0EA" w14:textId="77777777" w:rsidR="00F151AB" w:rsidRPr="005F7A4D" w:rsidRDefault="00F151AB" w:rsidP="00F151AB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ins w:id="2485" w:author="пользователь Microsoft Office" w:date="2018-05-22T15:19:00Z"/>
        </w:rPr>
      </w:pPr>
      <w:ins w:id="2486" w:author="пользователь Microsoft Office" w:date="2018-05-22T15:19:00Z">
        <w:r w:rsidRPr="005F7A4D">
          <w:rPr>
            <w:color w:val="000000" w:themeColor="text1"/>
            <w:szCs w:val="28"/>
          </w:rPr>
          <w:tab/>
        </w:r>
        <w:bookmarkStart w:id="2487" w:name="_Toc514773987"/>
        <w:r w:rsidRPr="005F7A4D">
          <w:rPr>
            <w:color w:val="000000" w:themeColor="text1"/>
            <w:szCs w:val="28"/>
          </w:rPr>
          <w:t>Для решения данной задачи был разработан инструмент</w:t>
        </w:r>
        <w:r w:rsidRPr="005F7A4D">
          <w:rPr>
            <w:rStyle w:val="af2"/>
            <w:color w:val="000000" w:themeColor="text1"/>
            <w:szCs w:val="28"/>
          </w:rPr>
          <w:footnoteReference w:id="10"/>
        </w:r>
        <w:r w:rsidRPr="005F7A4D">
          <w:rPr>
            <w:color w:val="000000" w:themeColor="text1"/>
            <w:szCs w:val="28"/>
          </w:rPr>
          <w:t xml:space="preserve">, принимающих на вход путь к директории с факторизованными деревьями разбора или байт-кодом и записывающий в другую указанную директорию по аналогичному пути разреженное представление векторов со счетчиками встречаемости. Также инструмент предполагает по мере преобразования данных формирование списка </w:t>
        </w:r>
        <w:r w:rsidRPr="005F7A4D">
          <w:rPr>
            <w:color w:val="000000" w:themeColor="text1"/>
            <w:szCs w:val="28"/>
            <w:lang w:val="en-GB"/>
          </w:rPr>
          <w:t>n</w:t>
        </w:r>
        <w:r w:rsidRPr="005F7A4D">
          <w:rPr>
            <w:color w:val="000000" w:themeColor="text1"/>
            <w:szCs w:val="28"/>
          </w:rPr>
          <w:t xml:space="preserve">-грамм с порядком следования, равным порядку следования их счетчиков встречаемости в файлах с векторами, соответствующими примерам. Таким образом, программа записывает в текущую директорию файл </w:t>
        </w:r>
        <w:r w:rsidRPr="005F7A4D">
          <w:rPr>
            <w:color w:val="000000" w:themeColor="text1"/>
            <w:szCs w:val="28"/>
            <w:lang w:val="en-GB"/>
          </w:rPr>
          <w:t>all</w:t>
        </w:r>
        <w:r w:rsidRPr="005F7A4D">
          <w:rPr>
            <w:color w:val="000000" w:themeColor="text1"/>
            <w:szCs w:val="28"/>
          </w:rPr>
          <w:t>_</w:t>
        </w:r>
        <w:proofErr w:type="spellStart"/>
        <w:proofErr w:type="gramStart"/>
        <w:r w:rsidRPr="005F7A4D">
          <w:rPr>
            <w:color w:val="000000" w:themeColor="text1"/>
            <w:szCs w:val="28"/>
            <w:lang w:val="en-GB"/>
          </w:rPr>
          <w:t>ngrams</w:t>
        </w:r>
        <w:proofErr w:type="spellEnd"/>
        <w:r w:rsidRPr="005F7A4D">
          <w:rPr>
            <w:color w:val="000000" w:themeColor="text1"/>
            <w:szCs w:val="28"/>
          </w:rPr>
          <w:t>.</w:t>
        </w:r>
        <w:proofErr w:type="spellStart"/>
        <w:r w:rsidRPr="005F7A4D">
          <w:rPr>
            <w:color w:val="000000" w:themeColor="text1"/>
            <w:szCs w:val="28"/>
            <w:lang w:val="en-GB"/>
          </w:rPr>
          <w:t>json</w:t>
        </w:r>
        <w:proofErr w:type="spellEnd"/>
        <w:proofErr w:type="gramEnd"/>
        <w:r w:rsidRPr="005F7A4D">
          <w:rPr>
            <w:color w:val="000000" w:themeColor="text1"/>
            <w:szCs w:val="28"/>
          </w:rPr>
          <w:t>.</w:t>
        </w:r>
        <w:bookmarkEnd w:id="2487"/>
      </w:ins>
    </w:p>
    <w:p w14:paraId="11200B01" w14:textId="77777777" w:rsidR="004A1AB2" w:rsidRDefault="004A1AB2">
      <w:pPr>
        <w:rPr>
          <w:ins w:id="2495" w:author="пользователь Microsoft Office" w:date="2018-05-22T15:53:00Z"/>
          <w:rFonts w:ascii="Times New Roman" w:eastAsia="Times New Roman" w:hAnsi="Times New Roman" w:cs="Times New Roman"/>
          <w:b/>
          <w:bCs/>
          <w:caps/>
          <w:color w:val="000000" w:themeColor="text1"/>
          <w:sz w:val="28"/>
          <w:szCs w:val="20"/>
          <w:lang w:eastAsia="ru-RU"/>
        </w:rPr>
      </w:pPr>
      <w:ins w:id="2496" w:author="пользователь Microsoft Office" w:date="2018-05-22T15:53:00Z">
        <w:r>
          <w:rPr>
            <w:b/>
            <w:bCs/>
            <w:caps/>
            <w:color w:val="000000" w:themeColor="text1"/>
          </w:rPr>
          <w:br w:type="page"/>
        </w:r>
      </w:ins>
    </w:p>
    <w:p w14:paraId="0DEC060E" w14:textId="59FA8312" w:rsidR="00F151AB" w:rsidRPr="005F7A4D" w:rsidRDefault="00F151AB" w:rsidP="00F151AB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ins w:id="2497" w:author="пользователь Microsoft Office" w:date="2018-05-22T15:19:00Z"/>
          <w:b/>
          <w:bCs/>
          <w:color w:val="000000" w:themeColor="text1"/>
        </w:rPr>
      </w:pPr>
      <w:bookmarkStart w:id="2498" w:name="_Toc514773988"/>
      <w:ins w:id="2499" w:author="пользователь Microsoft Office" w:date="2018-05-22T15:19:00Z">
        <w:r w:rsidRPr="005F7A4D">
          <w:rPr>
            <w:b/>
            <w:bCs/>
            <w:caps/>
            <w:color w:val="000000" w:themeColor="text1"/>
          </w:rPr>
          <w:lastRenderedPageBreak/>
          <w:t>4.</w:t>
        </w:r>
      </w:ins>
      <w:ins w:id="2500" w:author="пользователь Microsoft Office" w:date="2018-05-22T17:43:00Z">
        <w:r w:rsidR="008B3126">
          <w:rPr>
            <w:b/>
            <w:bCs/>
            <w:caps/>
            <w:color w:val="000000" w:themeColor="text1"/>
          </w:rPr>
          <w:t>7</w:t>
        </w:r>
      </w:ins>
      <w:ins w:id="2501" w:author="пользователь Microsoft Office" w:date="2018-05-22T15:19:00Z">
        <w:r w:rsidRPr="005F7A4D">
          <w:rPr>
            <w:b/>
            <w:bCs/>
            <w:caps/>
            <w:color w:val="000000" w:themeColor="text1"/>
          </w:rPr>
          <w:t xml:space="preserve"> </w:t>
        </w:r>
        <w:r w:rsidRPr="005F7A4D">
          <w:rPr>
            <w:b/>
            <w:bCs/>
            <w:color w:val="000000" w:themeColor="text1"/>
          </w:rPr>
          <w:t>Составление конечного набора данных</w:t>
        </w:r>
        <w:bookmarkEnd w:id="2498"/>
      </w:ins>
    </w:p>
    <w:p w14:paraId="32B100C8" w14:textId="77777777" w:rsidR="00F151AB" w:rsidRDefault="00F151AB" w:rsidP="00F151AB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ins w:id="2502" w:author="пользователь Microsoft Office" w:date="2018-05-22T15:20:00Z"/>
          <w:color w:val="000000" w:themeColor="text1"/>
          <w:szCs w:val="28"/>
        </w:rPr>
      </w:pPr>
      <w:ins w:id="2503" w:author="пользователь Microsoft Office" w:date="2018-05-22T15:19:00Z">
        <w:r w:rsidRPr="005F7A4D">
          <w:rPr>
            <w:color w:val="000000" w:themeColor="text1"/>
            <w:szCs w:val="28"/>
          </w:rPr>
          <w:tab/>
        </w:r>
        <w:bookmarkStart w:id="2504" w:name="_Toc514773989"/>
        <w:r w:rsidRPr="005F7A4D">
          <w:rPr>
            <w:color w:val="000000" w:themeColor="text1"/>
            <w:szCs w:val="28"/>
          </w:rPr>
          <w:t xml:space="preserve">Наконец, встает задача объединения всех векторов в единый набор данных в формате, с которым сможет работать </w:t>
        </w:r>
        <w:proofErr w:type="spellStart"/>
        <w:r w:rsidRPr="005F7A4D">
          <w:rPr>
            <w:color w:val="000000" w:themeColor="text1"/>
            <w:szCs w:val="28"/>
          </w:rPr>
          <w:t>автоэнкодер</w:t>
        </w:r>
        <w:proofErr w:type="spellEnd"/>
        <w:r w:rsidRPr="005F7A4D">
          <w:rPr>
            <w:color w:val="000000" w:themeColor="text1"/>
            <w:szCs w:val="28"/>
          </w:rPr>
          <w:t xml:space="preserve">. Для решения данной задачи также был разработан инструмент, объединяющий все вектора в единый набор данных в формате </w:t>
        </w:r>
        <w:r w:rsidRPr="005F7A4D">
          <w:rPr>
            <w:color w:val="000000" w:themeColor="text1"/>
            <w:szCs w:val="28"/>
            <w:lang w:val="en-GB"/>
          </w:rPr>
          <w:t>CSV</w:t>
        </w:r>
        <w:r w:rsidRPr="005F7A4D">
          <w:rPr>
            <w:color w:val="000000" w:themeColor="text1"/>
            <w:szCs w:val="28"/>
          </w:rPr>
          <w:t>.</w:t>
        </w:r>
      </w:ins>
      <w:bookmarkEnd w:id="2504"/>
    </w:p>
    <w:p w14:paraId="1DEF0FD5" w14:textId="163E5767" w:rsidR="00F151AB" w:rsidRPr="00F151AB" w:rsidRDefault="00F151AB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ins w:id="2505" w:author="пользователь Microsoft Office" w:date="2018-05-22T15:20:00Z"/>
          <w:b/>
          <w:bCs/>
          <w:color w:val="000000" w:themeColor="text1"/>
          <w:rPrChange w:id="2506" w:author="пользователь Microsoft Office" w:date="2018-05-22T15:20:00Z">
            <w:rPr>
              <w:ins w:id="2507" w:author="пользователь Microsoft Office" w:date="2018-05-22T15:20:00Z"/>
              <w:color w:val="000000" w:themeColor="text1"/>
              <w:szCs w:val="28"/>
            </w:rPr>
          </w:rPrChange>
        </w:rPr>
        <w:pPrChange w:id="2508" w:author="пользователь Microsoft Office" w:date="2018-05-22T15:20:00Z">
          <w:pPr>
            <w:pStyle w:val="a3"/>
            <w:tabs>
              <w:tab w:val="left" w:pos="709"/>
              <w:tab w:val="center" w:pos="4677"/>
            </w:tabs>
            <w:spacing w:after="120" w:line="360" w:lineRule="auto"/>
            <w:outlineLvl w:val="0"/>
          </w:pPr>
        </w:pPrChange>
      </w:pPr>
      <w:bookmarkStart w:id="2509" w:name="_Toc514773990"/>
      <w:ins w:id="2510" w:author="пользователь Microsoft Office" w:date="2018-05-22T15:20:00Z">
        <w:r w:rsidRPr="005F7A4D">
          <w:rPr>
            <w:b/>
            <w:bCs/>
            <w:caps/>
            <w:color w:val="000000" w:themeColor="text1"/>
          </w:rPr>
          <w:t>4.</w:t>
        </w:r>
      </w:ins>
      <w:ins w:id="2511" w:author="пользователь Microsoft Office" w:date="2018-05-22T17:43:00Z">
        <w:r w:rsidR="008B3126">
          <w:rPr>
            <w:b/>
            <w:bCs/>
            <w:caps/>
            <w:color w:val="000000" w:themeColor="text1"/>
          </w:rPr>
          <w:t>8</w:t>
        </w:r>
      </w:ins>
      <w:ins w:id="2512" w:author="пользователь Microsoft Office" w:date="2018-05-22T15:20:00Z">
        <w:r w:rsidRPr="005F7A4D">
          <w:rPr>
            <w:b/>
            <w:bCs/>
            <w:caps/>
            <w:color w:val="000000" w:themeColor="text1"/>
          </w:rPr>
          <w:t xml:space="preserve"> </w:t>
        </w:r>
        <w:r>
          <w:rPr>
            <w:b/>
            <w:bCs/>
            <w:color w:val="000000" w:themeColor="text1"/>
          </w:rPr>
          <w:t xml:space="preserve">Запуск </w:t>
        </w:r>
        <w:proofErr w:type="spellStart"/>
        <w:r>
          <w:rPr>
            <w:b/>
            <w:bCs/>
            <w:color w:val="000000" w:themeColor="text1"/>
          </w:rPr>
          <w:t>автоэнкодера</w:t>
        </w:r>
      </w:ins>
      <w:proofErr w:type="spellEnd"/>
      <w:ins w:id="2513" w:author="пользователь Microsoft Office" w:date="2018-05-22T15:21:00Z">
        <w:r>
          <w:rPr>
            <w:b/>
            <w:bCs/>
            <w:color w:val="000000" w:themeColor="text1"/>
          </w:rPr>
          <w:t xml:space="preserve"> и обработка результатов</w:t>
        </w:r>
      </w:ins>
      <w:bookmarkEnd w:id="2509"/>
    </w:p>
    <w:p w14:paraId="6F2C4232" w14:textId="59221C45" w:rsidR="00107145" w:rsidDel="00F151AB" w:rsidRDefault="00F151AB" w:rsidP="00927582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del w:id="2514" w:author="пользователь Microsoft Office" w:date="2018-05-22T15:14:00Z"/>
          <w:color w:val="000000" w:themeColor="text1"/>
          <w:szCs w:val="28"/>
        </w:rPr>
      </w:pPr>
      <w:ins w:id="2515" w:author="пользователь Microsoft Office" w:date="2018-05-22T15:20:00Z">
        <w:r>
          <w:rPr>
            <w:color w:val="000000" w:themeColor="text1"/>
          </w:rPr>
          <w:tab/>
        </w:r>
        <w:bookmarkStart w:id="2516" w:name="_Toc514773991"/>
        <w:r>
          <w:rPr>
            <w:color w:val="000000" w:themeColor="text1"/>
          </w:rPr>
          <w:t xml:space="preserve">Для запуска </w:t>
        </w:r>
        <w:proofErr w:type="spellStart"/>
        <w:r>
          <w:rPr>
            <w:color w:val="000000" w:themeColor="text1"/>
          </w:rPr>
          <w:t>автоэнкодер</w:t>
        </w:r>
      </w:ins>
      <w:ins w:id="2517" w:author="пользователь Microsoft Office" w:date="2018-05-22T15:21:00Z">
        <w:r>
          <w:rPr>
            <w:color w:val="000000" w:themeColor="text1"/>
          </w:rPr>
          <w:t>а</w:t>
        </w:r>
        <w:proofErr w:type="spellEnd"/>
        <w:r>
          <w:rPr>
            <w:color w:val="000000" w:themeColor="text1"/>
          </w:rPr>
          <w:t xml:space="preserve"> и обработки результатов (формирование списка аномалий на основе отклонения от среднего)</w:t>
        </w:r>
      </w:ins>
      <w:ins w:id="2518" w:author="пользователь Microsoft Office" w:date="2018-05-22T15:20:00Z">
        <w:r>
          <w:rPr>
            <w:color w:val="000000" w:themeColor="text1"/>
          </w:rPr>
          <w:t xml:space="preserve"> был также разработан </w:t>
        </w:r>
      </w:ins>
      <w:ins w:id="2519" w:author="пользователь Microsoft Office" w:date="2018-05-22T15:21:00Z">
        <w:r>
          <w:rPr>
            <w:color w:val="000000" w:themeColor="text1"/>
          </w:rPr>
          <w:t>и</w:t>
        </w:r>
      </w:ins>
      <w:moveToRangeStart w:id="2520" w:author="пользователь Microsoft Office" w:date="2018-05-22T15:20:00Z" w:name="move514765766"/>
      <w:moveTo w:id="2521" w:author="пользователь Microsoft Office" w:date="2018-05-22T15:20:00Z">
        <w:del w:id="2522" w:author="пользователь Microsoft Office" w:date="2018-05-22T15:21:00Z">
          <w:r w:rsidRPr="005F7A4D" w:rsidDel="00F151AB">
            <w:rPr>
              <w:color w:val="000000" w:themeColor="text1"/>
            </w:rPr>
            <w:delText>И</w:delText>
          </w:r>
        </w:del>
        <w:r w:rsidRPr="005F7A4D">
          <w:rPr>
            <w:color w:val="000000" w:themeColor="text1"/>
          </w:rPr>
          <w:t>нструмент</w:t>
        </w:r>
      </w:moveTo>
      <w:ins w:id="2523" w:author="пользователь Microsoft Office" w:date="2018-05-22T15:21:00Z">
        <w:r>
          <w:rPr>
            <w:color w:val="000000" w:themeColor="text1"/>
          </w:rPr>
          <w:t xml:space="preserve">. </w:t>
        </w:r>
      </w:ins>
      <w:moveTo w:id="2524" w:author="пользователь Microsoft Office" w:date="2018-05-22T15:20:00Z">
        <w:del w:id="2525" w:author="пользователь Microsoft Office" w:date="2018-05-22T15:21:00Z">
          <w:r w:rsidRPr="005F7A4D" w:rsidDel="00F151AB">
            <w:rPr>
              <w:color w:val="000000" w:themeColor="text1"/>
            </w:rPr>
            <w:delText xml:space="preserve"> для запуска автоэнкодера был </w:delText>
          </w:r>
        </w:del>
      </w:moveTo>
      <w:ins w:id="2526" w:author="пользователь Microsoft Office" w:date="2018-05-22T15:21:00Z">
        <w:r>
          <w:rPr>
            <w:color w:val="000000" w:themeColor="text1"/>
          </w:rPr>
          <w:t>Инс</w:t>
        </w:r>
      </w:ins>
      <w:ins w:id="2527" w:author="пользователь Microsoft Office" w:date="2018-05-22T15:53:00Z">
        <w:r w:rsidR="00C1276C">
          <w:rPr>
            <w:color w:val="000000" w:themeColor="text1"/>
          </w:rPr>
          <w:t>т</w:t>
        </w:r>
      </w:ins>
      <w:ins w:id="2528" w:author="пользователь Microsoft Office" w:date="2018-05-22T15:21:00Z">
        <w:r>
          <w:rPr>
            <w:color w:val="000000" w:themeColor="text1"/>
          </w:rPr>
          <w:t xml:space="preserve">румент </w:t>
        </w:r>
      </w:ins>
      <w:moveTo w:id="2529" w:author="пользователь Microsoft Office" w:date="2018-05-22T15:20:00Z">
        <w:r w:rsidRPr="005F7A4D">
          <w:rPr>
            <w:color w:val="000000" w:themeColor="text1"/>
          </w:rPr>
          <w:t xml:space="preserve">опубликован на </w:t>
        </w:r>
        <w:r w:rsidRPr="005F7A4D">
          <w:rPr>
            <w:color w:val="000000" w:themeColor="text1"/>
            <w:lang w:val="en-GB"/>
          </w:rPr>
          <w:t>GitHub</w:t>
        </w:r>
        <w:r w:rsidRPr="005F7A4D">
          <w:rPr>
            <w:rStyle w:val="af2"/>
            <w:color w:val="000000" w:themeColor="text1"/>
            <w:lang w:val="en-GB"/>
          </w:rPr>
          <w:footnoteReference w:id="11"/>
        </w:r>
        <w:r w:rsidRPr="00CC0463">
          <w:rPr>
            <w:color w:val="000000" w:themeColor="text1"/>
          </w:rPr>
          <w:t>.</w:t>
        </w:r>
      </w:moveTo>
      <w:bookmarkEnd w:id="2516"/>
      <w:moveToRangeEnd w:id="2520"/>
    </w:p>
    <w:p w14:paraId="4EDF82D6" w14:textId="77777777" w:rsidR="00F151AB" w:rsidRPr="005F7A4D" w:rsidRDefault="00F151AB" w:rsidP="00DF13FC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ins w:id="2537" w:author="пользователь Microsoft Office" w:date="2018-05-22T15:18:00Z"/>
          <w:color w:val="000000" w:themeColor="text1"/>
          <w:szCs w:val="28"/>
        </w:rPr>
      </w:pPr>
    </w:p>
    <w:p w14:paraId="1C04093F" w14:textId="77777777" w:rsidR="001B216A" w:rsidRDefault="001B216A">
      <w:pPr>
        <w:rPr>
          <w:ins w:id="2538" w:author="пользователь Microsoft Office" w:date="2018-05-22T17:23:00Z"/>
          <w:rFonts w:ascii="Times New Roman" w:eastAsia="Times New Roman" w:hAnsi="Times New Roman" w:cs="Times New Roman"/>
          <w:b/>
          <w:bCs/>
          <w:caps/>
          <w:color w:val="000000" w:themeColor="text1"/>
          <w:sz w:val="28"/>
          <w:szCs w:val="20"/>
          <w:lang w:eastAsia="ru-RU"/>
        </w:rPr>
      </w:pPr>
      <w:ins w:id="2539" w:author="пользователь Microsoft Office" w:date="2018-05-22T17:23:00Z">
        <w:r>
          <w:rPr>
            <w:b/>
            <w:bCs/>
            <w:caps/>
            <w:color w:val="000000" w:themeColor="text1"/>
          </w:rPr>
          <w:br w:type="page"/>
        </w:r>
      </w:ins>
    </w:p>
    <w:p w14:paraId="27C1BD1F" w14:textId="297F8452" w:rsidR="00927582" w:rsidRPr="005F7A4D" w:rsidRDefault="00F56211" w:rsidP="00927582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2540" w:name="_Toc514773992"/>
      <w:commentRangeStart w:id="2541"/>
      <w:r w:rsidRPr="005F7A4D">
        <w:rPr>
          <w:b/>
          <w:bCs/>
          <w:caps/>
          <w:color w:val="000000" w:themeColor="text1"/>
        </w:rPr>
        <w:lastRenderedPageBreak/>
        <w:t xml:space="preserve">ГЛАВА </w:t>
      </w:r>
      <w:del w:id="2542" w:author="пользователь Microsoft Office" w:date="2018-05-22T15:54:00Z">
        <w:r w:rsidR="00A309AC" w:rsidRPr="005F7A4D" w:rsidDel="006F2661">
          <w:rPr>
            <w:b/>
            <w:bCs/>
            <w:caps/>
            <w:color w:val="000000" w:themeColor="text1"/>
          </w:rPr>
          <w:delText>4</w:delText>
        </w:r>
      </w:del>
      <w:ins w:id="2543" w:author="пользователь Microsoft Office" w:date="2018-05-22T15:54:00Z">
        <w:r w:rsidR="006F2661">
          <w:rPr>
            <w:b/>
            <w:bCs/>
            <w:caps/>
            <w:color w:val="000000" w:themeColor="text1"/>
          </w:rPr>
          <w:t>5</w:t>
        </w:r>
      </w:ins>
      <w:r w:rsidRPr="005F7A4D">
        <w:rPr>
          <w:b/>
          <w:bCs/>
          <w:caps/>
          <w:color w:val="000000" w:themeColor="text1"/>
        </w:rPr>
        <w:t>.</w:t>
      </w:r>
      <w:r w:rsidR="00927582" w:rsidRPr="005F7A4D">
        <w:rPr>
          <w:b/>
          <w:bCs/>
          <w:caps/>
          <w:color w:val="000000" w:themeColor="text1"/>
        </w:rPr>
        <w:t xml:space="preserve"> </w:t>
      </w:r>
      <w:r w:rsidR="000400F6" w:rsidRPr="005F7A4D">
        <w:rPr>
          <w:b/>
          <w:color w:val="000000" w:themeColor="text1"/>
        </w:rPr>
        <w:t>ЭКСПЕРИМЕНТ</w:t>
      </w:r>
      <w:commentRangeEnd w:id="2541"/>
      <w:r w:rsidR="007F6A4A">
        <w:rPr>
          <w:rStyle w:val="af3"/>
          <w:rFonts w:asciiTheme="minorHAnsi" w:eastAsiaTheme="minorHAnsi" w:hAnsiTheme="minorHAnsi" w:cstheme="minorBidi"/>
          <w:lang w:eastAsia="en-US"/>
        </w:rPr>
        <w:commentReference w:id="2541"/>
      </w:r>
      <w:bookmarkEnd w:id="2540"/>
    </w:p>
    <w:p w14:paraId="6A4015C6" w14:textId="4BF14AEB" w:rsidR="005F5620" w:rsidRPr="005F7A4D" w:rsidRDefault="005F5620" w:rsidP="005F5620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ins w:id="2544" w:author="пользователь Microsoft Office" w:date="2018-05-22T16:07:00Z"/>
          <w:b/>
          <w:bCs/>
          <w:color w:val="000000" w:themeColor="text1"/>
        </w:rPr>
      </w:pPr>
      <w:bookmarkStart w:id="2545" w:name="_Toc514773993"/>
      <w:ins w:id="2546" w:author="пользователь Microsoft Office" w:date="2018-05-22T16:07:00Z">
        <w:r>
          <w:rPr>
            <w:b/>
            <w:bCs/>
            <w:caps/>
            <w:color w:val="000000" w:themeColor="text1"/>
          </w:rPr>
          <w:t>5</w:t>
        </w:r>
        <w:r w:rsidRPr="005F7A4D">
          <w:rPr>
            <w:b/>
            <w:bCs/>
            <w:caps/>
            <w:color w:val="000000" w:themeColor="text1"/>
          </w:rPr>
          <w:t xml:space="preserve">.1 </w:t>
        </w:r>
        <w:r>
          <w:rPr>
            <w:b/>
            <w:bCs/>
            <w:color w:val="000000" w:themeColor="text1"/>
          </w:rPr>
          <w:t>Конфигурация оборудования</w:t>
        </w:r>
        <w:bookmarkEnd w:id="2545"/>
      </w:ins>
    </w:p>
    <w:p w14:paraId="6002E60B" w14:textId="207CEA8B" w:rsidR="005F5620" w:rsidRPr="00590A48" w:rsidRDefault="005F5620">
      <w:pPr>
        <w:tabs>
          <w:tab w:val="left" w:pos="709"/>
        </w:tabs>
        <w:spacing w:line="360" w:lineRule="auto"/>
        <w:jc w:val="both"/>
        <w:rPr>
          <w:ins w:id="2547" w:author="пользователь Microsoft Office" w:date="2018-05-22T16:07:00Z"/>
          <w:color w:val="000000" w:themeColor="text1"/>
          <w:szCs w:val="28"/>
          <w:rPrChange w:id="2548" w:author="пользователь Microsoft Office" w:date="2018-05-22T16:12:00Z">
            <w:rPr>
              <w:ins w:id="2549" w:author="пользователь Microsoft Office" w:date="2018-05-22T16:07:00Z"/>
              <w:b/>
              <w:bCs/>
              <w:caps/>
              <w:color w:val="000000" w:themeColor="text1"/>
            </w:rPr>
          </w:rPrChange>
        </w:rPr>
        <w:pPrChange w:id="2550" w:author="пользователь Microsoft Office" w:date="2018-05-22T16:12:00Z">
          <w:pPr>
            <w:pStyle w:val="a3"/>
            <w:tabs>
              <w:tab w:val="left" w:pos="709"/>
              <w:tab w:val="center" w:pos="4677"/>
            </w:tabs>
            <w:spacing w:after="120" w:line="360" w:lineRule="auto"/>
            <w:outlineLvl w:val="0"/>
          </w:pPr>
        </w:pPrChange>
      </w:pPr>
      <w:ins w:id="2551" w:author="пользователь Microsoft Office" w:date="2018-05-22T16:07:00Z">
        <w:r w:rsidRPr="005F7A4D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ab/>
        </w:r>
        <w:r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Эксперимент проводился на машине, обладающей 16 GB оперативной памяти</w:t>
        </w:r>
      </w:ins>
      <w:ins w:id="2552" w:author="пользователь Microsoft Office" w:date="2018-05-22T16:10:00Z">
        <w:r w:rsidR="00BE4764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 xml:space="preserve"> </w:t>
        </w:r>
        <w:r w:rsidR="00BE4764" w:rsidRPr="00BE4764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LPDDR3</w:t>
        </w:r>
      </w:ins>
      <w:ins w:id="2553" w:author="пользователь Microsoft Office" w:date="2018-05-22T16:07:00Z">
        <w:r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 xml:space="preserve"> и доступными </w:t>
        </w:r>
      </w:ins>
      <w:ins w:id="2554" w:author="пользователь Microsoft Office" w:date="2018-05-22T16:08:00Z">
        <w:r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дополнительно</w:t>
        </w:r>
      </w:ins>
      <w:ins w:id="2555" w:author="пользователь Microsoft Office" w:date="2018-05-22T16:07:00Z">
        <w:r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 xml:space="preserve"> 65 </w:t>
        </w:r>
      </w:ins>
      <w:ins w:id="2556" w:author="пользователь Microsoft Office" w:date="2018-05-22T16:08:00Z">
        <w:r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val="en-US" w:eastAsia="ru-RU"/>
          </w:rPr>
          <w:t>GB</w:t>
        </w:r>
        <w:r w:rsidRPr="005F5620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  <w:rPrChange w:id="2557" w:author="пользователь Microsoft Office" w:date="2018-05-22T16:08:00Z">
              <w:rPr>
                <w:color w:val="000000" w:themeColor="text1"/>
                <w:szCs w:val="28"/>
                <w:lang w:val="en-US"/>
              </w:rPr>
            </w:rPrChange>
          </w:rPr>
          <w:t xml:space="preserve"> </w:t>
        </w:r>
        <w:r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виртуальной памяти</w:t>
        </w:r>
      </w:ins>
      <w:ins w:id="2558" w:author="пользователь Microsoft Office" w:date="2018-05-22T16:10:00Z">
        <w:r w:rsidR="00BE4764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,</w:t>
        </w:r>
      </w:ins>
      <w:ins w:id="2559" w:author="пользователь Microsoft Office" w:date="2018-05-22T16:08:00Z">
        <w:r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 xml:space="preserve"> с процессором </w:t>
        </w:r>
      </w:ins>
      <w:proofErr w:type="spellStart"/>
      <w:ins w:id="2560" w:author="пользователь Microsoft Office" w:date="2018-05-22T16:09:00Z">
        <w:r w:rsidR="00BE4764" w:rsidRPr="00BE4764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Intel</w:t>
        </w:r>
        <w:proofErr w:type="spellEnd"/>
        <w:r w:rsidR="00BE4764" w:rsidRPr="00BE4764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 xml:space="preserve"> </w:t>
        </w:r>
        <w:proofErr w:type="spellStart"/>
        <w:r w:rsidR="00BE4764" w:rsidRPr="00BE4764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Core</w:t>
        </w:r>
        <w:proofErr w:type="spellEnd"/>
        <w:r w:rsidR="00BE4764" w:rsidRPr="00BE4764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 xml:space="preserve"> i7 2800 МГц</w:t>
        </w:r>
      </w:ins>
      <w:ins w:id="2561" w:author="пользователь Microsoft Office" w:date="2018-05-22T16:11:00Z">
        <w:r w:rsidR="003F5004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 xml:space="preserve">. Также дополнительно было доступно 2 </w:t>
        </w:r>
        <w:r w:rsidR="003F5004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val="en-US" w:eastAsia="ru-RU"/>
          </w:rPr>
          <w:t>GB</w:t>
        </w:r>
        <w:r w:rsidR="003F5004" w:rsidRPr="001107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  <w:rPrChange w:id="2562" w:author="пользователь Microsoft Office" w:date="2018-05-22T16:11:00Z">
              <w:rPr>
                <w:color w:val="000000" w:themeColor="text1"/>
                <w:szCs w:val="28"/>
                <w:lang w:val="en-US"/>
              </w:rPr>
            </w:rPrChange>
          </w:rPr>
          <w:t xml:space="preserve"> </w:t>
        </w:r>
        <w:r w:rsidR="003F5004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графической памяти</w:t>
        </w:r>
      </w:ins>
      <w:ins w:id="2563" w:author="пользователь Microsoft Office" w:date="2018-05-22T16:12:00Z">
        <w:r w:rsidR="001107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 xml:space="preserve"> </w:t>
        </w:r>
        <w:r w:rsidR="00110778" w:rsidRPr="001107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GDDR5</w:t>
        </w:r>
      </w:ins>
      <w:ins w:id="2564" w:author="пользователь Microsoft Office" w:date="2018-05-22T16:11:00Z">
        <w:r w:rsidR="003F5004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 xml:space="preserve"> (видеокарта </w:t>
        </w:r>
        <w:r w:rsidR="003F5004" w:rsidRPr="003F5004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 xml:space="preserve">AMD </w:t>
        </w:r>
        <w:proofErr w:type="spellStart"/>
        <w:r w:rsidR="003F5004" w:rsidRPr="003F5004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Radeon</w:t>
        </w:r>
        <w:proofErr w:type="spellEnd"/>
        <w:r w:rsidR="003F5004" w:rsidRPr="003F5004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 xml:space="preserve"> </w:t>
        </w:r>
        <w:proofErr w:type="spellStart"/>
        <w:r w:rsidR="003F5004" w:rsidRPr="003F5004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Pro</w:t>
        </w:r>
        <w:proofErr w:type="spellEnd"/>
        <w:r w:rsidR="003F5004" w:rsidRPr="003F5004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 xml:space="preserve"> 555</w:t>
        </w:r>
        <w:r w:rsidR="003F5004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).</w:t>
        </w:r>
      </w:ins>
    </w:p>
    <w:p w14:paraId="5A16A96A" w14:textId="1AF04633" w:rsidR="00CB6312" w:rsidRPr="005F7A4D" w:rsidDel="00346B4F" w:rsidRDefault="00A309AC" w:rsidP="00CB6312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del w:id="2565" w:author="пользователь Microsoft Office" w:date="2018-05-22T15:14:00Z"/>
          <w:b/>
          <w:bCs/>
          <w:color w:val="000000" w:themeColor="text1"/>
        </w:rPr>
      </w:pPr>
      <w:del w:id="2566" w:author="пользователь Microsoft Office" w:date="2018-05-22T15:14:00Z">
        <w:r w:rsidRPr="005F7A4D" w:rsidDel="00346B4F">
          <w:rPr>
            <w:b/>
            <w:bCs/>
            <w:caps/>
            <w:color w:val="000000" w:themeColor="text1"/>
          </w:rPr>
          <w:delText>4</w:delText>
        </w:r>
        <w:r w:rsidR="00CB6312" w:rsidRPr="005F7A4D" w:rsidDel="00346B4F">
          <w:rPr>
            <w:b/>
            <w:bCs/>
            <w:caps/>
            <w:color w:val="000000" w:themeColor="text1"/>
          </w:rPr>
          <w:delText xml:space="preserve">.1 </w:delText>
        </w:r>
        <w:r w:rsidR="00B875CE" w:rsidRPr="005F7A4D" w:rsidDel="00346B4F">
          <w:rPr>
            <w:b/>
            <w:bCs/>
            <w:color w:val="000000" w:themeColor="text1"/>
          </w:rPr>
          <w:delText>Сбор данных</w:delText>
        </w:r>
      </w:del>
    </w:p>
    <w:p w14:paraId="22EEA04F" w14:textId="5FCC99E9" w:rsidR="00C87069" w:rsidRPr="005F7A4D" w:rsidDel="00346B4F" w:rsidRDefault="00C87069" w:rsidP="00A55DC6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del w:id="2567" w:author="пользователь Microsoft Office" w:date="2018-05-22T15:14:00Z"/>
          <w:color w:val="000000" w:themeColor="text1"/>
          <w:szCs w:val="28"/>
        </w:rPr>
      </w:pPr>
      <w:del w:id="2568" w:author="пользователь Microsoft Office" w:date="2018-05-22T15:14:00Z">
        <w:r w:rsidRPr="005F7A4D" w:rsidDel="00346B4F">
          <w:rPr>
            <w:color w:val="000000" w:themeColor="text1"/>
            <w:szCs w:val="28"/>
          </w:rPr>
          <w:tab/>
        </w:r>
        <w:bookmarkStart w:id="2569" w:name="_Toc514515717"/>
        <w:r w:rsidRPr="005F7A4D" w:rsidDel="00346B4F">
          <w:rPr>
            <w:color w:val="000000" w:themeColor="text1"/>
            <w:szCs w:val="28"/>
          </w:rPr>
          <w:delText>Поскольку аномалии должны составлять существенно малую часть набора данных, сам набор данных должен быть достаточно большим. Чем больше набор данных, тем больше аномалий удастся обнаружить.</w:delText>
        </w:r>
        <w:bookmarkEnd w:id="2569"/>
      </w:del>
    </w:p>
    <w:p w14:paraId="49578747" w14:textId="55E64A34" w:rsidR="001721EA" w:rsidRPr="005F7A4D" w:rsidDel="00346B4F" w:rsidRDefault="001721EA" w:rsidP="00A55DC6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del w:id="2570" w:author="пользователь Microsoft Office" w:date="2018-05-22T15:14:00Z"/>
          <w:color w:val="000000" w:themeColor="text1"/>
          <w:szCs w:val="28"/>
        </w:rPr>
      </w:pPr>
      <w:del w:id="2571" w:author="пользователь Microsoft Office" w:date="2018-05-22T15:14:00Z">
        <w:r w:rsidRPr="005F7A4D" w:rsidDel="00346B4F">
          <w:rPr>
            <w:color w:val="000000" w:themeColor="text1"/>
            <w:szCs w:val="28"/>
          </w:rPr>
          <w:tab/>
        </w:r>
        <w:bookmarkStart w:id="2572" w:name="_Toc514515718"/>
        <w:r w:rsidRPr="005F7A4D" w:rsidDel="00346B4F">
          <w:rPr>
            <w:color w:val="000000" w:themeColor="text1"/>
            <w:szCs w:val="28"/>
          </w:rPr>
          <w:delText>Одним из самых больших хранилищ кода</w:delText>
        </w:r>
        <w:r w:rsidR="002E6EF3" w:rsidRPr="005F7A4D" w:rsidDel="00346B4F">
          <w:rPr>
            <w:color w:val="000000" w:themeColor="text1"/>
            <w:szCs w:val="28"/>
          </w:rPr>
          <w:delText xml:space="preserve"> на</w:delText>
        </w:r>
        <w:r w:rsidRPr="005F7A4D" w:rsidDel="00346B4F">
          <w:rPr>
            <w:color w:val="000000" w:themeColor="text1"/>
            <w:szCs w:val="28"/>
          </w:rPr>
          <w:delText xml:space="preserve"> </w:delText>
        </w:r>
        <w:r w:rsidRPr="005F7A4D" w:rsidDel="00346B4F">
          <w:rPr>
            <w:color w:val="000000" w:themeColor="text1"/>
            <w:szCs w:val="28"/>
            <w:lang w:val="en-GB"/>
          </w:rPr>
          <w:delText>Kotlin</w:delText>
        </w:r>
        <w:r w:rsidRPr="005F7A4D" w:rsidDel="00346B4F">
          <w:rPr>
            <w:color w:val="000000" w:themeColor="text1"/>
            <w:szCs w:val="28"/>
          </w:rPr>
          <w:delText xml:space="preserve"> является ресурс </w:delText>
        </w:r>
        <w:r w:rsidRPr="005F7A4D" w:rsidDel="00346B4F">
          <w:rPr>
            <w:color w:val="000000" w:themeColor="text1"/>
            <w:szCs w:val="28"/>
            <w:lang w:val="en-GB"/>
          </w:rPr>
          <w:delText>Github</w:delText>
        </w:r>
        <w:r w:rsidRPr="005F7A4D" w:rsidDel="00346B4F">
          <w:rPr>
            <w:color w:val="000000" w:themeColor="text1"/>
            <w:szCs w:val="28"/>
          </w:rPr>
          <w:delText xml:space="preserve">. </w:delText>
        </w:r>
        <w:r w:rsidR="00192596" w:rsidRPr="005F7A4D" w:rsidDel="00346B4F">
          <w:rPr>
            <w:color w:val="000000" w:themeColor="text1"/>
            <w:szCs w:val="28"/>
          </w:rPr>
          <w:delText xml:space="preserve">Так, по данных на ноябрь 2017 года на ресурсе </w:delText>
        </w:r>
        <w:r w:rsidR="00192596" w:rsidRPr="005F7A4D" w:rsidDel="00346B4F">
          <w:rPr>
            <w:color w:val="000000" w:themeColor="text1"/>
            <w:szCs w:val="28"/>
            <w:lang w:val="en-GB"/>
          </w:rPr>
          <w:delText>GitHub</w:delText>
        </w:r>
        <w:r w:rsidR="00192596" w:rsidRPr="005F7A4D" w:rsidDel="00346B4F">
          <w:rPr>
            <w:color w:val="000000" w:themeColor="text1"/>
            <w:szCs w:val="28"/>
          </w:rPr>
          <w:delText xml:space="preserve"> размещено файлов с исходных кодом, составляющих суммарно более 25 миллионов строк кода</w:delText>
        </w:r>
        <w:r w:rsidR="005D4148" w:rsidRPr="005F7A4D" w:rsidDel="00346B4F">
          <w:rPr>
            <w:color w:val="000000" w:themeColor="text1"/>
            <w:szCs w:val="28"/>
          </w:rPr>
          <w:delText xml:space="preserve"> </w:delText>
        </w:r>
        <w:r w:rsidR="006D3409" w:rsidDel="00346B4F">
          <w:fldChar w:fldCharType="begin"/>
        </w:r>
        <w:r w:rsidR="006D3409" w:rsidDel="00346B4F">
          <w:delInstrText xml:space="preserve"> HYPERLINK \l "S14" </w:delInstrText>
        </w:r>
        <w:r w:rsidR="006D3409" w:rsidDel="00346B4F">
          <w:fldChar w:fldCharType="separate"/>
        </w:r>
        <w:r w:rsidR="005D4148" w:rsidRPr="005F7A4D" w:rsidDel="00346B4F">
          <w:rPr>
            <w:rStyle w:val="aa"/>
            <w:color w:val="000000" w:themeColor="text1"/>
            <w:szCs w:val="28"/>
            <w:u w:val="none"/>
          </w:rPr>
          <w:delText>[14]</w:delText>
        </w:r>
        <w:r w:rsidR="006D3409" w:rsidDel="00346B4F">
          <w:rPr>
            <w:rStyle w:val="aa"/>
            <w:color w:val="000000" w:themeColor="text1"/>
            <w:szCs w:val="28"/>
            <w:u w:val="none"/>
          </w:rPr>
          <w:fldChar w:fldCharType="end"/>
        </w:r>
        <w:r w:rsidR="00192596" w:rsidRPr="005F7A4D" w:rsidDel="00346B4F">
          <w:rPr>
            <w:color w:val="000000" w:themeColor="text1"/>
            <w:szCs w:val="28"/>
          </w:rPr>
          <w:delText>.</w:delText>
        </w:r>
        <w:r w:rsidR="00DD4039" w:rsidRPr="005F7A4D" w:rsidDel="00346B4F">
          <w:rPr>
            <w:color w:val="000000" w:themeColor="text1"/>
            <w:szCs w:val="28"/>
          </w:rPr>
          <w:delText xml:space="preserve"> Также, ресурс </w:delText>
        </w:r>
        <w:r w:rsidR="00DD4039" w:rsidRPr="005F7A4D" w:rsidDel="00346B4F">
          <w:rPr>
            <w:color w:val="000000" w:themeColor="text1"/>
            <w:szCs w:val="28"/>
            <w:lang w:val="en-GB"/>
          </w:rPr>
          <w:delText>GitHub</w:delText>
        </w:r>
        <w:r w:rsidR="00DD4039" w:rsidRPr="005F7A4D" w:rsidDel="00346B4F">
          <w:rPr>
            <w:color w:val="000000" w:themeColor="text1"/>
            <w:szCs w:val="28"/>
          </w:rPr>
          <w:delText xml:space="preserve"> имеет удобный в использовании </w:delText>
        </w:r>
        <w:r w:rsidR="00DD4039" w:rsidRPr="005F7A4D" w:rsidDel="00346B4F">
          <w:rPr>
            <w:color w:val="000000" w:themeColor="text1"/>
            <w:szCs w:val="28"/>
            <w:lang w:val="en-GB"/>
          </w:rPr>
          <w:delText>API</w:delText>
        </w:r>
        <w:r w:rsidR="00DD4039" w:rsidRPr="005F7A4D" w:rsidDel="00346B4F">
          <w:rPr>
            <w:color w:val="000000" w:themeColor="text1"/>
            <w:szCs w:val="28"/>
          </w:rPr>
          <w:delText xml:space="preserve">, </w:delText>
        </w:r>
        <w:r w:rsidR="009A6905" w:rsidRPr="005F7A4D" w:rsidDel="00346B4F">
          <w:rPr>
            <w:color w:val="000000" w:themeColor="text1"/>
            <w:szCs w:val="28"/>
          </w:rPr>
          <w:delText>который позволяе</w:delText>
        </w:r>
        <w:r w:rsidR="00DD4039" w:rsidRPr="005F7A4D" w:rsidDel="00346B4F">
          <w:rPr>
            <w:color w:val="000000" w:themeColor="text1"/>
            <w:szCs w:val="28"/>
          </w:rPr>
          <w:delText>т встроить в том числе процесс получения исходных кодов во внешнюю программу.</w:delText>
        </w:r>
        <w:bookmarkEnd w:id="2572"/>
      </w:del>
    </w:p>
    <w:p w14:paraId="6B11130B" w14:textId="5EFD0AAC" w:rsidR="00236BDB" w:rsidRPr="005F7A4D" w:rsidDel="00346B4F" w:rsidRDefault="00DD4039" w:rsidP="00A55DC6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del w:id="2573" w:author="пользователь Microsoft Office" w:date="2018-05-22T15:14:00Z"/>
          <w:color w:val="000000" w:themeColor="text1"/>
          <w:szCs w:val="28"/>
        </w:rPr>
      </w:pPr>
      <w:bookmarkStart w:id="2574" w:name="_Toc512327628"/>
      <w:bookmarkStart w:id="2575" w:name="_Toc513031128"/>
      <w:bookmarkStart w:id="2576" w:name="_Toc513729781"/>
      <w:del w:id="2577" w:author="пользователь Microsoft Office" w:date="2018-05-22T15:14:00Z">
        <w:r w:rsidRPr="005F7A4D" w:rsidDel="00346B4F">
          <w:rPr>
            <w:color w:val="000000" w:themeColor="text1"/>
            <w:szCs w:val="28"/>
          </w:rPr>
          <w:tab/>
        </w:r>
        <w:bookmarkStart w:id="2578" w:name="_Toc514515719"/>
        <w:r w:rsidR="00DA48EB" w:rsidRPr="005F7A4D" w:rsidDel="00346B4F">
          <w:rPr>
            <w:color w:val="000000" w:themeColor="text1"/>
            <w:szCs w:val="28"/>
          </w:rPr>
          <w:delText xml:space="preserve">Таким образом, </w:delText>
        </w:r>
        <w:commentRangeStart w:id="2579"/>
        <w:r w:rsidR="00D434BF" w:rsidRPr="005F7A4D" w:rsidDel="00346B4F">
          <w:rPr>
            <w:color w:val="000000" w:themeColor="text1"/>
            <w:szCs w:val="28"/>
          </w:rPr>
          <w:delText>был сделан</w:delText>
        </w:r>
        <w:r w:rsidR="00DA48EB" w:rsidRPr="005F7A4D" w:rsidDel="00346B4F">
          <w:rPr>
            <w:color w:val="000000" w:themeColor="text1"/>
            <w:szCs w:val="28"/>
          </w:rPr>
          <w:delText xml:space="preserve"> выбор </w:delText>
        </w:r>
        <w:commentRangeEnd w:id="2579"/>
        <w:r w:rsidR="007F6A4A" w:rsidDel="00346B4F">
          <w:rPr>
            <w:rStyle w:val="af3"/>
            <w:rFonts w:asciiTheme="minorHAnsi" w:eastAsiaTheme="minorHAnsi" w:hAnsiTheme="minorHAnsi" w:cstheme="minorBidi"/>
            <w:lang w:eastAsia="en-US"/>
          </w:rPr>
          <w:commentReference w:id="2579"/>
        </w:r>
        <w:r w:rsidR="00DA48EB" w:rsidRPr="005F7A4D" w:rsidDel="00346B4F">
          <w:rPr>
            <w:color w:val="000000" w:themeColor="text1"/>
            <w:szCs w:val="28"/>
          </w:rPr>
          <w:delText xml:space="preserve">в </w:delText>
        </w:r>
        <w:r w:rsidR="001F7079" w:rsidRPr="005F7A4D" w:rsidDel="00346B4F">
          <w:rPr>
            <w:color w:val="000000" w:themeColor="text1"/>
            <w:szCs w:val="28"/>
          </w:rPr>
          <w:delText>пользу</w:delText>
        </w:r>
        <w:r w:rsidR="00DA48EB" w:rsidRPr="005F7A4D" w:rsidDel="00346B4F">
          <w:rPr>
            <w:color w:val="000000" w:themeColor="text1"/>
            <w:szCs w:val="28"/>
          </w:rPr>
          <w:delText xml:space="preserve"> </w:delText>
        </w:r>
        <w:r w:rsidR="00DA48EB" w:rsidRPr="005F7A4D" w:rsidDel="00346B4F">
          <w:rPr>
            <w:color w:val="000000" w:themeColor="text1"/>
            <w:szCs w:val="28"/>
            <w:lang w:val="en-GB"/>
          </w:rPr>
          <w:delText>GitHub</w:delText>
        </w:r>
        <w:r w:rsidR="00DA48EB" w:rsidRPr="005F7A4D" w:rsidDel="00346B4F">
          <w:rPr>
            <w:color w:val="000000" w:themeColor="text1"/>
            <w:szCs w:val="28"/>
          </w:rPr>
          <w:delText xml:space="preserve"> в качестве источника данных.</w:delText>
        </w:r>
        <w:bookmarkEnd w:id="2578"/>
      </w:del>
    </w:p>
    <w:p w14:paraId="7351B398" w14:textId="36F8F77A" w:rsidR="00236BDB" w:rsidRPr="005F7A4D" w:rsidDel="00346B4F" w:rsidRDefault="00236BDB" w:rsidP="00A55DC6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del w:id="2580" w:author="пользователь Microsoft Office" w:date="2018-05-22T15:14:00Z"/>
          <w:color w:val="000000" w:themeColor="text1"/>
          <w:szCs w:val="28"/>
        </w:rPr>
      </w:pPr>
      <w:del w:id="2581" w:author="пользователь Microsoft Office" w:date="2018-05-22T15:14:00Z">
        <w:r w:rsidRPr="005F7A4D" w:rsidDel="00346B4F">
          <w:rPr>
            <w:color w:val="000000" w:themeColor="text1"/>
            <w:szCs w:val="28"/>
          </w:rPr>
          <w:tab/>
        </w:r>
        <w:bookmarkStart w:id="2582" w:name="_Toc514515720"/>
        <w:r w:rsidRPr="005F7A4D" w:rsidDel="00346B4F">
          <w:rPr>
            <w:color w:val="000000" w:themeColor="text1"/>
            <w:szCs w:val="28"/>
          </w:rPr>
          <w:delText xml:space="preserve">Эксперимент </w:delText>
        </w:r>
        <w:r w:rsidR="00473000" w:rsidRPr="005F7A4D" w:rsidDel="00346B4F">
          <w:rPr>
            <w:color w:val="000000" w:themeColor="text1"/>
            <w:szCs w:val="28"/>
          </w:rPr>
          <w:delText>предлагается</w:delText>
        </w:r>
        <w:r w:rsidRPr="005F7A4D" w:rsidDel="00346B4F">
          <w:rPr>
            <w:color w:val="000000" w:themeColor="text1"/>
            <w:szCs w:val="28"/>
          </w:rPr>
          <w:delText xml:space="preserve"> проводить на двух наборах данных: </w:delText>
        </w:r>
        <w:r w:rsidR="00414982" w:rsidRPr="005F7A4D" w:rsidDel="00346B4F">
          <w:rPr>
            <w:color w:val="000000" w:themeColor="text1"/>
            <w:szCs w:val="28"/>
          </w:rPr>
          <w:delText xml:space="preserve">на </w:delText>
        </w:r>
        <w:r w:rsidR="002A13AD" w:rsidRPr="005F7A4D" w:rsidDel="00346B4F">
          <w:rPr>
            <w:color w:val="000000" w:themeColor="text1"/>
            <w:szCs w:val="28"/>
          </w:rPr>
          <w:delText>малом</w:delText>
        </w:r>
        <w:r w:rsidR="00B92158" w:rsidRPr="005F7A4D" w:rsidDel="00346B4F">
          <w:rPr>
            <w:color w:val="000000" w:themeColor="text1"/>
            <w:szCs w:val="28"/>
          </w:rPr>
          <w:delText>, полученны</w:delText>
        </w:r>
        <w:r w:rsidRPr="005F7A4D" w:rsidDel="00346B4F">
          <w:rPr>
            <w:color w:val="000000" w:themeColor="text1"/>
            <w:szCs w:val="28"/>
          </w:rPr>
          <w:delText xml:space="preserve">м </w:delText>
        </w:r>
        <w:commentRangeStart w:id="2583"/>
        <w:r w:rsidRPr="005F7A4D" w:rsidDel="00346B4F">
          <w:rPr>
            <w:color w:val="000000" w:themeColor="text1"/>
            <w:szCs w:val="28"/>
          </w:rPr>
          <w:delText xml:space="preserve">пофайловым сбором </w:delText>
        </w:r>
        <w:commentRangeEnd w:id="2583"/>
        <w:r w:rsidR="007F6A4A" w:rsidDel="00346B4F">
          <w:rPr>
            <w:rStyle w:val="af3"/>
            <w:rFonts w:asciiTheme="minorHAnsi" w:eastAsiaTheme="minorHAnsi" w:hAnsiTheme="minorHAnsi" w:cstheme="minorBidi"/>
            <w:lang w:eastAsia="en-US"/>
          </w:rPr>
          <w:commentReference w:id="2583"/>
        </w:r>
        <w:r w:rsidRPr="005F7A4D" w:rsidDel="00346B4F">
          <w:rPr>
            <w:color w:val="000000" w:themeColor="text1"/>
            <w:szCs w:val="28"/>
          </w:rPr>
          <w:delText xml:space="preserve">кода с </w:delText>
        </w:r>
        <w:r w:rsidRPr="005F7A4D" w:rsidDel="00346B4F">
          <w:rPr>
            <w:color w:val="000000" w:themeColor="text1"/>
            <w:szCs w:val="28"/>
            <w:lang w:val="en-GB"/>
          </w:rPr>
          <w:delText>GitHub</w:delText>
        </w:r>
        <w:r w:rsidRPr="005F7A4D" w:rsidDel="00346B4F">
          <w:rPr>
            <w:color w:val="000000" w:themeColor="text1"/>
            <w:szCs w:val="28"/>
          </w:rPr>
          <w:delText xml:space="preserve">, и на большом, полученным уже сбором кода по репозиториям путем их </w:delText>
        </w:r>
        <w:r w:rsidR="004A63A6" w:rsidRPr="005F7A4D" w:rsidDel="00346B4F">
          <w:rPr>
            <w:color w:val="000000" w:themeColor="text1"/>
            <w:szCs w:val="28"/>
          </w:rPr>
          <w:delText>клонирования и дальнейшей фильт</w:delText>
        </w:r>
        <w:r w:rsidRPr="005F7A4D" w:rsidDel="00346B4F">
          <w:rPr>
            <w:color w:val="000000" w:themeColor="text1"/>
            <w:szCs w:val="28"/>
          </w:rPr>
          <w:delText>рации.</w:delText>
        </w:r>
        <w:bookmarkEnd w:id="2582"/>
      </w:del>
    </w:p>
    <w:p w14:paraId="16198119" w14:textId="53AD8371" w:rsidR="007A706A" w:rsidRPr="005F7A4D" w:rsidDel="00346B4F" w:rsidRDefault="00B072B3" w:rsidP="00A55DC6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del w:id="2584" w:author="пользователь Microsoft Office" w:date="2018-05-22T15:14:00Z"/>
          <w:color w:val="000000" w:themeColor="text1"/>
          <w:szCs w:val="28"/>
        </w:rPr>
      </w:pPr>
      <w:del w:id="2585" w:author="пользователь Microsoft Office" w:date="2018-05-22T15:14:00Z">
        <w:r w:rsidRPr="005F7A4D" w:rsidDel="00346B4F">
          <w:rPr>
            <w:color w:val="000000" w:themeColor="text1"/>
            <w:szCs w:val="28"/>
          </w:rPr>
          <w:tab/>
        </w:r>
        <w:bookmarkStart w:id="2586" w:name="_Toc514515721"/>
        <w:r w:rsidRPr="005F7A4D" w:rsidDel="00346B4F">
          <w:rPr>
            <w:color w:val="000000" w:themeColor="text1"/>
            <w:szCs w:val="28"/>
          </w:rPr>
          <w:delText xml:space="preserve">В большом наборе данных </w:delText>
        </w:r>
        <w:commentRangeStart w:id="2587"/>
        <w:r w:rsidRPr="005F7A4D" w:rsidDel="00346B4F">
          <w:rPr>
            <w:color w:val="000000" w:themeColor="text1"/>
            <w:szCs w:val="28"/>
          </w:rPr>
          <w:delText>к</w:delText>
        </w:r>
        <w:r w:rsidR="00D05967" w:rsidRPr="005F7A4D" w:rsidDel="00346B4F">
          <w:rPr>
            <w:color w:val="000000" w:themeColor="text1"/>
            <w:szCs w:val="28"/>
          </w:rPr>
          <w:delText xml:space="preserve">онтекст </w:delText>
        </w:r>
        <w:r w:rsidR="00837152" w:rsidRPr="005F7A4D" w:rsidDel="00346B4F">
          <w:rPr>
            <w:color w:val="000000" w:themeColor="text1"/>
            <w:szCs w:val="28"/>
          </w:rPr>
          <w:delText>репозитория</w:delText>
        </w:r>
        <w:r w:rsidR="00D05967" w:rsidRPr="005F7A4D" w:rsidDel="00346B4F">
          <w:rPr>
            <w:color w:val="000000" w:themeColor="text1"/>
            <w:szCs w:val="28"/>
          </w:rPr>
          <w:delText xml:space="preserve"> </w:delText>
        </w:r>
        <w:commentRangeEnd w:id="2587"/>
        <w:r w:rsidR="007F6A4A" w:rsidDel="00346B4F">
          <w:rPr>
            <w:rStyle w:val="af3"/>
            <w:rFonts w:asciiTheme="minorHAnsi" w:eastAsiaTheme="minorHAnsi" w:hAnsiTheme="minorHAnsi" w:cstheme="minorBidi"/>
            <w:lang w:eastAsia="en-US"/>
          </w:rPr>
          <w:commentReference w:id="2587"/>
        </w:r>
        <w:r w:rsidR="00D05967" w:rsidRPr="005F7A4D" w:rsidDel="00346B4F">
          <w:rPr>
            <w:color w:val="000000" w:themeColor="text1"/>
            <w:szCs w:val="28"/>
          </w:rPr>
          <w:delText>также может оказаться полезным для смежных исс</w:delText>
        </w:r>
        <w:r w:rsidR="005C22A4" w:rsidRPr="005F7A4D" w:rsidDel="00346B4F">
          <w:rPr>
            <w:color w:val="000000" w:themeColor="text1"/>
            <w:szCs w:val="28"/>
          </w:rPr>
          <w:delText>ледований.</w:delText>
        </w:r>
        <w:r w:rsidR="00B9328C" w:rsidRPr="005F7A4D" w:rsidDel="00346B4F">
          <w:rPr>
            <w:color w:val="000000" w:themeColor="text1"/>
            <w:szCs w:val="28"/>
          </w:rPr>
          <w:delText xml:space="preserve"> По предварительным подсчетам, всего </w:delText>
        </w:r>
        <w:r w:rsidR="00B9328C" w:rsidRPr="005F7A4D" w:rsidDel="00346B4F">
          <w:rPr>
            <w:color w:val="000000" w:themeColor="text1"/>
            <w:szCs w:val="28"/>
            <w:lang w:val="en-GB"/>
          </w:rPr>
          <w:delText>Github</w:delText>
        </w:r>
        <w:r w:rsidR="00B9328C" w:rsidRPr="005F7A4D" w:rsidDel="00346B4F">
          <w:rPr>
            <w:color w:val="000000" w:themeColor="text1"/>
            <w:szCs w:val="28"/>
          </w:rPr>
          <w:delText xml:space="preserve"> содержит </w:delText>
        </w:r>
        <w:commentRangeStart w:id="2588"/>
        <w:r w:rsidR="00B9328C" w:rsidRPr="005F7A4D" w:rsidDel="00346B4F">
          <w:rPr>
            <w:color w:val="000000" w:themeColor="text1"/>
            <w:szCs w:val="28"/>
          </w:rPr>
          <w:delText>47 тыс. репозиториев</w:delText>
        </w:r>
        <w:commentRangeEnd w:id="2588"/>
        <w:r w:rsidR="007F6A4A" w:rsidDel="00346B4F">
          <w:rPr>
            <w:rStyle w:val="af3"/>
            <w:rFonts w:asciiTheme="minorHAnsi" w:eastAsiaTheme="minorHAnsi" w:hAnsiTheme="minorHAnsi" w:cstheme="minorBidi"/>
            <w:lang w:eastAsia="en-US"/>
          </w:rPr>
          <w:commentReference w:id="2588"/>
        </w:r>
        <w:r w:rsidR="00B9328C" w:rsidRPr="005F7A4D" w:rsidDel="00346B4F">
          <w:rPr>
            <w:color w:val="000000" w:themeColor="text1"/>
            <w:szCs w:val="28"/>
          </w:rPr>
          <w:delText>. Стоит отметить, что здесь нам досту</w:delText>
        </w:r>
        <w:r w:rsidR="00AF3938" w:rsidRPr="005F7A4D" w:rsidDel="00346B4F">
          <w:rPr>
            <w:color w:val="000000" w:themeColor="text1"/>
            <w:szCs w:val="28"/>
          </w:rPr>
          <w:delText>пны лишь репозитории, у которых</w:delText>
        </w:r>
        <w:r w:rsidR="00B9328C" w:rsidRPr="005F7A4D" w:rsidDel="00346B4F">
          <w:rPr>
            <w:color w:val="000000" w:themeColor="text1"/>
            <w:szCs w:val="28"/>
          </w:rPr>
          <w:delText xml:space="preserve"> </w:delText>
        </w:r>
        <w:r w:rsidR="00B9328C" w:rsidRPr="005F7A4D" w:rsidDel="00346B4F">
          <w:rPr>
            <w:color w:val="000000" w:themeColor="text1"/>
            <w:szCs w:val="28"/>
            <w:lang w:val="en-GB"/>
          </w:rPr>
          <w:delText>Kotlin</w:delText>
        </w:r>
        <w:r w:rsidR="00B9328C" w:rsidRPr="005F7A4D" w:rsidDel="00346B4F">
          <w:rPr>
            <w:color w:val="000000" w:themeColor="text1"/>
            <w:szCs w:val="28"/>
          </w:rPr>
          <w:delText xml:space="preserve"> является основным языком (</w:delText>
        </w:r>
        <w:r w:rsidR="00B410E9" w:rsidRPr="005F7A4D" w:rsidDel="00346B4F">
          <w:rPr>
            <w:color w:val="000000" w:themeColor="text1"/>
            <w:szCs w:val="28"/>
          </w:rPr>
          <w:delText>большинство кода написано</w:delText>
        </w:r>
        <w:r w:rsidR="00B9328C" w:rsidRPr="005F7A4D" w:rsidDel="00346B4F">
          <w:rPr>
            <w:color w:val="000000" w:themeColor="text1"/>
            <w:szCs w:val="28"/>
          </w:rPr>
          <w:delText xml:space="preserve"> на нём).</w:delText>
        </w:r>
        <w:bookmarkEnd w:id="2574"/>
        <w:bookmarkEnd w:id="2575"/>
        <w:bookmarkEnd w:id="2576"/>
        <w:r w:rsidR="0025548D" w:rsidRPr="005F7A4D" w:rsidDel="00346B4F">
          <w:rPr>
            <w:color w:val="000000" w:themeColor="text1"/>
            <w:szCs w:val="28"/>
          </w:rPr>
          <w:delText xml:space="preserve"> Для пофайлового сбора кода с учетом ограничений в </w:delText>
        </w:r>
        <w:r w:rsidR="0025548D" w:rsidRPr="005F7A4D" w:rsidDel="00346B4F">
          <w:rPr>
            <w:color w:val="000000" w:themeColor="text1"/>
            <w:szCs w:val="28"/>
            <w:lang w:val="en-GB"/>
          </w:rPr>
          <w:delText>API</w:delText>
        </w:r>
        <w:r w:rsidR="0025548D" w:rsidRPr="005F7A4D" w:rsidDel="00346B4F">
          <w:rPr>
            <w:color w:val="000000" w:themeColor="text1"/>
            <w:szCs w:val="28"/>
          </w:rPr>
          <w:delText xml:space="preserve"> со стороны </w:delText>
        </w:r>
        <w:r w:rsidR="0025548D" w:rsidRPr="005F7A4D" w:rsidDel="00346B4F">
          <w:rPr>
            <w:color w:val="000000" w:themeColor="text1"/>
            <w:szCs w:val="28"/>
            <w:lang w:val="en-GB"/>
          </w:rPr>
          <w:delText>GitHub</w:delText>
        </w:r>
        <w:r w:rsidR="0025548D" w:rsidRPr="005F7A4D" w:rsidDel="00346B4F">
          <w:rPr>
            <w:color w:val="000000" w:themeColor="text1"/>
            <w:szCs w:val="28"/>
          </w:rPr>
          <w:delText xml:space="preserve"> </w:delText>
        </w:r>
        <w:r w:rsidR="0065435B" w:rsidRPr="005F7A4D" w:rsidDel="00346B4F">
          <w:rPr>
            <w:color w:val="000000" w:themeColor="text1"/>
            <w:szCs w:val="28"/>
          </w:rPr>
          <w:delText xml:space="preserve">нам </w:delText>
        </w:r>
        <w:r w:rsidR="0025548D" w:rsidRPr="005F7A4D" w:rsidDel="00346B4F">
          <w:rPr>
            <w:color w:val="000000" w:themeColor="text1"/>
            <w:szCs w:val="28"/>
          </w:rPr>
          <w:delText xml:space="preserve">доступно примерно 50 тыс. </w:delText>
        </w:r>
        <w:r w:rsidR="004F18B6" w:rsidRPr="005F7A4D" w:rsidDel="00346B4F">
          <w:rPr>
            <w:color w:val="000000" w:themeColor="text1"/>
            <w:szCs w:val="28"/>
          </w:rPr>
          <w:delText>ф</w:delText>
        </w:r>
        <w:r w:rsidR="0025548D" w:rsidRPr="005F7A4D" w:rsidDel="00346B4F">
          <w:rPr>
            <w:color w:val="000000" w:themeColor="text1"/>
            <w:szCs w:val="28"/>
          </w:rPr>
          <w:delText>айлов.</w:delText>
        </w:r>
        <w:bookmarkEnd w:id="2586"/>
      </w:del>
    </w:p>
    <w:p w14:paraId="326E2FF6" w14:textId="647AFC44" w:rsidR="00CB6312" w:rsidRPr="005F7A4D" w:rsidDel="00346B4F" w:rsidRDefault="001469A0" w:rsidP="00A55DC6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del w:id="2589" w:author="пользователь Microsoft Office" w:date="2018-05-22T15:14:00Z"/>
          <w:color w:val="000000" w:themeColor="text1"/>
          <w:szCs w:val="28"/>
        </w:rPr>
      </w:pPr>
      <w:del w:id="2590" w:author="пользователь Microsoft Office" w:date="2018-05-22T15:14:00Z">
        <w:r w:rsidRPr="005F7A4D" w:rsidDel="00346B4F">
          <w:rPr>
            <w:color w:val="000000" w:themeColor="text1"/>
            <w:szCs w:val="28"/>
          </w:rPr>
          <w:tab/>
        </w:r>
        <w:bookmarkStart w:id="2591" w:name="_Toc512327629"/>
        <w:bookmarkStart w:id="2592" w:name="_Toc513031129"/>
        <w:bookmarkStart w:id="2593" w:name="_Toc513729782"/>
        <w:bookmarkStart w:id="2594" w:name="_Toc514515722"/>
        <w:r w:rsidR="0066583A" w:rsidRPr="005F7A4D" w:rsidDel="00346B4F">
          <w:rPr>
            <w:color w:val="000000" w:themeColor="text1"/>
            <w:szCs w:val="28"/>
            <w:lang w:val="en-GB"/>
          </w:rPr>
          <w:delText>JVM</w:delText>
        </w:r>
        <w:r w:rsidR="0066583A" w:rsidRPr="005F7A4D" w:rsidDel="00346B4F">
          <w:rPr>
            <w:color w:val="000000" w:themeColor="text1"/>
            <w:szCs w:val="28"/>
          </w:rPr>
          <w:delText xml:space="preserve"> байт-код удобно собирать также на </w:delText>
        </w:r>
        <w:r w:rsidR="0066583A" w:rsidRPr="005F7A4D" w:rsidDel="00346B4F">
          <w:rPr>
            <w:color w:val="000000" w:themeColor="text1"/>
            <w:szCs w:val="28"/>
            <w:lang w:val="en-GB"/>
          </w:rPr>
          <w:delText>Github</w:delText>
        </w:r>
        <w:r w:rsidR="0066583A" w:rsidRPr="005F7A4D" w:rsidDel="00346B4F">
          <w:rPr>
            <w:color w:val="000000" w:themeColor="text1"/>
            <w:szCs w:val="28"/>
          </w:rPr>
          <w:delText>.</w:delText>
        </w:r>
        <w:r w:rsidR="00657031" w:rsidRPr="005F7A4D" w:rsidDel="00346B4F">
          <w:rPr>
            <w:color w:val="000000" w:themeColor="text1"/>
            <w:szCs w:val="28"/>
          </w:rPr>
          <w:delText xml:space="preserve"> Он предоставляет функционал</w:delText>
        </w:r>
        <w:r w:rsidR="00553386" w:rsidRPr="005F7A4D" w:rsidDel="00346B4F">
          <w:rPr>
            <w:color w:val="000000" w:themeColor="text1"/>
            <w:szCs w:val="28"/>
          </w:rPr>
          <w:delText>ьность</w:delText>
        </w:r>
        <w:r w:rsidR="00657031" w:rsidRPr="005F7A4D" w:rsidDel="00346B4F">
          <w:rPr>
            <w:color w:val="000000" w:themeColor="text1"/>
            <w:szCs w:val="28"/>
          </w:rPr>
          <w:delText xml:space="preserve"> </w:delText>
        </w:r>
        <w:r w:rsidR="00553386" w:rsidRPr="005F7A4D" w:rsidDel="00346B4F">
          <w:rPr>
            <w:color w:val="000000" w:themeColor="text1"/>
            <w:szCs w:val="28"/>
          </w:rPr>
          <w:delText xml:space="preserve">для публикации </w:delText>
        </w:r>
        <w:r w:rsidR="00F32894" w:rsidRPr="005F7A4D" w:rsidDel="00346B4F">
          <w:rPr>
            <w:color w:val="000000" w:themeColor="text1"/>
            <w:szCs w:val="28"/>
          </w:rPr>
          <w:delText xml:space="preserve">и хранения </w:delText>
        </w:r>
        <w:commentRangeStart w:id="2595"/>
        <w:r w:rsidR="00F32894" w:rsidRPr="005F7A4D" w:rsidDel="00346B4F">
          <w:rPr>
            <w:color w:val="000000" w:themeColor="text1"/>
            <w:szCs w:val="28"/>
          </w:rPr>
          <w:delText>релизных файлов проекта</w:delText>
        </w:r>
        <w:commentRangeEnd w:id="2595"/>
        <w:r w:rsidR="007F6A4A" w:rsidDel="00346B4F">
          <w:rPr>
            <w:rStyle w:val="af3"/>
            <w:rFonts w:asciiTheme="minorHAnsi" w:eastAsiaTheme="minorHAnsi" w:hAnsiTheme="minorHAnsi" w:cstheme="minorBidi"/>
            <w:lang w:eastAsia="en-US"/>
          </w:rPr>
          <w:commentReference w:id="2595"/>
        </w:r>
        <w:r w:rsidR="00F32894" w:rsidRPr="005F7A4D" w:rsidDel="00346B4F">
          <w:rPr>
            <w:color w:val="000000" w:themeColor="text1"/>
            <w:szCs w:val="28"/>
          </w:rPr>
          <w:delText>. Будем осуществлять сбор данных релизных файлов для дальнейшего извлечения из</w:delText>
        </w:r>
        <w:r w:rsidR="00AE1C9B" w:rsidRPr="005F7A4D" w:rsidDel="00346B4F">
          <w:rPr>
            <w:color w:val="000000" w:themeColor="text1"/>
            <w:szCs w:val="28"/>
          </w:rPr>
          <w:delText xml:space="preserve"> них</w:delText>
        </w:r>
        <w:r w:rsidR="00F32894" w:rsidRPr="005F7A4D" w:rsidDel="00346B4F">
          <w:rPr>
            <w:color w:val="000000" w:themeColor="text1"/>
            <w:szCs w:val="28"/>
          </w:rPr>
          <w:delText xml:space="preserve"> </w:delText>
        </w:r>
        <w:r w:rsidR="00F32894" w:rsidRPr="005F7A4D" w:rsidDel="00346B4F">
          <w:rPr>
            <w:color w:val="000000" w:themeColor="text1"/>
            <w:szCs w:val="28"/>
            <w:lang w:val="en-GB"/>
          </w:rPr>
          <w:delText>JVM</w:delText>
        </w:r>
        <w:r w:rsidR="00F32894" w:rsidRPr="005F7A4D" w:rsidDel="00346B4F">
          <w:rPr>
            <w:color w:val="000000" w:themeColor="text1"/>
            <w:szCs w:val="28"/>
          </w:rPr>
          <w:delText xml:space="preserve"> байт-кода.</w:delText>
        </w:r>
        <w:bookmarkEnd w:id="2591"/>
        <w:bookmarkEnd w:id="2592"/>
        <w:bookmarkEnd w:id="2593"/>
        <w:bookmarkEnd w:id="2594"/>
      </w:del>
    </w:p>
    <w:p w14:paraId="7BAE41D8" w14:textId="50676630" w:rsidR="003D17CB" w:rsidRPr="005F7A4D" w:rsidDel="00346B4F" w:rsidRDefault="003D17CB" w:rsidP="00A55DC6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del w:id="2596" w:author="пользователь Microsoft Office" w:date="2018-05-22T15:14:00Z"/>
          <w:color w:val="000000" w:themeColor="text1"/>
          <w:szCs w:val="28"/>
        </w:rPr>
      </w:pPr>
      <w:del w:id="2597" w:author="пользователь Microsoft Office" w:date="2018-05-22T15:14:00Z">
        <w:r w:rsidRPr="005F7A4D" w:rsidDel="00346B4F">
          <w:rPr>
            <w:color w:val="000000" w:themeColor="text1"/>
            <w:szCs w:val="28"/>
          </w:rPr>
          <w:tab/>
        </w:r>
        <w:bookmarkStart w:id="2598" w:name="_Toc514515723"/>
        <w:r w:rsidRPr="005F7A4D" w:rsidDel="00346B4F">
          <w:rPr>
            <w:color w:val="000000" w:themeColor="text1"/>
            <w:szCs w:val="28"/>
          </w:rPr>
          <w:delText xml:space="preserve">Для большого набора данных байт-код будем собирать из релизных файлов соответствующих репозиториев. Для </w:delText>
        </w:r>
        <w:r w:rsidR="00633C57" w:rsidRPr="005F7A4D" w:rsidDel="00346B4F">
          <w:rPr>
            <w:color w:val="000000" w:themeColor="text1"/>
            <w:szCs w:val="28"/>
          </w:rPr>
          <w:delText>малого</w:delText>
        </w:r>
        <w:r w:rsidRPr="005F7A4D" w:rsidDel="00346B4F">
          <w:rPr>
            <w:color w:val="000000" w:themeColor="text1"/>
            <w:szCs w:val="28"/>
          </w:rPr>
          <w:delText xml:space="preserve"> — из релизных файлов ограниченного числа репозиториев.</w:delText>
        </w:r>
        <w:bookmarkEnd w:id="2598"/>
      </w:del>
    </w:p>
    <w:p w14:paraId="15D46579" w14:textId="3C9F47CB" w:rsidR="00B35A22" w:rsidRPr="005F7A4D" w:rsidDel="00346B4F" w:rsidRDefault="00B35A22" w:rsidP="00A55DC6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del w:id="2599" w:author="пользователь Microsoft Office" w:date="2018-05-22T15:14:00Z"/>
          <w:color w:val="000000" w:themeColor="text1"/>
          <w:szCs w:val="28"/>
        </w:rPr>
      </w:pPr>
      <w:del w:id="2600" w:author="пользователь Microsoft Office" w:date="2018-05-22T15:14:00Z">
        <w:r w:rsidRPr="005F7A4D" w:rsidDel="00346B4F">
          <w:rPr>
            <w:color w:val="000000" w:themeColor="text1"/>
            <w:szCs w:val="28"/>
          </w:rPr>
          <w:tab/>
        </w:r>
        <w:bookmarkStart w:id="2601" w:name="_Toc514515724"/>
        <w:r w:rsidRPr="005F7A4D" w:rsidDel="00346B4F">
          <w:rPr>
            <w:color w:val="000000" w:themeColor="text1"/>
            <w:szCs w:val="28"/>
          </w:rPr>
          <w:delText xml:space="preserve">Предполагается, что </w:delText>
        </w:r>
        <w:r w:rsidR="00900C2B" w:rsidRPr="005F7A4D" w:rsidDel="00346B4F">
          <w:rPr>
            <w:color w:val="000000" w:themeColor="text1"/>
            <w:szCs w:val="28"/>
          </w:rPr>
          <w:delText>с результатами на малом наборе данных будет проведена ручная работа (например, классификация полученных аномалий</w:delText>
        </w:r>
        <w:r w:rsidR="00F96758" w:rsidRPr="005F7A4D" w:rsidDel="00346B4F">
          <w:rPr>
            <w:color w:val="000000" w:themeColor="text1"/>
            <w:szCs w:val="28"/>
          </w:rPr>
          <w:delText xml:space="preserve"> и сбор экспертных оценок</w:delText>
        </w:r>
        <w:r w:rsidR="00900C2B" w:rsidRPr="005F7A4D" w:rsidDel="00346B4F">
          <w:rPr>
            <w:color w:val="000000" w:themeColor="text1"/>
            <w:szCs w:val="28"/>
          </w:rPr>
          <w:delText>)</w:delText>
        </w:r>
        <w:r w:rsidR="00F96758" w:rsidRPr="005F7A4D" w:rsidDel="00346B4F">
          <w:rPr>
            <w:color w:val="000000" w:themeColor="text1"/>
            <w:szCs w:val="28"/>
          </w:rPr>
          <w:delText xml:space="preserve">, на большем же наборе данных предполагается автоматизированная работа с результатами </w:delText>
        </w:r>
        <w:commentRangeStart w:id="2602"/>
        <w:r w:rsidR="00F96758" w:rsidRPr="005F7A4D" w:rsidDel="00346B4F">
          <w:rPr>
            <w:color w:val="000000" w:themeColor="text1"/>
            <w:szCs w:val="28"/>
          </w:rPr>
          <w:delText>по сравниванию аномалий по дереву разбора и по байт-коду.</w:delText>
        </w:r>
        <w:bookmarkEnd w:id="2601"/>
        <w:commentRangeEnd w:id="2602"/>
        <w:r w:rsidR="00B16183" w:rsidDel="00346B4F">
          <w:rPr>
            <w:rStyle w:val="af3"/>
            <w:rFonts w:asciiTheme="minorHAnsi" w:eastAsiaTheme="minorHAnsi" w:hAnsiTheme="minorHAnsi" w:cstheme="minorBidi"/>
            <w:lang w:eastAsia="en-US"/>
          </w:rPr>
          <w:commentReference w:id="2602"/>
        </w:r>
      </w:del>
    </w:p>
    <w:p w14:paraId="08669A7D" w14:textId="2615692B" w:rsidR="00031EC1" w:rsidRPr="005F7A4D" w:rsidDel="00346B4F" w:rsidRDefault="00A309AC" w:rsidP="00CB6312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del w:id="2603" w:author="пользователь Microsoft Office" w:date="2018-05-22T15:14:00Z"/>
          <w:b/>
          <w:bCs/>
          <w:color w:val="000000" w:themeColor="text1"/>
        </w:rPr>
      </w:pPr>
      <w:del w:id="2604" w:author="пользователь Microsoft Office" w:date="2018-05-22T15:14:00Z">
        <w:r w:rsidRPr="005F7A4D" w:rsidDel="00346B4F">
          <w:rPr>
            <w:b/>
            <w:bCs/>
            <w:caps/>
            <w:color w:val="000000" w:themeColor="text1"/>
          </w:rPr>
          <w:delText>4</w:delText>
        </w:r>
        <w:r w:rsidR="00031EC1" w:rsidRPr="005F7A4D" w:rsidDel="00346B4F">
          <w:rPr>
            <w:b/>
            <w:bCs/>
            <w:caps/>
            <w:color w:val="000000" w:themeColor="text1"/>
          </w:rPr>
          <w:delText>.1</w:delText>
        </w:r>
        <w:r w:rsidR="00F050B3" w:rsidRPr="005F7A4D" w:rsidDel="00346B4F">
          <w:rPr>
            <w:b/>
            <w:bCs/>
            <w:caps/>
            <w:color w:val="000000" w:themeColor="text1"/>
          </w:rPr>
          <w:delText>.1</w:delText>
        </w:r>
        <w:r w:rsidR="00031EC1" w:rsidRPr="005F7A4D" w:rsidDel="00346B4F">
          <w:rPr>
            <w:b/>
            <w:bCs/>
            <w:caps/>
            <w:color w:val="000000" w:themeColor="text1"/>
          </w:rPr>
          <w:delText xml:space="preserve"> </w:delText>
        </w:r>
        <w:r w:rsidR="00ED1EB1" w:rsidRPr="005F7A4D" w:rsidDel="00346B4F">
          <w:rPr>
            <w:b/>
            <w:bCs/>
            <w:color w:val="000000" w:themeColor="text1"/>
          </w:rPr>
          <w:delText>Инструменты для сбора данных</w:delText>
        </w:r>
      </w:del>
    </w:p>
    <w:p w14:paraId="0667D602" w14:textId="3528E7F9" w:rsidR="008B0C8F" w:rsidRPr="005F7A4D" w:rsidDel="00346B4F" w:rsidRDefault="005F7D84" w:rsidP="005A3E5F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del w:id="2605" w:author="пользователь Microsoft Office" w:date="2018-05-22T15:14:00Z"/>
          <w:color w:val="000000" w:themeColor="text1"/>
          <w:szCs w:val="28"/>
        </w:rPr>
      </w:pPr>
      <w:del w:id="2606" w:author="пользователь Microsoft Office" w:date="2018-05-22T15:14:00Z">
        <w:r w:rsidRPr="005F7A4D" w:rsidDel="00346B4F">
          <w:rPr>
            <w:color w:val="000000" w:themeColor="text1"/>
            <w:szCs w:val="28"/>
          </w:rPr>
          <w:tab/>
        </w:r>
        <w:bookmarkStart w:id="2607" w:name="_Toc513031131"/>
        <w:bookmarkStart w:id="2608" w:name="_Toc513729784"/>
        <w:bookmarkStart w:id="2609" w:name="_Toc514515726"/>
        <w:r w:rsidRPr="005F7A4D" w:rsidDel="00346B4F">
          <w:rPr>
            <w:color w:val="000000" w:themeColor="text1"/>
            <w:szCs w:val="28"/>
          </w:rPr>
          <w:delText xml:space="preserve">Перед сбором непосредственно самого кода был </w:delText>
        </w:r>
        <w:commentRangeStart w:id="2610"/>
        <w:r w:rsidR="00B9404B" w:rsidRPr="005F7A4D" w:rsidDel="00346B4F">
          <w:rPr>
            <w:color w:val="000000" w:themeColor="text1"/>
            <w:szCs w:val="28"/>
          </w:rPr>
          <w:delText xml:space="preserve">предоставлен </w:delText>
        </w:r>
        <w:commentRangeEnd w:id="2610"/>
        <w:r w:rsidR="00B16183" w:rsidDel="00346B4F">
          <w:rPr>
            <w:rStyle w:val="af3"/>
            <w:rFonts w:asciiTheme="minorHAnsi" w:eastAsiaTheme="minorHAnsi" w:hAnsiTheme="minorHAnsi" w:cstheme="minorBidi"/>
            <w:lang w:eastAsia="en-US"/>
          </w:rPr>
          <w:commentReference w:id="2610"/>
        </w:r>
        <w:r w:rsidR="00B9404B" w:rsidRPr="005F7A4D" w:rsidDel="00346B4F">
          <w:rPr>
            <w:color w:val="000000" w:themeColor="text1"/>
            <w:szCs w:val="28"/>
          </w:rPr>
          <w:delText>список</w:delText>
        </w:r>
        <w:r w:rsidRPr="005F7A4D" w:rsidDel="00346B4F">
          <w:rPr>
            <w:color w:val="000000" w:themeColor="text1"/>
            <w:szCs w:val="28"/>
          </w:rPr>
          <w:delText xml:space="preserve"> всех репозиториев, основным языком которых является </w:delText>
        </w:r>
        <w:r w:rsidRPr="005F7A4D" w:rsidDel="00346B4F">
          <w:rPr>
            <w:color w:val="000000" w:themeColor="text1"/>
            <w:szCs w:val="28"/>
            <w:lang w:val="en-GB"/>
          </w:rPr>
          <w:delText>Kotlin</w:delText>
        </w:r>
        <w:r w:rsidRPr="005F7A4D" w:rsidDel="00346B4F">
          <w:rPr>
            <w:color w:val="000000" w:themeColor="text1"/>
            <w:szCs w:val="28"/>
          </w:rPr>
          <w:delText>.</w:delText>
        </w:r>
        <w:bookmarkEnd w:id="2607"/>
        <w:bookmarkEnd w:id="2608"/>
        <w:bookmarkEnd w:id="2609"/>
      </w:del>
    </w:p>
    <w:p w14:paraId="5E4718A8" w14:textId="5A45FC88" w:rsidR="007F7A05" w:rsidRPr="005F7A4D" w:rsidDel="00346B4F" w:rsidRDefault="008B0C8F" w:rsidP="005A3E5F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del w:id="2611" w:author="пользователь Microsoft Office" w:date="2018-05-22T15:14:00Z"/>
          <w:color w:val="000000" w:themeColor="text1"/>
          <w:szCs w:val="28"/>
        </w:rPr>
      </w:pPr>
      <w:del w:id="2612" w:author="пользователь Microsoft Office" w:date="2018-05-22T15:14:00Z">
        <w:r w:rsidRPr="005F7A4D" w:rsidDel="00346B4F">
          <w:rPr>
            <w:color w:val="000000" w:themeColor="text1"/>
            <w:szCs w:val="28"/>
          </w:rPr>
          <w:tab/>
        </w:r>
        <w:bookmarkStart w:id="2613" w:name="_Toc513031132"/>
        <w:bookmarkStart w:id="2614" w:name="_Toc513729785"/>
        <w:bookmarkStart w:id="2615" w:name="_Toc514515727"/>
        <w:r w:rsidR="00836A65" w:rsidRPr="005F7A4D" w:rsidDel="00346B4F">
          <w:rPr>
            <w:color w:val="000000" w:themeColor="text1"/>
            <w:szCs w:val="28"/>
          </w:rPr>
          <w:delText>Далее был разработан инструмент</w:delText>
        </w:r>
        <w:r w:rsidR="00677C05" w:rsidRPr="005F7A4D" w:rsidDel="00346B4F">
          <w:rPr>
            <w:rStyle w:val="af2"/>
            <w:color w:val="000000" w:themeColor="text1"/>
            <w:szCs w:val="28"/>
          </w:rPr>
          <w:footnoteReference w:id="12"/>
        </w:r>
        <w:r w:rsidR="00836A65" w:rsidRPr="005F7A4D" w:rsidDel="00346B4F">
          <w:rPr>
            <w:color w:val="000000" w:themeColor="text1"/>
            <w:szCs w:val="28"/>
          </w:rPr>
          <w:delText>, который по файлу со списком репозиториев осуществлял скачивание данных репозиториев</w:delText>
        </w:r>
        <w:r w:rsidR="00A20005" w:rsidRPr="005F7A4D" w:rsidDel="00346B4F">
          <w:rPr>
            <w:color w:val="000000" w:themeColor="text1"/>
            <w:szCs w:val="28"/>
          </w:rPr>
          <w:delText>, а также релизных файлов, если они имелись у соответствующего репозитория.</w:delText>
        </w:r>
        <w:bookmarkEnd w:id="2613"/>
        <w:bookmarkEnd w:id="2614"/>
        <w:bookmarkEnd w:id="2615"/>
      </w:del>
    </w:p>
    <w:p w14:paraId="6071B032" w14:textId="003C6928" w:rsidR="00C230E2" w:rsidRPr="005F7A4D" w:rsidDel="00346B4F" w:rsidRDefault="00497A1F" w:rsidP="005A3E5F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del w:id="2623" w:author="пользователь Microsoft Office" w:date="2018-05-22T15:14:00Z"/>
          <w:color w:val="000000" w:themeColor="text1"/>
          <w:szCs w:val="28"/>
        </w:rPr>
      </w:pPr>
      <w:del w:id="2624" w:author="пользователь Microsoft Office" w:date="2018-05-22T15:14:00Z">
        <w:r w:rsidRPr="005F7A4D" w:rsidDel="00346B4F">
          <w:rPr>
            <w:color w:val="000000" w:themeColor="text1"/>
            <w:szCs w:val="28"/>
          </w:rPr>
          <w:tab/>
        </w:r>
        <w:bookmarkStart w:id="2625" w:name="_Toc514515728"/>
        <w:commentRangeStart w:id="2626"/>
        <w:r w:rsidRPr="005F7A4D" w:rsidDel="00346B4F">
          <w:rPr>
            <w:color w:val="000000" w:themeColor="text1"/>
            <w:szCs w:val="28"/>
          </w:rPr>
          <w:delText xml:space="preserve">Для пофайлового сбора кода (для </w:delText>
        </w:r>
        <w:r w:rsidR="00586F6A" w:rsidRPr="005F7A4D" w:rsidDel="00346B4F">
          <w:rPr>
            <w:color w:val="000000" w:themeColor="text1"/>
            <w:szCs w:val="28"/>
          </w:rPr>
          <w:delText>малого</w:delText>
        </w:r>
        <w:r w:rsidRPr="005F7A4D" w:rsidDel="00346B4F">
          <w:rPr>
            <w:color w:val="000000" w:themeColor="text1"/>
            <w:szCs w:val="28"/>
          </w:rPr>
          <w:delText xml:space="preserve"> набора данных) также был</w:delText>
        </w:r>
        <w:r w:rsidR="00775689" w:rsidRPr="005F7A4D" w:rsidDel="00346B4F">
          <w:rPr>
            <w:color w:val="000000" w:themeColor="text1"/>
            <w:szCs w:val="28"/>
          </w:rPr>
          <w:delText>и</w:delText>
        </w:r>
        <w:r w:rsidRPr="005F7A4D" w:rsidDel="00346B4F">
          <w:rPr>
            <w:color w:val="000000" w:themeColor="text1"/>
            <w:szCs w:val="28"/>
          </w:rPr>
          <w:delText xml:space="preserve"> разработан</w:delText>
        </w:r>
        <w:r w:rsidR="00775689" w:rsidRPr="005F7A4D" w:rsidDel="00346B4F">
          <w:rPr>
            <w:color w:val="000000" w:themeColor="text1"/>
            <w:szCs w:val="28"/>
          </w:rPr>
          <w:delText>ы</w:delText>
        </w:r>
        <w:r w:rsidRPr="005F7A4D" w:rsidDel="00346B4F">
          <w:rPr>
            <w:color w:val="000000" w:themeColor="text1"/>
            <w:szCs w:val="28"/>
          </w:rPr>
          <w:delText xml:space="preserve"> инструмент</w:delText>
        </w:r>
        <w:r w:rsidR="00775689" w:rsidRPr="005F7A4D" w:rsidDel="00346B4F">
          <w:rPr>
            <w:color w:val="000000" w:themeColor="text1"/>
            <w:szCs w:val="28"/>
          </w:rPr>
          <w:delText>ы</w:delText>
        </w:r>
        <w:r w:rsidRPr="005F7A4D" w:rsidDel="00346B4F">
          <w:rPr>
            <w:color w:val="000000" w:themeColor="text1"/>
            <w:szCs w:val="28"/>
          </w:rPr>
          <w:delText xml:space="preserve">, </w:delText>
        </w:r>
        <w:r w:rsidR="00775689" w:rsidRPr="005F7A4D" w:rsidDel="00346B4F">
          <w:rPr>
            <w:color w:val="000000" w:themeColor="text1"/>
            <w:szCs w:val="28"/>
          </w:rPr>
          <w:delText>первый из которых</w:delText>
        </w:r>
        <w:r w:rsidR="00677C05" w:rsidRPr="005F7A4D" w:rsidDel="00346B4F">
          <w:rPr>
            <w:rStyle w:val="af2"/>
            <w:color w:val="000000" w:themeColor="text1"/>
            <w:szCs w:val="28"/>
          </w:rPr>
          <w:footnoteReference w:id="13"/>
        </w:r>
        <w:r w:rsidR="00775689" w:rsidRPr="005F7A4D" w:rsidDel="00346B4F">
          <w:rPr>
            <w:color w:val="000000" w:themeColor="text1"/>
            <w:szCs w:val="28"/>
          </w:rPr>
          <w:delText xml:space="preserve"> </w:delText>
        </w:r>
        <w:r w:rsidRPr="005F7A4D" w:rsidDel="00346B4F">
          <w:rPr>
            <w:color w:val="000000" w:themeColor="text1"/>
            <w:szCs w:val="28"/>
          </w:rPr>
          <w:delText>путем о</w:delText>
        </w:r>
        <w:r w:rsidR="007001FE" w:rsidRPr="005F7A4D" w:rsidDel="00346B4F">
          <w:rPr>
            <w:color w:val="000000" w:themeColor="text1"/>
            <w:szCs w:val="28"/>
          </w:rPr>
          <w:delText>бращения</w:delText>
        </w:r>
        <w:r w:rsidRPr="005F7A4D" w:rsidDel="00346B4F">
          <w:rPr>
            <w:color w:val="000000" w:themeColor="text1"/>
            <w:szCs w:val="28"/>
          </w:rPr>
          <w:delText xml:space="preserve"> к </w:delText>
        </w:r>
        <w:r w:rsidRPr="005F7A4D" w:rsidDel="00346B4F">
          <w:rPr>
            <w:color w:val="000000" w:themeColor="text1"/>
            <w:szCs w:val="28"/>
            <w:lang w:val="en-GB"/>
          </w:rPr>
          <w:delText>API</w:delText>
        </w:r>
        <w:r w:rsidRPr="005F7A4D" w:rsidDel="00346B4F">
          <w:rPr>
            <w:color w:val="000000" w:themeColor="text1"/>
            <w:szCs w:val="28"/>
          </w:rPr>
          <w:delText xml:space="preserve"> </w:delText>
        </w:r>
        <w:r w:rsidRPr="005F7A4D" w:rsidDel="00346B4F">
          <w:rPr>
            <w:color w:val="000000" w:themeColor="text1"/>
            <w:szCs w:val="28"/>
            <w:lang w:val="en-GB"/>
          </w:rPr>
          <w:delText>GitHub</w:delText>
        </w:r>
        <w:r w:rsidRPr="005F7A4D" w:rsidDel="00346B4F">
          <w:rPr>
            <w:color w:val="000000" w:themeColor="text1"/>
            <w:szCs w:val="28"/>
          </w:rPr>
          <w:delText xml:space="preserve"> получает список файлов</w:delText>
        </w:r>
        <w:r w:rsidR="0066199B" w:rsidRPr="005F7A4D" w:rsidDel="00346B4F">
          <w:rPr>
            <w:color w:val="000000" w:themeColor="text1"/>
            <w:szCs w:val="28"/>
          </w:rPr>
          <w:delText xml:space="preserve"> с кодом на </w:delText>
        </w:r>
        <w:r w:rsidR="0066199B" w:rsidRPr="005F7A4D" w:rsidDel="00346B4F">
          <w:rPr>
            <w:color w:val="000000" w:themeColor="text1"/>
            <w:szCs w:val="28"/>
            <w:lang w:val="en-GB"/>
          </w:rPr>
          <w:delText>Kotlin</w:delText>
        </w:r>
        <w:r w:rsidRPr="005F7A4D" w:rsidDel="00346B4F">
          <w:rPr>
            <w:color w:val="000000" w:themeColor="text1"/>
            <w:szCs w:val="28"/>
          </w:rPr>
          <w:delText xml:space="preserve"> и сохраняет их в указанное место</w:delText>
        </w:r>
        <w:r w:rsidR="00775689" w:rsidRPr="005F7A4D" w:rsidDel="00346B4F">
          <w:rPr>
            <w:color w:val="000000" w:themeColor="text1"/>
            <w:szCs w:val="28"/>
          </w:rPr>
          <w:delText>, второй</w:delText>
        </w:r>
        <w:r w:rsidR="00677C05" w:rsidRPr="005F7A4D" w:rsidDel="00346B4F">
          <w:rPr>
            <w:rStyle w:val="af2"/>
            <w:color w:val="000000" w:themeColor="text1"/>
            <w:szCs w:val="28"/>
            <w:lang w:val="en-GB"/>
          </w:rPr>
          <w:footnoteReference w:id="14"/>
        </w:r>
        <w:r w:rsidR="00775689" w:rsidRPr="005F7A4D" w:rsidDel="00346B4F">
          <w:rPr>
            <w:color w:val="000000" w:themeColor="text1"/>
            <w:szCs w:val="28"/>
          </w:rPr>
          <w:delText xml:space="preserve"> — </w:delText>
        </w:r>
        <w:r w:rsidR="00351E4A" w:rsidRPr="005F7A4D" w:rsidDel="00346B4F">
          <w:rPr>
            <w:color w:val="000000" w:themeColor="text1"/>
            <w:szCs w:val="28"/>
          </w:rPr>
          <w:delText xml:space="preserve">собирает релизные файлы из доступных в соответствии с ограничением </w:delText>
        </w:r>
        <w:r w:rsidR="00351E4A" w:rsidRPr="005F7A4D" w:rsidDel="00346B4F">
          <w:rPr>
            <w:color w:val="000000" w:themeColor="text1"/>
            <w:szCs w:val="28"/>
            <w:lang w:val="en-GB"/>
          </w:rPr>
          <w:delText>GitHub</w:delText>
        </w:r>
        <w:r w:rsidR="00351E4A" w:rsidRPr="00CC0463" w:rsidDel="00346B4F">
          <w:rPr>
            <w:color w:val="000000" w:themeColor="text1"/>
            <w:szCs w:val="28"/>
          </w:rPr>
          <w:delText xml:space="preserve"> </w:delText>
        </w:r>
        <w:r w:rsidR="00351E4A" w:rsidRPr="005F7A4D" w:rsidDel="00346B4F">
          <w:rPr>
            <w:color w:val="000000" w:themeColor="text1"/>
            <w:szCs w:val="28"/>
            <w:lang w:val="en-GB"/>
          </w:rPr>
          <w:delText>API</w:delText>
        </w:r>
        <w:r w:rsidR="00351E4A" w:rsidRPr="00CC0463" w:rsidDel="00346B4F">
          <w:rPr>
            <w:color w:val="000000" w:themeColor="text1"/>
            <w:szCs w:val="28"/>
          </w:rPr>
          <w:delText xml:space="preserve"> репозиториев</w:delText>
        </w:r>
        <w:r w:rsidRPr="005F7A4D" w:rsidDel="00346B4F">
          <w:rPr>
            <w:color w:val="000000" w:themeColor="text1"/>
            <w:szCs w:val="28"/>
          </w:rPr>
          <w:delText>.</w:delText>
        </w:r>
        <w:bookmarkEnd w:id="2625"/>
        <w:commentRangeEnd w:id="2626"/>
        <w:r w:rsidR="00B16183" w:rsidDel="00346B4F">
          <w:rPr>
            <w:rStyle w:val="af3"/>
            <w:rFonts w:asciiTheme="minorHAnsi" w:eastAsiaTheme="minorHAnsi" w:hAnsiTheme="minorHAnsi" w:cstheme="minorBidi"/>
            <w:lang w:eastAsia="en-US"/>
          </w:rPr>
          <w:commentReference w:id="2626"/>
        </w:r>
      </w:del>
    </w:p>
    <w:p w14:paraId="40C9E356" w14:textId="053B01CA" w:rsidR="00C230E2" w:rsidRPr="005F7A4D" w:rsidRDefault="00A309AC" w:rsidP="005A3E5F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del w:id="2631" w:author="пользователь Microsoft Office" w:date="2018-05-22T15:54:00Z">
        <w:r w:rsidRPr="005F7A4D" w:rsidDel="006F2661">
          <w:rPr>
            <w:b/>
            <w:bCs/>
            <w:caps/>
            <w:color w:val="000000" w:themeColor="text1"/>
          </w:rPr>
          <w:delText>4</w:delText>
        </w:r>
      </w:del>
      <w:bookmarkStart w:id="2632" w:name="_Toc514773994"/>
      <w:ins w:id="2633" w:author="пользователь Microsoft Office" w:date="2018-05-22T15:54:00Z">
        <w:r w:rsidR="006F2661">
          <w:rPr>
            <w:b/>
            <w:bCs/>
            <w:caps/>
            <w:color w:val="000000" w:themeColor="text1"/>
          </w:rPr>
          <w:t>5</w:t>
        </w:r>
      </w:ins>
      <w:r w:rsidR="00C230E2" w:rsidRPr="005F7A4D">
        <w:rPr>
          <w:b/>
          <w:bCs/>
          <w:caps/>
          <w:color w:val="000000" w:themeColor="text1"/>
        </w:rPr>
        <w:t>.</w:t>
      </w:r>
      <w:del w:id="2634" w:author="пользователь Microsoft Office" w:date="2018-05-22T16:12:00Z">
        <w:r w:rsidR="00C230E2" w:rsidRPr="005F7A4D" w:rsidDel="00BE6BFB">
          <w:rPr>
            <w:b/>
            <w:bCs/>
            <w:caps/>
            <w:color w:val="000000" w:themeColor="text1"/>
          </w:rPr>
          <w:delText>1</w:delText>
        </w:r>
      </w:del>
      <w:ins w:id="2635" w:author="пользователь Microsoft Office" w:date="2018-05-22T16:12:00Z">
        <w:r w:rsidR="00BE6BFB">
          <w:rPr>
            <w:b/>
            <w:bCs/>
            <w:caps/>
            <w:color w:val="000000" w:themeColor="text1"/>
          </w:rPr>
          <w:t>2</w:t>
        </w:r>
      </w:ins>
      <w:del w:id="2636" w:author="пользователь Microsoft Office" w:date="2018-05-22T15:54:00Z">
        <w:r w:rsidR="00C230E2" w:rsidRPr="005F7A4D" w:rsidDel="006F2661">
          <w:rPr>
            <w:b/>
            <w:bCs/>
            <w:caps/>
            <w:color w:val="000000" w:themeColor="text1"/>
          </w:rPr>
          <w:delText>.2</w:delText>
        </w:r>
      </w:del>
      <w:r w:rsidR="00C230E2" w:rsidRPr="005F7A4D">
        <w:rPr>
          <w:b/>
          <w:bCs/>
          <w:caps/>
          <w:color w:val="000000" w:themeColor="text1"/>
        </w:rPr>
        <w:t xml:space="preserve"> </w:t>
      </w:r>
      <w:del w:id="2637" w:author="пользователь Microsoft Office" w:date="2018-05-22T16:13:00Z">
        <w:r w:rsidR="00C230E2" w:rsidRPr="005F7A4D" w:rsidDel="00495B39">
          <w:rPr>
            <w:b/>
            <w:bCs/>
            <w:color w:val="000000" w:themeColor="text1"/>
          </w:rPr>
          <w:delText>Результаты этапа</w:delText>
        </w:r>
      </w:del>
      <w:proofErr w:type="gramStart"/>
      <w:ins w:id="2638" w:author="пользователь Microsoft Office" w:date="2018-05-22T16:13:00Z">
        <w:r w:rsidR="00495B39">
          <w:rPr>
            <w:b/>
            <w:bCs/>
            <w:color w:val="000000" w:themeColor="text1"/>
          </w:rPr>
          <w:t>С</w:t>
        </w:r>
      </w:ins>
      <w:proofErr w:type="gramEnd"/>
      <w:del w:id="2639" w:author="пользователь Microsoft Office" w:date="2018-05-22T16:13:00Z">
        <w:r w:rsidR="00C230E2" w:rsidRPr="005F7A4D" w:rsidDel="00495B39">
          <w:rPr>
            <w:b/>
            <w:bCs/>
            <w:color w:val="000000" w:themeColor="text1"/>
          </w:rPr>
          <w:delText xml:space="preserve"> с</w:delText>
        </w:r>
      </w:del>
      <w:r w:rsidR="00C230E2" w:rsidRPr="005F7A4D">
        <w:rPr>
          <w:b/>
          <w:bCs/>
          <w:color w:val="000000" w:themeColor="text1"/>
        </w:rPr>
        <w:t>бор</w:t>
      </w:r>
      <w:del w:id="2640" w:author="пользователь Microsoft Office" w:date="2018-05-22T16:13:00Z">
        <w:r w:rsidR="00C230E2" w:rsidRPr="005F7A4D" w:rsidDel="00495B39">
          <w:rPr>
            <w:b/>
            <w:bCs/>
            <w:color w:val="000000" w:themeColor="text1"/>
          </w:rPr>
          <w:delText>а</w:delText>
        </w:r>
      </w:del>
      <w:r w:rsidR="00C230E2" w:rsidRPr="005F7A4D">
        <w:rPr>
          <w:b/>
          <w:bCs/>
          <w:color w:val="000000" w:themeColor="text1"/>
        </w:rPr>
        <w:t xml:space="preserve"> данных</w:t>
      </w:r>
      <w:bookmarkEnd w:id="2632"/>
    </w:p>
    <w:p w14:paraId="2EA6BD0B" w14:textId="290243AB" w:rsidR="00DC51F9" w:rsidRPr="005F7A4D" w:rsidRDefault="00137958" w:rsidP="005A3E5F">
      <w:pPr>
        <w:tabs>
          <w:tab w:val="left" w:pos="709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del w:id="2641" w:author="пользователь Microsoft Office" w:date="2018-05-22T17:23:00Z">
        <w:r w:rsidRPr="005F7A4D" w:rsidDel="003C5437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delText>В конечном счете</w:delText>
        </w:r>
        <w:r w:rsidR="007D69B2" w:rsidRPr="005F7A4D" w:rsidDel="003C5437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delText xml:space="preserve"> д</w:delText>
        </w:r>
      </w:del>
      <w:del w:id="2642" w:author="пользователь Microsoft Office" w:date="2018-05-22T17:24:00Z">
        <w:r w:rsidR="007D69B2" w:rsidRPr="005F7A4D" w:rsidDel="00174A96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delText>ля большого набора данных</w:delText>
        </w:r>
        <w:r w:rsidRPr="005F7A4D" w:rsidDel="00174A96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delText xml:space="preserve"> </w:delText>
        </w:r>
      </w:del>
      <w:del w:id="2643" w:author="пользователь Microsoft Office" w:date="2018-05-22T15:54:00Z">
        <w:r w:rsidRPr="005F7A4D" w:rsidDel="004547F7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delText>был</w:delText>
        </w:r>
        <w:r w:rsidR="00D92E1F" w:rsidRPr="005F7A4D" w:rsidDel="004547F7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delText xml:space="preserve"> сформирован список </w:delText>
        </w:r>
      </w:del>
      <w:ins w:id="2644" w:author="пользователь Microsoft Office" w:date="2018-05-22T17:24:00Z">
        <w:r w:rsidR="00163C3E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И</w:t>
        </w:r>
      </w:ins>
      <w:del w:id="2645" w:author="пользователь Microsoft Office" w:date="2018-05-22T17:24:00Z">
        <w:r w:rsidR="00D92E1F" w:rsidRPr="005F7A4D" w:rsidDel="00163C3E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delText>и</w:delText>
        </w:r>
      </w:del>
      <w:r w:rsidR="00D92E1F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</w:t>
      </w:r>
      <w:ins w:id="2646" w:author="пользователь Microsoft Office" w:date="2018-05-22T17:24:00Z">
        <w:r w:rsidR="00163C3E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 xml:space="preserve"> списка в</w:t>
        </w:r>
      </w:ins>
      <w:r w:rsidR="00D92E1F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4C2883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47171 </w:t>
      </w:r>
      <w:proofErr w:type="spellStart"/>
      <w:r w:rsidR="00D92E1F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репозиториев</w:t>
      </w:r>
      <w:proofErr w:type="spellEnd"/>
      <w:ins w:id="2647" w:author="пользователь Microsoft Office" w:date="2018-05-22T15:55:00Z">
        <w:r w:rsidR="004547F7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 xml:space="preserve"> каждый </w:t>
        </w:r>
      </w:ins>
      <w:del w:id="2648" w:author="пользователь Microsoft Office" w:date="2018-05-22T15:54:00Z">
        <w:r w:rsidR="00D92E1F" w:rsidRPr="005F7A4D" w:rsidDel="004547F7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delText>.</w:delText>
        </w:r>
        <w:r w:rsidR="00F83CCC" w:rsidRPr="005F7A4D" w:rsidDel="004547F7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delText xml:space="preserve"> Каждый из репозиториев в данном списке</w:delText>
        </w:r>
      </w:del>
      <w:del w:id="2649" w:author="пользователь Microsoft Office" w:date="2018-05-22T17:24:00Z">
        <w:r w:rsidR="00F83CCC" w:rsidRPr="005F7A4D" w:rsidDel="00163C3E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delText xml:space="preserve"> </w:delText>
        </w:r>
      </w:del>
      <w:r w:rsidR="00F83CC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был </w:t>
      </w:r>
      <w:proofErr w:type="spellStart"/>
      <w:r w:rsidR="00F83CC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склонирован</w:t>
      </w:r>
      <w:proofErr w:type="spellEnd"/>
      <w:r w:rsidR="00784B3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С помощью </w:t>
      </w:r>
      <w:proofErr w:type="spellStart"/>
      <w:r w:rsidR="00784B3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GB" w:eastAsia="ru-RU"/>
        </w:rPr>
        <w:t>Github</w:t>
      </w:r>
      <w:proofErr w:type="spellEnd"/>
      <w:r w:rsidR="00784B3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784B3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GB" w:eastAsia="ru-RU"/>
        </w:rPr>
        <w:t>API</w:t>
      </w:r>
      <w:r w:rsidR="00784B3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были получены ссылки на последний релиз </w:t>
      </w:r>
      <w:proofErr w:type="spellStart"/>
      <w:r w:rsidR="00784B3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склонированных</w:t>
      </w:r>
      <w:proofErr w:type="spellEnd"/>
      <w:r w:rsidR="00784B3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784B3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репозиториев</w:t>
      </w:r>
      <w:proofErr w:type="spellEnd"/>
      <w:r w:rsidR="00784B3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del w:id="2650" w:author="пользователь Microsoft Office" w:date="2018-05-22T15:55:00Z">
        <w:r w:rsidR="00784B3C" w:rsidRPr="005F7A4D" w:rsidDel="00735A79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delText>релизные файлы</w:delText>
        </w:r>
      </w:del>
      <w:ins w:id="2651" w:author="пользователь Microsoft Office" w:date="2018-05-22T15:55:00Z">
        <w:r w:rsidR="00735A79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файлы сборок</w:t>
        </w:r>
      </w:ins>
      <w:r w:rsidR="00784B3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были </w:t>
      </w:r>
      <w:r w:rsidR="00BF65DF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также загружены</w:t>
      </w:r>
      <w:r w:rsidR="00784B3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="00D05D75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del w:id="2652" w:author="пользователь Microsoft Office" w:date="2018-05-22T15:55:00Z">
        <w:r w:rsidR="00D05D75" w:rsidRPr="005F7A4D" w:rsidDel="00621AA4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delText>Суммарный размер всех склонированных репозиториев составил</w:delText>
        </w:r>
      </w:del>
      <w:ins w:id="2653" w:author="пользователь Microsoft Office" w:date="2018-05-22T15:55:00Z">
        <w:r w:rsidR="00621AA4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После фильтрации всех нерелевантных файлов</w:t>
        </w:r>
      </w:ins>
      <w:r w:rsidR="00D05D75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ins w:id="2654" w:author="пользователь Microsoft Office" w:date="2018-05-22T15:55:00Z">
        <w:r w:rsidR="00621AA4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 xml:space="preserve">размер набора данных составил </w:t>
        </w:r>
      </w:ins>
      <w:commentRangeStart w:id="2655"/>
      <w:r w:rsidR="00D05D75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20</w:t>
      </w:r>
      <w:del w:id="2656" w:author="пользователь Microsoft Office" w:date="2018-05-22T15:56:00Z">
        <w:r w:rsidR="00D05D75" w:rsidRPr="005F7A4D" w:rsidDel="00621AA4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delText>0</w:delText>
        </w:r>
      </w:del>
      <w:r w:rsidR="00D05D75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GB" w:eastAsia="ru-RU"/>
        </w:rPr>
        <w:t>GB</w:t>
      </w:r>
      <w:commentRangeEnd w:id="2655"/>
      <w:r w:rsidR="00B16183">
        <w:rPr>
          <w:rStyle w:val="af3"/>
        </w:rPr>
        <w:commentReference w:id="2655"/>
      </w:r>
      <w:r w:rsidR="00D05D75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0B5FC9A5" w14:textId="77B3F28F" w:rsidR="00D26DE0" w:rsidRPr="005F7A4D" w:rsidRDefault="00DC51F9" w:rsidP="005A3E5F">
      <w:pPr>
        <w:tabs>
          <w:tab w:val="left" w:pos="709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Итого было получено </w:t>
      </w:r>
      <w:commentRangeStart w:id="2657"/>
      <w:r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930 тыс. файлов</w:t>
      </w:r>
      <w:commentRangeEnd w:id="2657"/>
      <w:r w:rsidR="00B16183">
        <w:rPr>
          <w:rStyle w:val="af3"/>
        </w:rPr>
        <w:commentReference w:id="2657"/>
      </w:r>
      <w:r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 исходным кодом на </w:t>
      </w:r>
      <w:del w:id="2658" w:author="пользователь Microsoft Office" w:date="2018-05-22T15:56:00Z">
        <w:r w:rsidRPr="005F7A4D" w:rsidDel="00FC47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delText xml:space="preserve">ЯП </w:delText>
        </w:r>
      </w:del>
      <w:proofErr w:type="spellStart"/>
      <w:r w:rsidR="002A609A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GB" w:eastAsia="ru-RU"/>
        </w:rPr>
        <w:t>Kotlin</w:t>
      </w:r>
      <w:proofErr w:type="spellEnd"/>
      <w:r w:rsidR="00D05D75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="00E56817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del w:id="2659" w:author="пользователь Microsoft Office" w:date="2018-05-22T15:56:00Z">
        <w:r w:rsidR="00F022EA" w:rsidRPr="005F7A4D" w:rsidDel="00BC556D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delText>Релизные файлы</w:delText>
        </w:r>
      </w:del>
      <w:ins w:id="2660" w:author="пользователь Microsoft Office" w:date="2018-05-22T15:56:00Z">
        <w:r w:rsidR="00BC556D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Файлы готовых сборок</w:t>
        </w:r>
      </w:ins>
      <w:r w:rsidR="00F022EA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подвергались фильтрации и сопоставлению файлам с исходным кодом на лету</w:t>
      </w:r>
      <w:r w:rsidR="00E44BF6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4977E1F2" w14:textId="1234DF96" w:rsidR="005A0801" w:rsidRPr="005F7A4D" w:rsidDel="00BE6BFB" w:rsidRDefault="00332584" w:rsidP="005A3E5F">
      <w:pPr>
        <w:tabs>
          <w:tab w:val="left" w:pos="709"/>
        </w:tabs>
        <w:spacing w:line="360" w:lineRule="auto"/>
        <w:jc w:val="both"/>
        <w:rPr>
          <w:del w:id="2661" w:author="пользователь Microsoft Office" w:date="2018-05-22T16:12:00Z"/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При пофайловом сборе (для небольшого набора данных) было собрано 40 тыс. файлов</w:t>
      </w:r>
      <w:r w:rsidR="00407D15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 исходным кодом на </w:t>
      </w:r>
      <w:proofErr w:type="spellStart"/>
      <w:r w:rsidR="00407D15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GB" w:eastAsia="ru-RU"/>
        </w:rPr>
        <w:t>Kotlin</w:t>
      </w:r>
      <w:proofErr w:type="spellEnd"/>
      <w:r w:rsidR="007D69B2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около </w:t>
      </w:r>
      <w:r w:rsidR="001F4718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8</w:t>
      </w:r>
      <w:r w:rsidR="004B31D1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тыс.</w:t>
      </w:r>
      <w:r w:rsidR="007D69B2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файлов с байт-кодом.</w:t>
      </w:r>
    </w:p>
    <w:p w14:paraId="30C1F6DF" w14:textId="45B73B49" w:rsidR="008E4C79" w:rsidRDefault="008E4C79">
      <w:pPr>
        <w:tabs>
          <w:tab w:val="left" w:pos="709"/>
        </w:tabs>
        <w:spacing w:line="360" w:lineRule="auto"/>
        <w:jc w:val="both"/>
        <w:rPr>
          <w:ins w:id="2662" w:author="пользователь Microsoft Office" w:date="2018-05-22T15:57:00Z"/>
          <w:rFonts w:ascii="Times New Roman" w:eastAsia="Times New Roman" w:hAnsi="Times New Roman" w:cs="Times New Roman"/>
          <w:b/>
          <w:bCs/>
          <w:caps/>
          <w:color w:val="000000" w:themeColor="text1"/>
          <w:sz w:val="28"/>
          <w:szCs w:val="20"/>
          <w:lang w:eastAsia="ru-RU"/>
        </w:rPr>
        <w:pPrChange w:id="2663" w:author="пользователь Microsoft Office" w:date="2018-05-22T16:12:00Z">
          <w:pPr/>
        </w:pPrChange>
      </w:pPr>
    </w:p>
    <w:p w14:paraId="24E18900" w14:textId="02C09287" w:rsidR="00D26DE0" w:rsidRPr="005F7A4D" w:rsidDel="00346B4F" w:rsidRDefault="00A309AC" w:rsidP="00D26DE0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del w:id="2664" w:author="пользователь Microsoft Office" w:date="2018-05-22T15:15:00Z"/>
          <w:b/>
          <w:bCs/>
          <w:color w:val="000000" w:themeColor="text1"/>
        </w:rPr>
      </w:pPr>
      <w:del w:id="2665" w:author="пользователь Microsoft Office" w:date="2018-05-22T15:15:00Z">
        <w:r w:rsidRPr="005F7A4D" w:rsidDel="00346B4F">
          <w:rPr>
            <w:b/>
            <w:bCs/>
            <w:caps/>
            <w:color w:val="000000" w:themeColor="text1"/>
          </w:rPr>
          <w:delText>4</w:delText>
        </w:r>
        <w:r w:rsidR="00D26DE0" w:rsidRPr="005F7A4D" w:rsidDel="00346B4F">
          <w:rPr>
            <w:b/>
            <w:bCs/>
            <w:caps/>
            <w:color w:val="000000" w:themeColor="text1"/>
          </w:rPr>
          <w:delText xml:space="preserve">.2 </w:delText>
        </w:r>
        <w:r w:rsidR="00101ECD" w:rsidRPr="005F7A4D" w:rsidDel="00346B4F">
          <w:rPr>
            <w:b/>
            <w:bCs/>
            <w:color w:val="000000" w:themeColor="text1"/>
          </w:rPr>
          <w:delText>Сопоставление и ф</w:delText>
        </w:r>
        <w:r w:rsidR="00D26DE0" w:rsidRPr="005F7A4D" w:rsidDel="00346B4F">
          <w:rPr>
            <w:b/>
            <w:bCs/>
            <w:color w:val="000000" w:themeColor="text1"/>
          </w:rPr>
          <w:delText xml:space="preserve">ильтрация и </w:delText>
        </w:r>
        <w:r w:rsidR="009A0C59" w:rsidRPr="005F7A4D" w:rsidDel="00346B4F">
          <w:rPr>
            <w:b/>
            <w:bCs/>
            <w:color w:val="000000" w:themeColor="text1"/>
          </w:rPr>
          <w:delText xml:space="preserve">собранных </w:delText>
        </w:r>
        <w:r w:rsidR="00D26DE0" w:rsidRPr="005F7A4D" w:rsidDel="00346B4F">
          <w:rPr>
            <w:b/>
            <w:bCs/>
            <w:color w:val="000000" w:themeColor="text1"/>
          </w:rPr>
          <w:delText>файлов</w:delText>
        </w:r>
      </w:del>
    </w:p>
    <w:p w14:paraId="74C78260" w14:textId="10EB4608" w:rsidR="00D26DE0" w:rsidRPr="005F7A4D" w:rsidDel="00346B4F" w:rsidRDefault="007C0FC0" w:rsidP="00550186">
      <w:pPr>
        <w:tabs>
          <w:tab w:val="left" w:pos="709"/>
        </w:tabs>
        <w:spacing w:line="360" w:lineRule="auto"/>
        <w:jc w:val="both"/>
        <w:rPr>
          <w:del w:id="2666" w:author="пользователь Microsoft Office" w:date="2018-05-22T15:15:00Z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del w:id="2667" w:author="пользователь Microsoft Office" w:date="2018-05-22T15:15:00Z">
        <w:r w:rsidRPr="005F7A4D" w:rsidDel="00346B4F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ab/>
          <w:delText>Поскольку в загруженных релизных файлах репозиториев часто находились не только файлы с релевантным байт-кодом, но и файлы с байт-кодом сторонних библиотек, встает задача</w:delText>
        </w:r>
        <w:r w:rsidR="00101ECD" w:rsidRPr="005F7A4D" w:rsidDel="00346B4F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delText xml:space="preserve"> сопоставления файлам с исходным кодом и последующей фильтрации.</w:delText>
        </w:r>
      </w:del>
    </w:p>
    <w:p w14:paraId="7668A4F4" w14:textId="78019892" w:rsidR="007E684F" w:rsidRPr="005F7A4D" w:rsidDel="00346B4F" w:rsidRDefault="007E684F" w:rsidP="00550186">
      <w:pPr>
        <w:tabs>
          <w:tab w:val="left" w:pos="709"/>
        </w:tabs>
        <w:spacing w:line="360" w:lineRule="auto"/>
        <w:jc w:val="both"/>
        <w:rPr>
          <w:del w:id="2668" w:author="пользователь Microsoft Office" w:date="2018-05-22T15:15:00Z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del w:id="2669" w:author="пользователь Microsoft Office" w:date="2018-05-22T15:15:00Z">
        <w:r w:rsidRPr="005F7A4D" w:rsidDel="00346B4F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ab/>
          <w:delText>Будем осуществлять сопоставление только для большого набора данных</w:delText>
        </w:r>
        <w:r w:rsidR="00E45703" w:rsidRPr="005F7A4D" w:rsidDel="00346B4F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delText xml:space="preserve">, т. к. релизные файлы есть </w:delText>
        </w:r>
        <w:r w:rsidR="006C6CC3" w:rsidRPr="005F7A4D" w:rsidDel="00346B4F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delText xml:space="preserve">лишь </w:delText>
        </w:r>
        <w:r w:rsidR="00E45703" w:rsidRPr="005F7A4D" w:rsidDel="00346B4F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delText xml:space="preserve">у небольшого числа репозиториев (оно становится </w:delText>
        </w:r>
        <w:r w:rsidR="0054731A" w:rsidRPr="005F7A4D" w:rsidDel="00346B4F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delText>уместным</w:delText>
        </w:r>
        <w:r w:rsidR="00E45703" w:rsidRPr="005F7A4D" w:rsidDel="00346B4F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delText xml:space="preserve"> лишь на большом наборе данных).</w:delText>
        </w:r>
        <w:r w:rsidR="00E70165" w:rsidRPr="005F7A4D" w:rsidDel="00346B4F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delText xml:space="preserve"> </w:delText>
        </w:r>
        <w:r w:rsidR="001D03F6" w:rsidRPr="005F7A4D" w:rsidDel="00346B4F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delText>Сбор</w:delText>
        </w:r>
        <w:r w:rsidR="00346D97" w:rsidRPr="005F7A4D" w:rsidDel="00346B4F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delText xml:space="preserve"> </w:delText>
        </w:r>
        <w:r w:rsidR="0028660D" w:rsidRPr="005F7A4D" w:rsidDel="00346B4F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delText xml:space="preserve">исходного кода и байт-кода </w:delText>
        </w:r>
        <w:r w:rsidR="00346D97" w:rsidRPr="005F7A4D" w:rsidDel="00346B4F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delText>для</w:delText>
        </w:r>
        <w:r w:rsidR="00CE3C08" w:rsidRPr="005F7A4D" w:rsidDel="00346B4F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delText xml:space="preserve"> малого набора данных</w:delText>
        </w:r>
        <w:r w:rsidR="00E70165" w:rsidRPr="005F7A4D" w:rsidDel="00346B4F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delText xml:space="preserve"> происходил изолировано и без дополнительного связывания на уровне репозиториев.</w:delText>
        </w:r>
      </w:del>
    </w:p>
    <w:p w14:paraId="6D6D3968" w14:textId="2E92F39D" w:rsidR="00924EB2" w:rsidRPr="005F7A4D" w:rsidDel="00346B4F" w:rsidRDefault="00A309AC" w:rsidP="00550186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del w:id="2670" w:author="пользователь Microsoft Office" w:date="2018-05-22T15:15:00Z"/>
          <w:b/>
          <w:bCs/>
          <w:color w:val="000000" w:themeColor="text1"/>
        </w:rPr>
      </w:pPr>
      <w:del w:id="2671" w:author="пользователь Microsoft Office" w:date="2018-05-22T15:15:00Z">
        <w:r w:rsidRPr="005F7A4D" w:rsidDel="00346B4F">
          <w:rPr>
            <w:b/>
            <w:bCs/>
            <w:caps/>
            <w:color w:val="000000" w:themeColor="text1"/>
          </w:rPr>
          <w:delText>4</w:delText>
        </w:r>
        <w:r w:rsidR="00924EB2" w:rsidRPr="005F7A4D" w:rsidDel="00346B4F">
          <w:rPr>
            <w:b/>
            <w:bCs/>
            <w:caps/>
            <w:color w:val="000000" w:themeColor="text1"/>
          </w:rPr>
          <w:delText xml:space="preserve">.2.1 </w:delText>
        </w:r>
        <w:r w:rsidR="00924EB2" w:rsidRPr="005F7A4D" w:rsidDel="00346B4F">
          <w:rPr>
            <w:b/>
            <w:bCs/>
            <w:color w:val="000000" w:themeColor="text1"/>
          </w:rPr>
          <w:delText>Инструменты для сопоставления и фильтрации файлов</w:delText>
        </w:r>
      </w:del>
    </w:p>
    <w:p w14:paraId="4363F9A6" w14:textId="177DEFBD" w:rsidR="00924EB2" w:rsidRPr="005F7A4D" w:rsidDel="00346B4F" w:rsidRDefault="00176F29" w:rsidP="00550186">
      <w:pPr>
        <w:tabs>
          <w:tab w:val="left" w:pos="709"/>
        </w:tabs>
        <w:spacing w:line="360" w:lineRule="auto"/>
        <w:jc w:val="both"/>
        <w:rPr>
          <w:del w:id="2672" w:author="пользователь Microsoft Office" w:date="2018-05-22T15:15:00Z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del w:id="2673" w:author="пользователь Microsoft Office" w:date="2018-05-22T15:15:00Z">
        <w:r w:rsidRPr="005F7A4D" w:rsidDel="00346B4F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ab/>
        </w:r>
        <w:r w:rsidR="0063599E" w:rsidRPr="005F7A4D" w:rsidDel="00346B4F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delText xml:space="preserve">Для решения задачи </w:delText>
        </w:r>
        <w:r w:rsidR="00D6650F" w:rsidRPr="005F7A4D" w:rsidDel="00346B4F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delText xml:space="preserve">сопоставления </w:delText>
        </w:r>
        <w:r w:rsidR="0012640C" w:rsidRPr="005F7A4D" w:rsidDel="00346B4F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delText xml:space="preserve">файлам с </w:delText>
        </w:r>
        <w:r w:rsidR="00D6650F" w:rsidRPr="005F7A4D" w:rsidDel="00346B4F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delText>исходным</w:delText>
        </w:r>
        <w:r w:rsidR="0012640C" w:rsidRPr="005F7A4D" w:rsidDel="00346B4F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delText>и</w:delText>
        </w:r>
        <w:r w:rsidR="00D6650F" w:rsidRPr="005F7A4D" w:rsidDel="00346B4F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delText xml:space="preserve"> кодам</w:delText>
        </w:r>
        <w:r w:rsidR="0012640C" w:rsidRPr="005F7A4D" w:rsidDel="00346B4F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delText>и</w:delText>
        </w:r>
        <w:r w:rsidR="00D6650F" w:rsidRPr="005F7A4D" w:rsidDel="00346B4F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delText xml:space="preserve"> </w:delText>
        </w:r>
        <w:r w:rsidR="0012640C" w:rsidRPr="005F7A4D" w:rsidDel="00346B4F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delText>файлов с байт-кодом</w:delText>
        </w:r>
        <w:r w:rsidR="00D6650F" w:rsidRPr="005F7A4D" w:rsidDel="00346B4F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delText xml:space="preserve"> </w:delText>
        </w:r>
        <w:r w:rsidR="0063599E" w:rsidRPr="005F7A4D" w:rsidDel="00346B4F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delText>был</w:delText>
        </w:r>
        <w:r w:rsidR="0033359B" w:rsidRPr="005F7A4D" w:rsidDel="00346B4F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delText xml:space="preserve"> разработан</w:delText>
        </w:r>
        <w:r w:rsidR="006A43CC" w:rsidRPr="005F7A4D" w:rsidDel="00346B4F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delText xml:space="preserve"> инструмент</w:delText>
        </w:r>
        <w:r w:rsidR="00617A2B" w:rsidRPr="005F7A4D" w:rsidDel="00346B4F">
          <w:rPr>
            <w:rStyle w:val="af2"/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footnoteReference w:id="15"/>
        </w:r>
        <w:r w:rsidR="006A43CC" w:rsidRPr="005F7A4D" w:rsidDel="00346B4F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delText>, который выполняет</w:delText>
        </w:r>
        <w:r w:rsidR="0033359B" w:rsidRPr="005F7A4D" w:rsidDel="00346B4F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delText xml:space="preserve"> фильтрацию файлов репозитория (оставляя только файлы с исходным кодом </w:delText>
        </w:r>
        <w:r w:rsidR="0033359B" w:rsidRPr="005F7A4D" w:rsidDel="00346B4F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val="en-GB" w:eastAsia="ru-RU"/>
          </w:rPr>
          <w:delText>Kotlin</w:delText>
        </w:r>
        <w:r w:rsidR="0033359B" w:rsidRPr="005F7A4D" w:rsidDel="00346B4F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delText xml:space="preserve">), </w:delText>
        </w:r>
        <w:r w:rsidR="00EA406C" w:rsidRPr="005F7A4D" w:rsidDel="00346B4F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delText>а также сопоставление этих файлов с файлами с байт-кодом (и удалением не релевантных файлов).</w:delText>
        </w:r>
      </w:del>
    </w:p>
    <w:p w14:paraId="69ED89AA" w14:textId="1DFC0AA4" w:rsidR="007F76B2" w:rsidRPr="005F7A4D" w:rsidDel="00346B4F" w:rsidRDefault="00EA406C" w:rsidP="00550186">
      <w:pPr>
        <w:tabs>
          <w:tab w:val="left" w:pos="709"/>
        </w:tabs>
        <w:spacing w:line="360" w:lineRule="auto"/>
        <w:jc w:val="both"/>
        <w:rPr>
          <w:del w:id="2676" w:author="пользователь Microsoft Office" w:date="2018-05-22T15:15:00Z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del w:id="2677" w:author="пользователь Microsoft Office" w:date="2018-05-22T15:15:00Z">
        <w:r w:rsidRPr="005F7A4D" w:rsidDel="00346B4F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ab/>
          <w:delText xml:space="preserve">Сопоставление файлов </w:delText>
        </w:r>
        <w:r w:rsidR="0065702A" w:rsidRPr="005F7A4D" w:rsidDel="00346B4F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delText xml:space="preserve">выполняется следующим образом: сначала осуществляется разбор файлов с </w:delText>
        </w:r>
        <w:r w:rsidR="0065702A" w:rsidRPr="005F7A4D" w:rsidDel="00346B4F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val="en-GB" w:eastAsia="ru-RU"/>
          </w:rPr>
          <w:delText>JVM</w:delText>
        </w:r>
        <w:r w:rsidR="0065702A" w:rsidRPr="005F7A4D" w:rsidDel="00346B4F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delText xml:space="preserve"> байт-кодом, из мета-информации которых достается название пакета и название файла, из которого был сгенерировал данный байт-код; далее происходит обход исходных кодов и с помощью регулярного выражения из каждого файла достается название пакета; в результате удается однозначно сопоставить файлы с исходным кодом и файлы с байт-кодом. Файлы, которые сопоставить не удалось, являются файлами сторонних библиотек, и подлежат удалению.</w:delText>
        </w:r>
      </w:del>
    </w:p>
    <w:p w14:paraId="5976C9C4" w14:textId="1AC5A45D" w:rsidR="00D729F1" w:rsidDel="008E4C79" w:rsidRDefault="00A309AC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del w:id="2678" w:author="пользователь Microsoft Office" w:date="2018-05-22T15:56:00Z"/>
          <w:b/>
          <w:bCs/>
          <w:color w:val="000000" w:themeColor="text1"/>
        </w:rPr>
        <w:pPrChange w:id="2679" w:author="пользователь Microsoft Office" w:date="2018-05-22T15:56:00Z">
          <w:pPr>
            <w:tabs>
              <w:tab w:val="left" w:pos="709"/>
            </w:tabs>
            <w:spacing w:line="360" w:lineRule="auto"/>
            <w:jc w:val="both"/>
          </w:pPr>
        </w:pPrChange>
      </w:pPr>
      <w:del w:id="2680" w:author="пользователь Microsoft Office" w:date="2018-05-22T15:57:00Z">
        <w:r w:rsidRPr="005F7A4D" w:rsidDel="008E4C79">
          <w:rPr>
            <w:b/>
            <w:bCs/>
            <w:caps/>
            <w:color w:val="000000" w:themeColor="text1"/>
          </w:rPr>
          <w:delText>4</w:delText>
        </w:r>
        <w:r w:rsidR="007C67B3" w:rsidRPr="005F7A4D" w:rsidDel="008E4C79">
          <w:rPr>
            <w:b/>
            <w:bCs/>
            <w:caps/>
            <w:color w:val="000000" w:themeColor="text1"/>
          </w:rPr>
          <w:delText>.2</w:delText>
        </w:r>
        <w:r w:rsidR="00D729F1" w:rsidRPr="005F7A4D" w:rsidDel="008E4C79">
          <w:rPr>
            <w:b/>
            <w:bCs/>
            <w:caps/>
            <w:color w:val="000000" w:themeColor="text1"/>
          </w:rPr>
          <w:delText>.2</w:delText>
        </w:r>
      </w:del>
      <w:bookmarkStart w:id="2681" w:name="_Toc514773995"/>
      <w:ins w:id="2682" w:author="пользователь Microsoft Office" w:date="2018-05-22T15:57:00Z">
        <w:r w:rsidR="008E4C79">
          <w:rPr>
            <w:b/>
            <w:bCs/>
            <w:caps/>
            <w:color w:val="000000" w:themeColor="text1"/>
          </w:rPr>
          <w:t>5</w:t>
        </w:r>
        <w:r w:rsidR="008E4C79" w:rsidRPr="009E355C">
          <w:rPr>
            <w:b/>
            <w:bCs/>
            <w:caps/>
            <w:color w:val="000000" w:themeColor="text1"/>
            <w:rPrChange w:id="2683" w:author="пользователь Microsoft Office" w:date="2018-05-22T15:57:00Z">
              <w:rPr>
                <w:b/>
                <w:bCs/>
                <w:caps/>
                <w:color w:val="000000" w:themeColor="text1"/>
                <w:lang w:val="en-US"/>
              </w:rPr>
            </w:rPrChange>
          </w:rPr>
          <w:t>.</w:t>
        </w:r>
      </w:ins>
      <w:ins w:id="2684" w:author="пользователь Microsoft Office" w:date="2018-05-22T16:13:00Z">
        <w:r w:rsidR="00495B39">
          <w:rPr>
            <w:b/>
            <w:bCs/>
            <w:caps/>
            <w:color w:val="000000" w:themeColor="text1"/>
          </w:rPr>
          <w:t>3</w:t>
        </w:r>
      </w:ins>
      <w:r w:rsidR="00D729F1" w:rsidRPr="005F7A4D">
        <w:rPr>
          <w:b/>
          <w:bCs/>
          <w:caps/>
          <w:color w:val="000000" w:themeColor="text1"/>
        </w:rPr>
        <w:t xml:space="preserve"> </w:t>
      </w:r>
      <w:del w:id="2685" w:author="пользователь Microsoft Office" w:date="2018-05-22T16:13:00Z">
        <w:r w:rsidR="00D729F1" w:rsidRPr="005F7A4D" w:rsidDel="00495B39">
          <w:rPr>
            <w:b/>
            <w:bCs/>
            <w:color w:val="000000" w:themeColor="text1"/>
          </w:rPr>
          <w:delText xml:space="preserve">Результаты этапа </w:delText>
        </w:r>
        <w:r w:rsidR="007C67B3" w:rsidRPr="005F7A4D" w:rsidDel="00495B39">
          <w:rPr>
            <w:b/>
            <w:bCs/>
            <w:color w:val="000000" w:themeColor="text1"/>
          </w:rPr>
          <w:delText>с</w:delText>
        </w:r>
      </w:del>
      <w:ins w:id="2686" w:author="пользователь Microsoft Office" w:date="2018-05-22T16:13:00Z">
        <w:r w:rsidR="00495B39">
          <w:rPr>
            <w:b/>
            <w:bCs/>
            <w:color w:val="000000" w:themeColor="text1"/>
          </w:rPr>
          <w:t>С</w:t>
        </w:r>
      </w:ins>
      <w:r w:rsidR="007C67B3" w:rsidRPr="005F7A4D">
        <w:rPr>
          <w:b/>
          <w:bCs/>
          <w:color w:val="000000" w:themeColor="text1"/>
        </w:rPr>
        <w:t>опоставлени</w:t>
      </w:r>
      <w:del w:id="2687" w:author="пользователь Microsoft Office" w:date="2018-05-22T16:13:00Z">
        <w:r w:rsidR="007C67B3" w:rsidRPr="005F7A4D" w:rsidDel="00495B39">
          <w:rPr>
            <w:b/>
            <w:bCs/>
            <w:color w:val="000000" w:themeColor="text1"/>
          </w:rPr>
          <w:delText>я</w:delText>
        </w:r>
      </w:del>
      <w:ins w:id="2688" w:author="пользователь Microsoft Office" w:date="2018-05-22T16:13:00Z">
        <w:r w:rsidR="00495B39">
          <w:rPr>
            <w:b/>
            <w:bCs/>
            <w:color w:val="000000" w:themeColor="text1"/>
          </w:rPr>
          <w:t>е</w:t>
        </w:r>
      </w:ins>
      <w:r w:rsidR="007C67B3" w:rsidRPr="005F7A4D">
        <w:rPr>
          <w:b/>
          <w:bCs/>
          <w:color w:val="000000" w:themeColor="text1"/>
        </w:rPr>
        <w:t xml:space="preserve"> и </w:t>
      </w:r>
      <w:del w:id="2689" w:author="пользователь Microsoft Office" w:date="2018-05-22T16:13:00Z">
        <w:r w:rsidR="007C67B3" w:rsidRPr="005F7A4D" w:rsidDel="00495B39">
          <w:rPr>
            <w:b/>
            <w:bCs/>
            <w:color w:val="000000" w:themeColor="text1"/>
          </w:rPr>
          <w:delText>фильтрации</w:delText>
        </w:r>
        <w:r w:rsidR="00D729F1" w:rsidRPr="005F7A4D" w:rsidDel="00495B39">
          <w:rPr>
            <w:b/>
            <w:bCs/>
            <w:color w:val="000000" w:themeColor="text1"/>
          </w:rPr>
          <w:delText xml:space="preserve"> </w:delText>
        </w:r>
      </w:del>
      <w:ins w:id="2690" w:author="пользователь Microsoft Office" w:date="2018-05-22T16:13:00Z">
        <w:r w:rsidR="00495B39" w:rsidRPr="005F7A4D">
          <w:rPr>
            <w:b/>
            <w:bCs/>
            <w:color w:val="000000" w:themeColor="text1"/>
          </w:rPr>
          <w:t>фильтраци</w:t>
        </w:r>
        <w:r w:rsidR="00495B39">
          <w:rPr>
            <w:b/>
            <w:bCs/>
            <w:color w:val="000000" w:themeColor="text1"/>
          </w:rPr>
          <w:t>я</w:t>
        </w:r>
        <w:r w:rsidR="00495B39" w:rsidRPr="005F7A4D">
          <w:rPr>
            <w:b/>
            <w:bCs/>
            <w:color w:val="000000" w:themeColor="text1"/>
          </w:rPr>
          <w:t xml:space="preserve"> </w:t>
        </w:r>
      </w:ins>
      <w:r w:rsidR="0040754D" w:rsidRPr="005F7A4D">
        <w:rPr>
          <w:b/>
          <w:bCs/>
          <w:color w:val="000000" w:themeColor="text1"/>
        </w:rPr>
        <w:t>файлов</w:t>
      </w:r>
      <w:bookmarkEnd w:id="2681"/>
    </w:p>
    <w:p w14:paraId="0ADE9DCB" w14:textId="77777777" w:rsidR="008E4C79" w:rsidRPr="005F7A4D" w:rsidRDefault="008E4C79" w:rsidP="00550186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ins w:id="2691" w:author="пользователь Microsoft Office" w:date="2018-05-22T15:56:00Z"/>
          <w:b/>
          <w:bCs/>
          <w:color w:val="000000" w:themeColor="text1"/>
        </w:rPr>
      </w:pPr>
    </w:p>
    <w:p w14:paraId="385D3FE6" w14:textId="255E53C4" w:rsidR="00811716" w:rsidRPr="005F7A4D" w:rsidDel="0045344E" w:rsidRDefault="00D41666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del w:id="2692" w:author="пользователь Microsoft Office" w:date="2018-05-22T17:25:00Z"/>
        </w:rPr>
        <w:pPrChange w:id="2693" w:author="пользователь Microsoft Office" w:date="2018-05-22T15:56:00Z">
          <w:pPr>
            <w:tabs>
              <w:tab w:val="left" w:pos="709"/>
            </w:tabs>
            <w:spacing w:line="360" w:lineRule="auto"/>
            <w:jc w:val="both"/>
          </w:pPr>
        </w:pPrChange>
      </w:pPr>
      <w:r w:rsidRPr="005F7A4D">
        <w:tab/>
      </w:r>
      <w:bookmarkStart w:id="2694" w:name="_Toc514773996"/>
      <w:r w:rsidRPr="005F7A4D">
        <w:t xml:space="preserve">По результатам сопоставления в директории </w:t>
      </w:r>
      <w:ins w:id="2695" w:author="пользователь Microsoft Office" w:date="2018-05-22T15:57:00Z">
        <w:r w:rsidR="009E355C">
          <w:t xml:space="preserve">каждого </w:t>
        </w:r>
      </w:ins>
      <w:proofErr w:type="spellStart"/>
      <w:r w:rsidRPr="005F7A4D">
        <w:t>репозитория</w:t>
      </w:r>
      <w:proofErr w:type="spellEnd"/>
      <w:r w:rsidRPr="005F7A4D">
        <w:t xml:space="preserve"> </w:t>
      </w:r>
      <w:del w:id="2696" w:author="пользователь Microsoft Office" w:date="2018-05-22T15:57:00Z">
        <w:r w:rsidRPr="005F7A4D" w:rsidDel="009E355C">
          <w:delText xml:space="preserve">создавался </w:delText>
        </w:r>
      </w:del>
      <w:ins w:id="2697" w:author="пользователь Microsoft Office" w:date="2018-05-22T15:57:00Z">
        <w:r w:rsidR="009E355C">
          <w:t xml:space="preserve">был сформирован </w:t>
        </w:r>
      </w:ins>
      <w:proofErr w:type="spellStart"/>
      <w:r w:rsidRPr="005F7A4D">
        <w:rPr>
          <w:lang w:val="en-GB"/>
        </w:rPr>
        <w:t>json</w:t>
      </w:r>
      <w:proofErr w:type="spellEnd"/>
      <w:r w:rsidRPr="005F7A4D">
        <w:t xml:space="preserve">-файл, в котором </w:t>
      </w:r>
      <w:r w:rsidR="000D1FB8" w:rsidRPr="005F7A4D">
        <w:t xml:space="preserve">были перечислены для </w:t>
      </w:r>
      <w:r w:rsidR="00856773" w:rsidRPr="005F7A4D">
        <w:t>всех файлов</w:t>
      </w:r>
      <w:r w:rsidR="000D1FB8" w:rsidRPr="005F7A4D">
        <w:t xml:space="preserve"> с </w:t>
      </w:r>
      <w:r w:rsidR="00856773" w:rsidRPr="005F7A4D">
        <w:t>байт-кодом соответствующие</w:t>
      </w:r>
      <w:r w:rsidR="000D1FB8" w:rsidRPr="005F7A4D">
        <w:t xml:space="preserve"> </w:t>
      </w:r>
      <w:r w:rsidR="00856773" w:rsidRPr="005F7A4D">
        <w:t>им</w:t>
      </w:r>
      <w:r w:rsidR="000D1FB8" w:rsidRPr="005F7A4D">
        <w:t xml:space="preserve"> файл</w:t>
      </w:r>
      <w:r w:rsidR="00856773" w:rsidRPr="005F7A4D">
        <w:t>ы</w:t>
      </w:r>
      <w:r w:rsidR="000D1FB8" w:rsidRPr="005F7A4D">
        <w:t xml:space="preserve"> с исходным кодом</w:t>
      </w:r>
      <w:r w:rsidR="00896A8D" w:rsidRPr="005F7A4D">
        <w:t xml:space="preserve"> на </w:t>
      </w:r>
      <w:proofErr w:type="spellStart"/>
      <w:r w:rsidR="00896A8D" w:rsidRPr="005F7A4D">
        <w:rPr>
          <w:lang w:val="en-GB"/>
        </w:rPr>
        <w:t>Kotlin</w:t>
      </w:r>
      <w:proofErr w:type="spellEnd"/>
      <w:r w:rsidR="000D1FB8" w:rsidRPr="005F7A4D">
        <w:t>.</w:t>
      </w:r>
      <w:bookmarkEnd w:id="2694"/>
    </w:p>
    <w:p w14:paraId="440CF9C9" w14:textId="49DF9288" w:rsidR="007F7A05" w:rsidRPr="005F7A4D" w:rsidDel="00D97AC3" w:rsidRDefault="00A309AC" w:rsidP="00550186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del w:id="2698" w:author="пользователь Microsoft Office" w:date="2018-05-22T17:25:00Z"/>
          <w:b/>
          <w:bCs/>
          <w:color w:val="000000" w:themeColor="text1"/>
        </w:rPr>
      </w:pPr>
      <w:moveFromRangeStart w:id="2699" w:author="пользователь Microsoft Office" w:date="2018-05-22T15:16:00Z" w:name="move514765501"/>
      <w:commentRangeStart w:id="2700"/>
      <w:moveFrom w:id="2701" w:author="пользователь Microsoft Office" w:date="2018-05-22T15:16:00Z">
        <w:del w:id="2702" w:author="пользователь Microsoft Office" w:date="2018-05-22T17:25:00Z">
          <w:r w:rsidRPr="005F7A4D" w:rsidDel="00D97AC3">
            <w:rPr>
              <w:b/>
              <w:bCs/>
              <w:caps/>
              <w:color w:val="000000" w:themeColor="text1"/>
            </w:rPr>
            <w:delText>4</w:delText>
          </w:r>
          <w:r w:rsidR="00D26DE0" w:rsidRPr="005F7A4D" w:rsidDel="00D97AC3">
            <w:rPr>
              <w:b/>
              <w:bCs/>
              <w:caps/>
              <w:color w:val="000000" w:themeColor="text1"/>
            </w:rPr>
            <w:delText>.3</w:delText>
          </w:r>
          <w:r w:rsidR="007F7A05" w:rsidRPr="005F7A4D" w:rsidDel="00D97AC3">
            <w:rPr>
              <w:b/>
              <w:bCs/>
              <w:caps/>
              <w:color w:val="000000" w:themeColor="text1"/>
            </w:rPr>
            <w:delText xml:space="preserve"> </w:delText>
          </w:r>
          <w:r w:rsidR="007F7A05" w:rsidRPr="005F7A4D" w:rsidDel="00D97AC3">
            <w:rPr>
              <w:b/>
              <w:bCs/>
              <w:color w:val="000000" w:themeColor="text1"/>
            </w:rPr>
            <w:delText xml:space="preserve">Разбор собранных </w:delText>
          </w:r>
          <w:r w:rsidR="005B3BC7" w:rsidRPr="005F7A4D" w:rsidDel="00D97AC3">
            <w:rPr>
              <w:b/>
              <w:bCs/>
              <w:color w:val="000000" w:themeColor="text1"/>
            </w:rPr>
            <w:delText>файлов</w:delText>
          </w:r>
          <w:commentRangeEnd w:id="2700"/>
          <w:r w:rsidR="00B16183" w:rsidDel="00D97AC3">
            <w:rPr>
              <w:rStyle w:val="af3"/>
              <w:rFonts w:asciiTheme="minorHAnsi" w:eastAsiaTheme="minorHAnsi" w:hAnsiTheme="minorHAnsi" w:cstheme="minorBidi"/>
              <w:lang w:eastAsia="en-US"/>
            </w:rPr>
            <w:commentReference w:id="2700"/>
          </w:r>
        </w:del>
      </w:moveFrom>
    </w:p>
    <w:p w14:paraId="4A0432A3" w14:textId="653713EF" w:rsidR="005B3BC7" w:rsidRPr="005F7A4D" w:rsidDel="00D97AC3" w:rsidRDefault="005D5407" w:rsidP="00550186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del w:id="2703" w:author="пользователь Microsoft Office" w:date="2018-05-22T17:25:00Z"/>
          <w:color w:val="000000" w:themeColor="text1"/>
          <w:szCs w:val="28"/>
        </w:rPr>
      </w:pPr>
      <w:moveFrom w:id="2704" w:author="пользователь Microsoft Office" w:date="2018-05-22T15:16:00Z">
        <w:r w:rsidRPr="005F7A4D" w:rsidDel="00346B4F">
          <w:rPr>
            <w:color w:val="000000" w:themeColor="text1"/>
            <w:szCs w:val="28"/>
          </w:rPr>
          <w:tab/>
        </w:r>
        <w:bookmarkStart w:id="2705" w:name="_Toc513031138"/>
        <w:bookmarkStart w:id="2706" w:name="_Toc513729791"/>
        <w:bookmarkStart w:id="2707" w:name="_Toc514515734"/>
        <w:r w:rsidRPr="005F7A4D" w:rsidDel="00346B4F">
          <w:rPr>
            <w:color w:val="000000" w:themeColor="text1"/>
            <w:szCs w:val="28"/>
          </w:rPr>
          <w:t>После сбора исходных кодов и файлов с байт-кодом</w:t>
        </w:r>
        <w:r w:rsidR="002B7996" w:rsidRPr="005F7A4D" w:rsidDel="00346B4F">
          <w:rPr>
            <w:color w:val="000000" w:themeColor="text1"/>
            <w:szCs w:val="28"/>
          </w:rPr>
          <w:t xml:space="preserve"> встает задача пар</w:t>
        </w:r>
        <w:r w:rsidR="00C452F9" w:rsidRPr="005F7A4D" w:rsidDel="00346B4F">
          <w:rPr>
            <w:color w:val="000000" w:themeColor="text1"/>
            <w:szCs w:val="28"/>
          </w:rPr>
          <w:t>с</w:t>
        </w:r>
        <w:r w:rsidR="002B7996" w:rsidRPr="005F7A4D" w:rsidDel="00346B4F">
          <w:rPr>
            <w:color w:val="000000" w:themeColor="text1"/>
            <w:szCs w:val="28"/>
          </w:rPr>
          <w:t xml:space="preserve">инга исходных кодов (получение дерева разбора </w:t>
        </w:r>
        <w:r w:rsidR="002B7996" w:rsidRPr="005F7A4D" w:rsidDel="00346B4F">
          <w:rPr>
            <w:color w:val="000000" w:themeColor="text1"/>
            <w:szCs w:val="28"/>
            <w:lang w:val="en-GB"/>
          </w:rPr>
          <w:t>PSI</w:t>
        </w:r>
        <w:r w:rsidR="002B7996" w:rsidRPr="005F7A4D" w:rsidDel="00346B4F">
          <w:rPr>
            <w:color w:val="000000" w:themeColor="text1"/>
            <w:szCs w:val="28"/>
          </w:rPr>
          <w:t xml:space="preserve">) и байт-кода (получения списка </w:t>
        </w:r>
        <w:r w:rsidR="002B7996" w:rsidRPr="005F7A4D" w:rsidDel="00346B4F">
          <w:rPr>
            <w:color w:val="000000" w:themeColor="text1"/>
            <w:szCs w:val="28"/>
            <w:lang w:val="en-GB"/>
          </w:rPr>
          <w:t>JVM</w:t>
        </w:r>
        <w:r w:rsidR="002B7996" w:rsidRPr="005F7A4D" w:rsidDel="00346B4F">
          <w:rPr>
            <w:color w:val="000000" w:themeColor="text1"/>
            <w:szCs w:val="28"/>
          </w:rPr>
          <w:t>-инструкций, сгруппированных по методам)</w:t>
        </w:r>
        <w:r w:rsidR="00710F23" w:rsidRPr="005F7A4D" w:rsidDel="00346B4F">
          <w:rPr>
            <w:color w:val="000000" w:themeColor="text1"/>
            <w:szCs w:val="28"/>
          </w:rPr>
          <w:t xml:space="preserve">. </w:t>
        </w:r>
        <w:r w:rsidR="00191E87" w:rsidRPr="005F7A4D" w:rsidDel="00346B4F">
          <w:rPr>
            <w:color w:val="000000" w:themeColor="text1"/>
            <w:szCs w:val="28"/>
          </w:rPr>
          <w:t>Буде</w:t>
        </w:r>
        <w:r w:rsidR="00C452F9" w:rsidRPr="005F7A4D" w:rsidDel="00346B4F">
          <w:rPr>
            <w:color w:val="000000" w:themeColor="text1"/>
            <w:szCs w:val="28"/>
          </w:rPr>
          <w:t>м</w:t>
        </w:r>
        <w:r w:rsidR="00191E87" w:rsidRPr="005F7A4D" w:rsidDel="00346B4F">
          <w:rPr>
            <w:color w:val="000000" w:themeColor="text1"/>
            <w:szCs w:val="28"/>
          </w:rPr>
          <w:t xml:space="preserve"> записывать результат в формат</w:t>
        </w:r>
        <w:r w:rsidR="00B42344" w:rsidRPr="005F7A4D" w:rsidDel="00346B4F">
          <w:rPr>
            <w:color w:val="000000" w:themeColor="text1"/>
            <w:szCs w:val="28"/>
          </w:rPr>
          <w:t>е</w:t>
        </w:r>
        <w:r w:rsidR="00191E87" w:rsidRPr="005F7A4D" w:rsidDel="00346B4F">
          <w:rPr>
            <w:color w:val="000000" w:themeColor="text1"/>
            <w:szCs w:val="28"/>
          </w:rPr>
          <w:t xml:space="preserve"> JSON для удобства дальнейшей обработки</w:t>
        </w:r>
        <w:del w:id="2708" w:author="пользователь Microsoft Office" w:date="2018-05-22T17:25:00Z">
          <w:r w:rsidR="00191E87" w:rsidRPr="005F7A4D" w:rsidDel="00D97AC3">
            <w:rPr>
              <w:color w:val="000000" w:themeColor="text1"/>
              <w:szCs w:val="28"/>
            </w:rPr>
            <w:delText>.</w:delText>
          </w:r>
        </w:del>
      </w:moveFrom>
      <w:bookmarkEnd w:id="2705"/>
      <w:bookmarkEnd w:id="2706"/>
      <w:bookmarkEnd w:id="2707"/>
    </w:p>
    <w:p w14:paraId="034DA3CA" w14:textId="73B91F4E" w:rsidR="005B3BC7" w:rsidRPr="005F7A4D" w:rsidDel="00D97AC3" w:rsidRDefault="00A309AC" w:rsidP="00550186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del w:id="2709" w:author="пользователь Microsoft Office" w:date="2018-05-22T17:25:00Z"/>
          <w:b/>
          <w:bCs/>
          <w:color w:val="000000" w:themeColor="text1"/>
        </w:rPr>
      </w:pPr>
      <w:moveFrom w:id="2710" w:author="пользователь Microsoft Office" w:date="2018-05-22T15:16:00Z">
        <w:r w:rsidRPr="005F7A4D" w:rsidDel="00346B4F">
          <w:rPr>
            <w:b/>
            <w:bCs/>
            <w:caps/>
            <w:color w:val="000000" w:themeColor="text1"/>
          </w:rPr>
          <w:t>4</w:t>
        </w:r>
        <w:r w:rsidR="00D26DE0" w:rsidRPr="005F7A4D" w:rsidDel="00346B4F">
          <w:rPr>
            <w:b/>
            <w:bCs/>
            <w:caps/>
            <w:color w:val="000000" w:themeColor="text1"/>
          </w:rPr>
          <w:t>.3</w:t>
        </w:r>
        <w:r w:rsidR="005B3BC7" w:rsidRPr="005F7A4D" w:rsidDel="00346B4F">
          <w:rPr>
            <w:b/>
            <w:bCs/>
            <w:caps/>
            <w:color w:val="000000" w:themeColor="text1"/>
          </w:rPr>
          <w:t xml:space="preserve">.1 </w:t>
        </w:r>
        <w:r w:rsidR="005B3BC7" w:rsidRPr="005F7A4D" w:rsidDel="00346B4F">
          <w:rPr>
            <w:b/>
            <w:bCs/>
            <w:color w:val="000000" w:themeColor="text1"/>
          </w:rPr>
          <w:t>Инструменты для разбора фай</w:t>
        </w:r>
        <w:del w:id="2711" w:author="пользователь Microsoft Office" w:date="2018-05-22T17:25:00Z">
          <w:r w:rsidR="005B3BC7" w:rsidRPr="005F7A4D" w:rsidDel="00D97AC3">
            <w:rPr>
              <w:b/>
              <w:bCs/>
              <w:color w:val="000000" w:themeColor="text1"/>
            </w:rPr>
            <w:delText>лов</w:delText>
          </w:r>
        </w:del>
      </w:moveFrom>
    </w:p>
    <w:p w14:paraId="7E6D5060" w14:textId="1E31F46C" w:rsidR="007A3B52" w:rsidRPr="005F7A4D" w:rsidDel="00346B4F" w:rsidRDefault="005B3BC7" w:rsidP="00550186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moveFrom w:id="2712" w:author="пользователь Microsoft Office" w:date="2018-05-22T15:16:00Z">
        <w:r w:rsidRPr="005F7A4D" w:rsidDel="00346B4F">
          <w:rPr>
            <w:color w:val="000000" w:themeColor="text1"/>
            <w:szCs w:val="28"/>
          </w:rPr>
          <w:tab/>
        </w:r>
        <w:bookmarkStart w:id="2713" w:name="_Toc513031140"/>
        <w:bookmarkStart w:id="2714" w:name="_Toc513729793"/>
        <w:bookmarkStart w:id="2715" w:name="_Toc514515736"/>
        <w:r w:rsidR="001866E3" w:rsidRPr="005F7A4D" w:rsidDel="00346B4F">
          <w:rPr>
            <w:color w:val="000000" w:themeColor="text1"/>
            <w:szCs w:val="28"/>
          </w:rPr>
          <w:t xml:space="preserve">Для парсинга исходных кодов на </w:t>
        </w:r>
        <w:r w:rsidR="001866E3" w:rsidRPr="005F7A4D" w:rsidDel="00346B4F">
          <w:rPr>
            <w:color w:val="000000" w:themeColor="text1"/>
            <w:szCs w:val="28"/>
            <w:lang w:val="en-GB"/>
          </w:rPr>
          <w:t>Kotlin</w:t>
        </w:r>
        <w:r w:rsidR="001866E3" w:rsidRPr="005F7A4D" w:rsidDel="00346B4F">
          <w:rPr>
            <w:color w:val="000000" w:themeColor="text1"/>
            <w:szCs w:val="28"/>
          </w:rPr>
          <w:t xml:space="preserve"> был склонирован репозиторий компилятора </w:t>
        </w:r>
        <w:r w:rsidR="001866E3" w:rsidRPr="005F7A4D" w:rsidDel="00346B4F">
          <w:rPr>
            <w:color w:val="000000" w:themeColor="text1"/>
            <w:szCs w:val="28"/>
            <w:lang w:val="en-GB"/>
          </w:rPr>
          <w:t>Kotlin</w:t>
        </w:r>
        <w:r w:rsidR="009266DE" w:rsidRPr="005F7A4D" w:rsidDel="00346B4F">
          <w:rPr>
            <w:rStyle w:val="af2"/>
            <w:color w:val="000000" w:themeColor="text1"/>
            <w:szCs w:val="28"/>
            <w:lang w:val="en-GB"/>
          </w:rPr>
          <w:footnoteReference w:id="16"/>
        </w:r>
        <w:r w:rsidR="00EF5787" w:rsidRPr="005F7A4D" w:rsidDel="00346B4F">
          <w:rPr>
            <w:color w:val="000000" w:themeColor="text1"/>
            <w:szCs w:val="28"/>
          </w:rPr>
          <w:t xml:space="preserve">, в код которого была добавлена возможность промежуточного вывода дерева разбора </w:t>
        </w:r>
        <w:r w:rsidR="00EF5787" w:rsidRPr="005F7A4D" w:rsidDel="00346B4F">
          <w:rPr>
            <w:color w:val="000000" w:themeColor="text1"/>
            <w:szCs w:val="28"/>
            <w:lang w:val="en-GB"/>
          </w:rPr>
          <w:t>PSI</w:t>
        </w:r>
        <w:r w:rsidR="00EF5787" w:rsidRPr="005F7A4D" w:rsidDel="00346B4F">
          <w:rPr>
            <w:color w:val="000000" w:themeColor="text1"/>
            <w:szCs w:val="28"/>
          </w:rPr>
          <w:t>.</w:t>
        </w:r>
        <w:r w:rsidR="005925EF" w:rsidRPr="005F7A4D" w:rsidDel="00346B4F">
          <w:rPr>
            <w:color w:val="000000" w:themeColor="text1"/>
            <w:szCs w:val="28"/>
          </w:rPr>
          <w:t xml:space="preserve"> </w:t>
        </w:r>
        <w:r w:rsidR="0008605E" w:rsidRPr="005F7A4D" w:rsidDel="00346B4F">
          <w:rPr>
            <w:color w:val="000000" w:themeColor="text1"/>
            <w:szCs w:val="28"/>
          </w:rPr>
          <w:t xml:space="preserve">Далее код компилятора был скомпилирован и получен бинарный файл компилятора, который по запуску с указанием пути к директории с исходными кодами на </w:t>
        </w:r>
        <w:r w:rsidR="0008605E" w:rsidRPr="005F7A4D" w:rsidDel="00346B4F">
          <w:rPr>
            <w:color w:val="000000" w:themeColor="text1"/>
            <w:szCs w:val="28"/>
            <w:lang w:val="en-GB"/>
          </w:rPr>
          <w:t>Kotlin</w:t>
        </w:r>
        <w:r w:rsidR="0008605E" w:rsidRPr="005F7A4D" w:rsidDel="00346B4F">
          <w:rPr>
            <w:color w:val="000000" w:themeColor="text1"/>
            <w:szCs w:val="28"/>
          </w:rPr>
          <w:t xml:space="preserve"> записывал деревья разбора в файлы с аналогичным именем, но с </w:t>
        </w:r>
        <w:r w:rsidR="00DA1A5C" w:rsidRPr="005F7A4D" w:rsidDel="00346B4F">
          <w:rPr>
            <w:color w:val="000000" w:themeColor="text1"/>
            <w:szCs w:val="28"/>
          </w:rPr>
          <w:t>добавленным</w:t>
        </w:r>
        <w:r w:rsidR="0008605E" w:rsidRPr="005F7A4D" w:rsidDel="00346B4F">
          <w:rPr>
            <w:color w:val="000000" w:themeColor="text1"/>
            <w:szCs w:val="28"/>
          </w:rPr>
          <w:t xml:space="preserve"> расширением </w:t>
        </w:r>
        <w:r w:rsidR="0008605E" w:rsidRPr="005F7A4D" w:rsidDel="00346B4F">
          <w:rPr>
            <w:color w:val="000000" w:themeColor="text1"/>
            <w:szCs w:val="28"/>
            <w:lang w:val="en-GB"/>
          </w:rPr>
          <w:t>json</w:t>
        </w:r>
        <w:r w:rsidR="0008605E" w:rsidRPr="005F7A4D" w:rsidDel="00346B4F">
          <w:rPr>
            <w:color w:val="000000" w:themeColor="text1"/>
            <w:szCs w:val="28"/>
          </w:rPr>
          <w:t>.</w:t>
        </w:r>
      </w:moveFrom>
      <w:bookmarkEnd w:id="2713"/>
      <w:bookmarkEnd w:id="2714"/>
      <w:bookmarkEnd w:id="2715"/>
    </w:p>
    <w:p w14:paraId="33AE73AF" w14:textId="0C0BF4F7" w:rsidR="00346B4F" w:rsidRPr="00346B4F" w:rsidRDefault="00A437DB" w:rsidP="00550186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  <w:rPrChange w:id="2718" w:author="пользователь Microsoft Office" w:date="2018-05-22T15:16:00Z">
            <w:rPr>
              <w:color w:val="000000" w:themeColor="text1"/>
              <w:szCs w:val="28"/>
            </w:rPr>
          </w:rPrChange>
        </w:rPr>
      </w:pPr>
      <w:moveFrom w:id="2719" w:author="пользователь Microsoft Office" w:date="2018-05-22T15:16:00Z">
        <w:r w:rsidRPr="005F7A4D" w:rsidDel="00346B4F">
          <w:rPr>
            <w:color w:val="000000" w:themeColor="text1"/>
            <w:szCs w:val="28"/>
          </w:rPr>
          <w:tab/>
        </w:r>
        <w:bookmarkStart w:id="2720" w:name="_Toc513031141"/>
        <w:bookmarkStart w:id="2721" w:name="_Toc513729794"/>
        <w:bookmarkStart w:id="2722" w:name="_Toc514515737"/>
        <w:r w:rsidRPr="005F7A4D" w:rsidDel="00346B4F">
          <w:rPr>
            <w:color w:val="000000" w:themeColor="text1"/>
            <w:szCs w:val="28"/>
          </w:rPr>
          <w:t>Для файлов с байт-кодом был также разработан инструмент</w:t>
        </w:r>
        <w:r w:rsidR="00617A2B" w:rsidRPr="005F7A4D" w:rsidDel="00346B4F">
          <w:rPr>
            <w:rStyle w:val="af2"/>
            <w:color w:val="000000" w:themeColor="text1"/>
            <w:szCs w:val="28"/>
          </w:rPr>
          <w:footnoteReference w:id="17"/>
        </w:r>
        <w:r w:rsidRPr="005F7A4D" w:rsidDel="00346B4F">
          <w:rPr>
            <w:color w:val="000000" w:themeColor="text1"/>
            <w:szCs w:val="28"/>
          </w:rPr>
          <w:t xml:space="preserve">, преобразующий файлы с байт-кодом в </w:t>
        </w:r>
        <w:r w:rsidRPr="005F7A4D" w:rsidDel="00346B4F">
          <w:rPr>
            <w:color w:val="000000" w:themeColor="text1"/>
            <w:szCs w:val="28"/>
            <w:lang w:val="en-GB"/>
          </w:rPr>
          <w:t>json</w:t>
        </w:r>
        <w:r w:rsidRPr="005F7A4D" w:rsidDel="00346B4F">
          <w:rPr>
            <w:color w:val="000000" w:themeColor="text1"/>
            <w:szCs w:val="28"/>
          </w:rPr>
          <w:t>-файлы</w:t>
        </w:r>
        <w:r w:rsidR="00B92C07" w:rsidRPr="005F7A4D" w:rsidDel="00346B4F">
          <w:rPr>
            <w:color w:val="000000" w:themeColor="text1"/>
            <w:szCs w:val="28"/>
          </w:rPr>
          <w:t xml:space="preserve"> (</w:t>
        </w:r>
        <w:r w:rsidR="00B92C07" w:rsidRPr="005F7A4D" w:rsidDel="00346B4F">
          <w:rPr>
            <w:color w:val="000000" w:themeColor="text1"/>
            <w:szCs w:val="28"/>
            <w:lang w:val="en-GB"/>
          </w:rPr>
          <w:t>class</w:t>
        </w:r>
        <w:r w:rsidR="00B92C07" w:rsidRPr="005F7A4D" w:rsidDel="00346B4F">
          <w:rPr>
            <w:color w:val="000000" w:themeColor="text1"/>
            <w:szCs w:val="28"/>
          </w:rPr>
          <w:t>-файлы)</w:t>
        </w:r>
        <w:r w:rsidRPr="005F7A4D" w:rsidDel="00346B4F">
          <w:rPr>
            <w:color w:val="000000" w:themeColor="text1"/>
            <w:szCs w:val="28"/>
          </w:rPr>
          <w:t xml:space="preserve">, с </w:t>
        </w:r>
        <w:r w:rsidRPr="005F7A4D" w:rsidDel="00346B4F">
          <w:rPr>
            <w:color w:val="000000" w:themeColor="text1"/>
            <w:szCs w:val="28"/>
            <w:lang w:val="en-GB"/>
          </w:rPr>
          <w:t>JVM</w:t>
        </w:r>
        <w:r w:rsidRPr="005F7A4D" w:rsidDel="00346B4F">
          <w:rPr>
            <w:color w:val="000000" w:themeColor="text1"/>
            <w:szCs w:val="28"/>
          </w:rPr>
          <w:t>-инструкциями, сгруппированными по методам.</w:t>
        </w:r>
      </w:moveFrom>
      <w:bookmarkStart w:id="2725" w:name="_Toc514773997"/>
      <w:bookmarkEnd w:id="2720"/>
      <w:bookmarkEnd w:id="2721"/>
      <w:bookmarkEnd w:id="2722"/>
      <w:moveFromRangeEnd w:id="2699"/>
      <w:ins w:id="2726" w:author="пользователь Microsoft Office" w:date="2018-05-22T15:16:00Z">
        <w:r w:rsidR="003231C8">
          <w:rPr>
            <w:b/>
            <w:bCs/>
            <w:caps/>
            <w:color w:val="000000" w:themeColor="text1"/>
          </w:rPr>
          <w:t>5</w:t>
        </w:r>
        <w:commentRangeStart w:id="2727"/>
        <w:r w:rsidR="00346B4F" w:rsidRPr="005F7A4D">
          <w:rPr>
            <w:b/>
            <w:bCs/>
            <w:caps/>
            <w:color w:val="000000" w:themeColor="text1"/>
          </w:rPr>
          <w:t>.</w:t>
        </w:r>
      </w:ins>
      <w:ins w:id="2728" w:author="пользователь Microsoft Office" w:date="2018-05-22T16:14:00Z">
        <w:r w:rsidR="00872FEE">
          <w:rPr>
            <w:b/>
            <w:bCs/>
            <w:caps/>
            <w:color w:val="000000" w:themeColor="text1"/>
          </w:rPr>
          <w:t>4</w:t>
        </w:r>
      </w:ins>
      <w:ins w:id="2729" w:author="пользователь Microsoft Office" w:date="2018-05-22T15:16:00Z">
        <w:r w:rsidR="00346B4F" w:rsidRPr="005F7A4D">
          <w:rPr>
            <w:b/>
            <w:bCs/>
            <w:caps/>
            <w:color w:val="000000" w:themeColor="text1"/>
          </w:rPr>
          <w:t xml:space="preserve"> </w:t>
        </w:r>
        <w:r w:rsidR="00346B4F" w:rsidRPr="005F7A4D">
          <w:rPr>
            <w:b/>
            <w:bCs/>
            <w:color w:val="000000" w:themeColor="text1"/>
          </w:rPr>
          <w:t>Разбор собранных файлов</w:t>
        </w:r>
        <w:commentRangeEnd w:id="2727"/>
        <w:r w:rsidR="00346B4F">
          <w:rPr>
            <w:rStyle w:val="af3"/>
            <w:rFonts w:asciiTheme="minorHAnsi" w:eastAsiaTheme="minorHAnsi" w:hAnsiTheme="minorHAnsi" w:cstheme="minorBidi"/>
            <w:lang w:eastAsia="en-US"/>
          </w:rPr>
          <w:commentReference w:id="2727"/>
        </w:r>
      </w:ins>
      <w:bookmarkEnd w:id="2725"/>
    </w:p>
    <w:p w14:paraId="32095820" w14:textId="1ADC0DED" w:rsidR="00232B8B" w:rsidRDefault="006120BE" w:rsidP="008F4C93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ins w:id="2730" w:author="пользователь Microsoft Office" w:date="2018-05-22T15:17:00Z"/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2731" w:name="_Toc513031142"/>
      <w:bookmarkStart w:id="2732" w:name="_Toc513729795"/>
      <w:bookmarkStart w:id="2733" w:name="_Toc514515738"/>
      <w:del w:id="2734" w:author="пользователь Microsoft Office" w:date="2018-05-22T15:58:00Z">
        <w:r w:rsidRPr="005F7A4D" w:rsidDel="00630414">
          <w:rPr>
            <w:color w:val="000000" w:themeColor="text1"/>
            <w:szCs w:val="28"/>
          </w:rPr>
          <w:delText>Таким образом, по результатам данных этапов</w:delText>
        </w:r>
      </w:del>
      <w:bookmarkStart w:id="2735" w:name="_Toc514773998"/>
      <w:ins w:id="2736" w:author="пользователь Microsoft Office" w:date="2018-05-22T15:58:00Z">
        <w:r w:rsidR="00630414">
          <w:rPr>
            <w:color w:val="000000" w:themeColor="text1"/>
            <w:szCs w:val="28"/>
          </w:rPr>
          <w:t>После выполнения этапа разбора файлов</w:t>
        </w:r>
      </w:ins>
      <w:r w:rsidRPr="005F7A4D">
        <w:rPr>
          <w:color w:val="000000" w:themeColor="text1"/>
          <w:szCs w:val="28"/>
        </w:rPr>
        <w:t xml:space="preserve"> был получен набор деревьев разбора </w:t>
      </w:r>
      <w:r w:rsidRPr="005F7A4D">
        <w:rPr>
          <w:color w:val="000000" w:themeColor="text1"/>
          <w:szCs w:val="28"/>
          <w:lang w:val="en-GB"/>
        </w:rPr>
        <w:t>PSI</w:t>
      </w:r>
      <w:r w:rsidR="00C617FE" w:rsidRPr="005F7A4D">
        <w:rPr>
          <w:color w:val="000000" w:themeColor="text1"/>
          <w:szCs w:val="28"/>
        </w:rPr>
        <w:t>,</w:t>
      </w:r>
      <w:r w:rsidRPr="005F7A4D">
        <w:rPr>
          <w:color w:val="000000" w:themeColor="text1"/>
          <w:szCs w:val="28"/>
        </w:rPr>
        <w:t xml:space="preserve"> </w:t>
      </w:r>
      <w:proofErr w:type="spellStart"/>
      <w:r w:rsidRPr="005F7A4D">
        <w:rPr>
          <w:color w:val="000000" w:themeColor="text1"/>
          <w:szCs w:val="28"/>
          <w:lang w:val="en-GB"/>
        </w:rPr>
        <w:t>json</w:t>
      </w:r>
      <w:proofErr w:type="spellEnd"/>
      <w:r w:rsidRPr="005F7A4D">
        <w:rPr>
          <w:color w:val="000000" w:themeColor="text1"/>
          <w:szCs w:val="28"/>
        </w:rPr>
        <w:t>-</w:t>
      </w:r>
      <w:r w:rsidR="00C617FE" w:rsidRPr="005F7A4D">
        <w:rPr>
          <w:color w:val="000000" w:themeColor="text1"/>
          <w:szCs w:val="28"/>
        </w:rPr>
        <w:t xml:space="preserve">файлы </w:t>
      </w:r>
      <w:r w:rsidRPr="005F7A4D">
        <w:rPr>
          <w:color w:val="000000" w:themeColor="text1"/>
          <w:szCs w:val="28"/>
        </w:rPr>
        <w:t xml:space="preserve">с </w:t>
      </w:r>
      <w:r w:rsidRPr="005F7A4D">
        <w:rPr>
          <w:color w:val="000000" w:themeColor="text1"/>
          <w:szCs w:val="28"/>
          <w:lang w:val="en-GB"/>
        </w:rPr>
        <w:t>JVM</w:t>
      </w:r>
      <w:r w:rsidRPr="005F7A4D">
        <w:rPr>
          <w:color w:val="000000" w:themeColor="text1"/>
          <w:szCs w:val="28"/>
        </w:rPr>
        <w:t xml:space="preserve"> инструкция</w:t>
      </w:r>
      <w:r w:rsidR="00C617FE" w:rsidRPr="005F7A4D">
        <w:rPr>
          <w:color w:val="000000" w:themeColor="text1"/>
          <w:szCs w:val="28"/>
        </w:rPr>
        <w:t xml:space="preserve">ми, </w:t>
      </w:r>
      <w:del w:id="2737" w:author="пользователь Microsoft Office" w:date="2018-05-22T17:26:00Z">
        <w:r w:rsidR="00C617FE" w:rsidRPr="005F7A4D" w:rsidDel="00904BF6">
          <w:rPr>
            <w:color w:val="000000" w:themeColor="text1"/>
            <w:szCs w:val="28"/>
          </w:rPr>
          <w:delText xml:space="preserve">сгруппированными </w:delText>
        </w:r>
      </w:del>
      <w:ins w:id="2738" w:author="пользователь Microsoft Office" w:date="2018-05-22T17:26:00Z">
        <w:r w:rsidR="00904BF6" w:rsidRPr="005F7A4D">
          <w:rPr>
            <w:color w:val="000000" w:themeColor="text1"/>
            <w:szCs w:val="28"/>
          </w:rPr>
          <w:t>сгруппированны</w:t>
        </w:r>
        <w:r w:rsidR="00904BF6">
          <w:rPr>
            <w:color w:val="000000" w:themeColor="text1"/>
            <w:szCs w:val="28"/>
          </w:rPr>
          <w:t>е</w:t>
        </w:r>
        <w:r w:rsidR="00904BF6" w:rsidRPr="005F7A4D">
          <w:rPr>
            <w:color w:val="000000" w:themeColor="text1"/>
            <w:szCs w:val="28"/>
          </w:rPr>
          <w:t xml:space="preserve"> </w:t>
        </w:r>
      </w:ins>
      <w:r w:rsidR="00C617FE" w:rsidRPr="005F7A4D">
        <w:rPr>
          <w:color w:val="000000" w:themeColor="text1"/>
          <w:szCs w:val="28"/>
        </w:rPr>
        <w:t xml:space="preserve">по методам, а также файлы с сопоставлением файлов с байт-кодом файлам с исходным кодом на </w:t>
      </w:r>
      <w:proofErr w:type="spellStart"/>
      <w:r w:rsidR="00C617FE" w:rsidRPr="005F7A4D">
        <w:rPr>
          <w:color w:val="000000" w:themeColor="text1"/>
          <w:szCs w:val="28"/>
          <w:lang w:val="en-GB"/>
        </w:rPr>
        <w:t>Kotlin</w:t>
      </w:r>
      <w:proofErr w:type="spellEnd"/>
      <w:r w:rsidR="00C617FE" w:rsidRPr="005F7A4D">
        <w:rPr>
          <w:color w:val="000000" w:themeColor="text1"/>
          <w:szCs w:val="28"/>
        </w:rPr>
        <w:t>.</w:t>
      </w:r>
      <w:bookmarkEnd w:id="2731"/>
      <w:bookmarkEnd w:id="2732"/>
      <w:bookmarkEnd w:id="2733"/>
      <w:bookmarkEnd w:id="2735"/>
    </w:p>
    <w:p w14:paraId="2AEADCE8" w14:textId="77777777" w:rsidR="000453D5" w:rsidRDefault="000453D5">
      <w:pPr>
        <w:rPr>
          <w:ins w:id="2739" w:author="пользователь Microsoft Office" w:date="2018-05-22T17:25:00Z"/>
          <w:rFonts w:ascii="Times New Roman" w:eastAsia="Times New Roman" w:hAnsi="Times New Roman" w:cs="Times New Roman"/>
          <w:b/>
          <w:bCs/>
          <w:caps/>
          <w:color w:val="000000" w:themeColor="text1"/>
          <w:sz w:val="28"/>
          <w:szCs w:val="20"/>
          <w:lang w:eastAsia="ru-RU"/>
        </w:rPr>
      </w:pPr>
      <w:ins w:id="2740" w:author="пользователь Microsoft Office" w:date="2018-05-22T17:25:00Z">
        <w:r>
          <w:rPr>
            <w:b/>
            <w:bCs/>
            <w:caps/>
            <w:color w:val="000000" w:themeColor="text1"/>
          </w:rPr>
          <w:br w:type="page"/>
        </w:r>
      </w:ins>
    </w:p>
    <w:p w14:paraId="5E050A0D" w14:textId="30398D34" w:rsidR="00F151AB" w:rsidRPr="00F151AB" w:rsidRDefault="001F6FAC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  <w:rPrChange w:id="2741" w:author="пользователь Microsoft Office" w:date="2018-05-22T15:17:00Z">
            <w:rPr>
              <w:color w:val="000000" w:themeColor="text1"/>
              <w:szCs w:val="28"/>
            </w:rPr>
          </w:rPrChange>
        </w:rPr>
        <w:pPrChange w:id="2742" w:author="пользователь Microsoft Office" w:date="2018-05-22T15:17:00Z">
          <w:pPr>
            <w:pStyle w:val="a3"/>
            <w:tabs>
              <w:tab w:val="left" w:pos="709"/>
              <w:tab w:val="center" w:pos="4677"/>
            </w:tabs>
            <w:spacing w:after="120" w:line="360" w:lineRule="auto"/>
            <w:outlineLvl w:val="0"/>
          </w:pPr>
        </w:pPrChange>
      </w:pPr>
      <w:bookmarkStart w:id="2743" w:name="_Toc514773999"/>
      <w:ins w:id="2744" w:author="пользователь Microsoft Office" w:date="2018-05-22T15:17:00Z">
        <w:r>
          <w:rPr>
            <w:b/>
            <w:bCs/>
            <w:caps/>
            <w:color w:val="000000" w:themeColor="text1"/>
          </w:rPr>
          <w:lastRenderedPageBreak/>
          <w:t>5</w:t>
        </w:r>
        <w:r w:rsidR="00F151AB" w:rsidRPr="005F7A4D">
          <w:rPr>
            <w:b/>
            <w:bCs/>
            <w:caps/>
            <w:color w:val="000000" w:themeColor="text1"/>
          </w:rPr>
          <w:t>.</w:t>
        </w:r>
      </w:ins>
      <w:ins w:id="2745" w:author="пользователь Microsoft Office" w:date="2018-05-22T16:14:00Z">
        <w:r w:rsidR="00872FEE">
          <w:rPr>
            <w:b/>
            <w:bCs/>
            <w:caps/>
            <w:color w:val="000000" w:themeColor="text1"/>
          </w:rPr>
          <w:t>5</w:t>
        </w:r>
      </w:ins>
      <w:ins w:id="2746" w:author="пользователь Microsoft Office" w:date="2018-05-22T15:17:00Z">
        <w:r w:rsidR="00F151AB" w:rsidRPr="005F7A4D">
          <w:rPr>
            <w:b/>
            <w:bCs/>
            <w:caps/>
            <w:color w:val="000000" w:themeColor="text1"/>
          </w:rPr>
          <w:t xml:space="preserve"> </w:t>
        </w:r>
        <w:r w:rsidR="00F151AB">
          <w:rPr>
            <w:b/>
            <w:bCs/>
            <w:color w:val="000000" w:themeColor="text1"/>
          </w:rPr>
          <w:t>Факторизация деревьев разбора</w:t>
        </w:r>
      </w:ins>
      <w:ins w:id="2747" w:author="пользователь Microsoft Office" w:date="2018-05-22T15:18:00Z">
        <w:r w:rsidR="00F151AB">
          <w:rPr>
            <w:b/>
            <w:bCs/>
            <w:color w:val="000000" w:themeColor="text1"/>
          </w:rPr>
          <w:t xml:space="preserve"> и байт-кода</w:t>
        </w:r>
      </w:ins>
      <w:bookmarkEnd w:id="2743"/>
    </w:p>
    <w:p w14:paraId="787BADAF" w14:textId="018CA4C1" w:rsidR="00960EE2" w:rsidRPr="005F7A4D" w:rsidDel="00F151AB" w:rsidRDefault="00A309AC" w:rsidP="00D40CDD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del w:id="2748" w:author="пользователь Microsoft Office" w:date="2018-05-22T15:17:00Z"/>
          <w:b/>
          <w:bCs/>
          <w:color w:val="000000" w:themeColor="text1"/>
        </w:rPr>
      </w:pPr>
      <w:del w:id="2749" w:author="пользователь Microsoft Office" w:date="2018-05-22T15:17:00Z">
        <w:r w:rsidRPr="005F7A4D" w:rsidDel="00F151AB">
          <w:rPr>
            <w:b/>
            <w:bCs/>
            <w:caps/>
            <w:color w:val="000000" w:themeColor="text1"/>
          </w:rPr>
          <w:delText>4</w:delText>
        </w:r>
        <w:r w:rsidR="00960EE2" w:rsidRPr="005F7A4D" w:rsidDel="00F151AB">
          <w:rPr>
            <w:b/>
            <w:bCs/>
            <w:caps/>
            <w:color w:val="000000" w:themeColor="text1"/>
          </w:rPr>
          <w:delText xml:space="preserve">.4 </w:delText>
        </w:r>
        <w:r w:rsidR="00960EE2" w:rsidRPr="005F7A4D" w:rsidDel="00F151AB">
          <w:rPr>
            <w:b/>
            <w:bCs/>
            <w:color w:val="000000" w:themeColor="text1"/>
          </w:rPr>
          <w:delText>Факторизация деревьев разбора и байт-кода</w:delText>
        </w:r>
      </w:del>
    </w:p>
    <w:p w14:paraId="5C44303F" w14:textId="6BF58E26" w:rsidR="00521275" w:rsidRPr="005F7A4D" w:rsidDel="00F151AB" w:rsidRDefault="00960EE2" w:rsidP="00C353A9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del w:id="2750" w:author="пользователь Microsoft Office" w:date="2018-05-22T15:17:00Z"/>
          <w:color w:val="000000" w:themeColor="text1"/>
          <w:szCs w:val="28"/>
        </w:rPr>
      </w:pPr>
      <w:del w:id="2751" w:author="пользователь Microsoft Office" w:date="2018-05-22T15:17:00Z">
        <w:r w:rsidRPr="005F7A4D" w:rsidDel="00F151AB">
          <w:rPr>
            <w:color w:val="000000" w:themeColor="text1"/>
            <w:szCs w:val="28"/>
          </w:rPr>
          <w:tab/>
        </w:r>
        <w:bookmarkStart w:id="2752" w:name="_Toc513031144"/>
        <w:bookmarkStart w:id="2753" w:name="_Toc513729797"/>
        <w:bookmarkStart w:id="2754" w:name="_Toc514515740"/>
        <w:r w:rsidRPr="005F7A4D" w:rsidDel="00F151AB">
          <w:rPr>
            <w:color w:val="000000" w:themeColor="text1"/>
            <w:szCs w:val="28"/>
          </w:rPr>
          <w:delText xml:space="preserve">Для </w:delText>
        </w:r>
        <w:r w:rsidR="00DF431C" w:rsidRPr="005F7A4D" w:rsidDel="00F151AB">
          <w:rPr>
            <w:color w:val="000000" w:themeColor="text1"/>
            <w:szCs w:val="28"/>
          </w:rPr>
          <w:delText xml:space="preserve">осуществления факторизации деревьев разбора </w:delText>
        </w:r>
        <w:r w:rsidR="00DF431C" w:rsidRPr="005F7A4D" w:rsidDel="00F151AB">
          <w:rPr>
            <w:color w:val="000000" w:themeColor="text1"/>
            <w:szCs w:val="28"/>
            <w:lang w:val="en-GB"/>
          </w:rPr>
          <w:delText>PSI</w:delText>
        </w:r>
        <w:r w:rsidR="00DF431C" w:rsidRPr="005F7A4D" w:rsidDel="00F151AB">
          <w:rPr>
            <w:color w:val="000000" w:themeColor="text1"/>
            <w:szCs w:val="28"/>
          </w:rPr>
          <w:delText xml:space="preserve"> и </w:delText>
        </w:r>
        <w:r w:rsidR="00DF431C" w:rsidRPr="005F7A4D" w:rsidDel="00F151AB">
          <w:rPr>
            <w:color w:val="000000" w:themeColor="text1"/>
            <w:szCs w:val="28"/>
            <w:lang w:val="en-GB"/>
          </w:rPr>
          <w:delText>JVM</w:delText>
        </w:r>
        <w:r w:rsidR="00DF431C" w:rsidRPr="005F7A4D" w:rsidDel="00F151AB">
          <w:rPr>
            <w:color w:val="000000" w:themeColor="text1"/>
            <w:szCs w:val="28"/>
          </w:rPr>
          <w:delText xml:space="preserve"> байт-кода был </w:delText>
        </w:r>
        <w:r w:rsidR="001F09FF" w:rsidRPr="005F7A4D" w:rsidDel="00F151AB">
          <w:rPr>
            <w:color w:val="000000" w:themeColor="text1"/>
            <w:szCs w:val="28"/>
          </w:rPr>
          <w:delText>разработан</w:delText>
        </w:r>
        <w:r w:rsidR="00DF431C" w:rsidRPr="005F7A4D" w:rsidDel="00F151AB">
          <w:rPr>
            <w:color w:val="000000" w:themeColor="text1"/>
            <w:szCs w:val="28"/>
          </w:rPr>
          <w:delText xml:space="preserve"> инструмент</w:delText>
        </w:r>
        <w:r w:rsidR="001D32F8" w:rsidRPr="005F7A4D" w:rsidDel="00F151AB">
          <w:rPr>
            <w:rStyle w:val="af2"/>
            <w:color w:val="000000" w:themeColor="text1"/>
            <w:szCs w:val="28"/>
          </w:rPr>
          <w:footnoteReference w:id="18"/>
        </w:r>
        <w:r w:rsidR="00DF431C" w:rsidRPr="005F7A4D" w:rsidDel="00F151AB">
          <w:rPr>
            <w:color w:val="000000" w:themeColor="text1"/>
            <w:szCs w:val="28"/>
          </w:rPr>
          <w:delText xml:space="preserve">, который в зависимости об объекта факторизации (дерево разбора или байт-код) осуществляет извлечение </w:delText>
        </w:r>
        <w:r w:rsidR="00DF431C" w:rsidRPr="005F7A4D" w:rsidDel="00F151AB">
          <w:rPr>
            <w:color w:val="000000" w:themeColor="text1"/>
            <w:szCs w:val="28"/>
            <w:lang w:val="en-GB"/>
          </w:rPr>
          <w:delText>n</w:delText>
        </w:r>
        <w:r w:rsidR="00DF431C" w:rsidRPr="005F7A4D" w:rsidDel="00F151AB">
          <w:rPr>
            <w:color w:val="000000" w:themeColor="text1"/>
            <w:szCs w:val="28"/>
          </w:rPr>
          <w:delText>-грамм соответствующим образом.</w:delText>
        </w:r>
        <w:bookmarkEnd w:id="2752"/>
        <w:bookmarkEnd w:id="2753"/>
        <w:bookmarkEnd w:id="2754"/>
        <w:r w:rsidR="00521275" w:rsidRPr="005F7A4D" w:rsidDel="00F151AB">
          <w:rPr>
            <w:color w:val="000000" w:themeColor="text1"/>
            <w:szCs w:val="28"/>
          </w:rPr>
          <w:delText xml:space="preserve"> </w:delText>
        </w:r>
      </w:del>
    </w:p>
    <w:p w14:paraId="29A57F80" w14:textId="230A8906" w:rsidR="006629CF" w:rsidRPr="005F7A4D" w:rsidDel="00F151AB" w:rsidRDefault="00521275" w:rsidP="00C353A9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del w:id="2757" w:author="пользователь Microsoft Office" w:date="2018-05-22T15:17:00Z"/>
          <w:color w:val="000000" w:themeColor="text1"/>
          <w:szCs w:val="28"/>
        </w:rPr>
      </w:pPr>
      <w:del w:id="2758" w:author="пользователь Microsoft Office" w:date="2018-05-22T15:17:00Z">
        <w:r w:rsidRPr="005F7A4D" w:rsidDel="00F151AB">
          <w:rPr>
            <w:color w:val="000000" w:themeColor="text1"/>
            <w:szCs w:val="28"/>
          </w:rPr>
          <w:tab/>
        </w:r>
        <w:bookmarkStart w:id="2759" w:name="_Toc513031145"/>
        <w:bookmarkStart w:id="2760" w:name="_Toc513729798"/>
        <w:bookmarkStart w:id="2761" w:name="_Toc514515741"/>
        <w:r w:rsidRPr="005F7A4D" w:rsidDel="00F151AB">
          <w:rPr>
            <w:color w:val="000000" w:themeColor="text1"/>
            <w:szCs w:val="28"/>
          </w:rPr>
          <w:delText xml:space="preserve">По окончании работы инструмент записывает файл </w:delText>
        </w:r>
        <w:r w:rsidR="00755389" w:rsidRPr="005F7A4D" w:rsidDel="00F151AB">
          <w:rPr>
            <w:color w:val="000000" w:themeColor="text1"/>
            <w:szCs w:val="28"/>
          </w:rPr>
          <w:delText xml:space="preserve">в формате </w:delText>
        </w:r>
        <w:r w:rsidR="00755389" w:rsidRPr="005F7A4D" w:rsidDel="00F151AB">
          <w:rPr>
            <w:color w:val="000000" w:themeColor="text1"/>
            <w:szCs w:val="28"/>
            <w:lang w:val="en-GB"/>
          </w:rPr>
          <w:delText>json</w:delText>
        </w:r>
        <w:r w:rsidR="00755389" w:rsidRPr="005F7A4D" w:rsidDel="00F151AB">
          <w:rPr>
            <w:color w:val="000000" w:themeColor="text1"/>
            <w:szCs w:val="28"/>
          </w:rPr>
          <w:delText xml:space="preserve">, в котором сопоставлены идентификаторы </w:delText>
        </w:r>
        <w:r w:rsidR="00755389" w:rsidRPr="005F7A4D" w:rsidDel="00F151AB">
          <w:rPr>
            <w:color w:val="000000" w:themeColor="text1"/>
            <w:szCs w:val="28"/>
            <w:lang w:val="en-GB"/>
          </w:rPr>
          <w:delText>n</w:delText>
        </w:r>
        <w:r w:rsidR="00755389" w:rsidRPr="005F7A4D" w:rsidDel="00F151AB">
          <w:rPr>
            <w:color w:val="000000" w:themeColor="text1"/>
            <w:szCs w:val="28"/>
          </w:rPr>
          <w:delText>-</w:delText>
        </w:r>
        <w:r w:rsidR="00084B4E" w:rsidRPr="005F7A4D" w:rsidDel="00F151AB">
          <w:rPr>
            <w:color w:val="000000" w:themeColor="text1"/>
            <w:szCs w:val="28"/>
          </w:rPr>
          <w:delText>грамм их количеству</w:delText>
        </w:r>
        <w:r w:rsidR="00755389" w:rsidRPr="005F7A4D" w:rsidDel="00F151AB">
          <w:rPr>
            <w:color w:val="000000" w:themeColor="text1"/>
            <w:szCs w:val="28"/>
          </w:rPr>
          <w:delText xml:space="preserve"> встречаемости.</w:delText>
        </w:r>
        <w:bookmarkEnd w:id="2759"/>
        <w:bookmarkEnd w:id="2760"/>
        <w:bookmarkEnd w:id="2761"/>
      </w:del>
    </w:p>
    <w:p w14:paraId="572256FD" w14:textId="2708303A" w:rsidR="006629CF" w:rsidRPr="005F7A4D" w:rsidDel="00F151AB" w:rsidRDefault="00A309AC" w:rsidP="00C353A9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del w:id="2762" w:author="пользователь Microsoft Office" w:date="2018-05-22T15:17:00Z"/>
          <w:b/>
          <w:bCs/>
          <w:color w:val="000000" w:themeColor="text1"/>
        </w:rPr>
      </w:pPr>
      <w:del w:id="2763" w:author="пользователь Microsoft Office" w:date="2018-05-22T15:17:00Z">
        <w:r w:rsidRPr="005F7A4D" w:rsidDel="00F151AB">
          <w:rPr>
            <w:b/>
            <w:bCs/>
            <w:caps/>
            <w:color w:val="000000" w:themeColor="text1"/>
          </w:rPr>
          <w:delText>4</w:delText>
        </w:r>
        <w:r w:rsidR="006629CF" w:rsidRPr="005F7A4D" w:rsidDel="00F151AB">
          <w:rPr>
            <w:b/>
            <w:bCs/>
            <w:caps/>
            <w:color w:val="000000" w:themeColor="text1"/>
          </w:rPr>
          <w:delText xml:space="preserve">.4.1 </w:delText>
        </w:r>
        <w:r w:rsidR="006629CF" w:rsidRPr="005F7A4D" w:rsidDel="00F151AB">
          <w:rPr>
            <w:b/>
            <w:bCs/>
            <w:color w:val="000000" w:themeColor="text1"/>
          </w:rPr>
          <w:delText>Факторизация дерева разбора PSI</w:delText>
        </w:r>
      </w:del>
    </w:p>
    <w:p w14:paraId="6BE8F13D" w14:textId="50B3E6FC" w:rsidR="00524983" w:rsidRPr="005F7A4D" w:rsidDel="00F151AB" w:rsidRDefault="006C20F0" w:rsidP="00C353A9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del w:id="2764" w:author="пользователь Microsoft Office" w:date="2018-05-22T15:17:00Z"/>
          <w:color w:val="000000" w:themeColor="text1"/>
          <w:szCs w:val="28"/>
        </w:rPr>
      </w:pPr>
      <w:del w:id="2765" w:author="пользователь Microsoft Office" w:date="2018-05-22T15:17:00Z">
        <w:r w:rsidRPr="005F7A4D" w:rsidDel="00F151AB">
          <w:rPr>
            <w:color w:val="000000" w:themeColor="text1"/>
            <w:szCs w:val="28"/>
          </w:rPr>
          <w:tab/>
        </w:r>
        <w:bookmarkStart w:id="2766" w:name="_Toc513031147"/>
        <w:bookmarkStart w:id="2767" w:name="_Toc513729800"/>
        <w:bookmarkStart w:id="2768" w:name="_Toc514515743"/>
        <w:r w:rsidRPr="005F7A4D" w:rsidDel="00F151AB">
          <w:rPr>
            <w:color w:val="000000" w:themeColor="text1"/>
            <w:szCs w:val="28"/>
          </w:rPr>
          <w:delText>Написанный инструмент в режиме «факторизация по дереву»</w:delText>
        </w:r>
        <w:r w:rsidR="00EA0515" w:rsidRPr="005F7A4D" w:rsidDel="00F151AB">
          <w:rPr>
            <w:color w:val="000000" w:themeColor="text1"/>
            <w:szCs w:val="28"/>
          </w:rPr>
          <w:delText xml:space="preserve"> осуществляет извлечение </w:delText>
        </w:r>
        <w:commentRangeStart w:id="2769"/>
        <w:r w:rsidR="00EA0515" w:rsidRPr="005F7A4D" w:rsidDel="00F151AB">
          <w:rPr>
            <w:color w:val="000000" w:themeColor="text1"/>
            <w:szCs w:val="28"/>
            <w:lang w:val="en-GB"/>
          </w:rPr>
          <w:delText>uni</w:delText>
        </w:r>
        <w:r w:rsidR="00EA0515" w:rsidRPr="005F7A4D" w:rsidDel="00F151AB">
          <w:rPr>
            <w:color w:val="000000" w:themeColor="text1"/>
            <w:szCs w:val="28"/>
          </w:rPr>
          <w:delText xml:space="preserve">-грамм, </w:delText>
        </w:r>
        <w:r w:rsidR="00EA0515" w:rsidRPr="005F7A4D" w:rsidDel="00F151AB">
          <w:rPr>
            <w:color w:val="000000" w:themeColor="text1"/>
            <w:szCs w:val="28"/>
            <w:lang w:val="en-GB"/>
          </w:rPr>
          <w:delText>bi</w:delText>
        </w:r>
        <w:r w:rsidR="00EA0515" w:rsidRPr="005F7A4D" w:rsidDel="00F151AB">
          <w:rPr>
            <w:color w:val="000000" w:themeColor="text1"/>
            <w:szCs w:val="28"/>
          </w:rPr>
          <w:delText>-грамм и 3-грамм</w:delText>
        </w:r>
        <w:commentRangeEnd w:id="2769"/>
        <w:r w:rsidR="00B16183" w:rsidDel="00F151AB">
          <w:rPr>
            <w:rStyle w:val="af3"/>
            <w:rFonts w:asciiTheme="minorHAnsi" w:eastAsiaTheme="minorHAnsi" w:hAnsiTheme="minorHAnsi" w:cstheme="minorBidi"/>
            <w:lang w:eastAsia="en-US"/>
          </w:rPr>
          <w:commentReference w:id="2769"/>
        </w:r>
        <w:r w:rsidR="00EA0515" w:rsidRPr="005F7A4D" w:rsidDel="00F151AB">
          <w:rPr>
            <w:color w:val="000000" w:themeColor="text1"/>
            <w:szCs w:val="28"/>
          </w:rPr>
          <w:delText xml:space="preserve"> в соответствии с зад</w:delText>
        </w:r>
        <w:r w:rsidR="00625353" w:rsidRPr="005F7A4D" w:rsidDel="00F151AB">
          <w:rPr>
            <w:color w:val="000000" w:themeColor="text1"/>
            <w:szCs w:val="28"/>
          </w:rPr>
          <w:delText>анным плавающим окном. Плавающее</w:delText>
        </w:r>
        <w:r w:rsidR="00EA0515" w:rsidRPr="005F7A4D" w:rsidDel="00F151AB">
          <w:rPr>
            <w:color w:val="000000" w:themeColor="text1"/>
            <w:szCs w:val="28"/>
          </w:rPr>
          <w:delText xml:space="preserve"> окно является максимально допустимым расстоянием (</w:delText>
        </w:r>
        <w:r w:rsidR="003709FE" w:rsidRPr="005F7A4D" w:rsidDel="00F151AB">
          <w:rPr>
            <w:color w:val="000000" w:themeColor="text1"/>
            <w:szCs w:val="28"/>
          </w:rPr>
          <w:delText>т. е. количество</w:delText>
        </w:r>
        <w:r w:rsidR="002F771B" w:rsidRPr="005F7A4D" w:rsidDel="00F151AB">
          <w:rPr>
            <w:color w:val="000000" w:themeColor="text1"/>
            <w:szCs w:val="28"/>
          </w:rPr>
          <w:delText>м</w:delText>
        </w:r>
        <w:r w:rsidR="003709FE" w:rsidRPr="005F7A4D" w:rsidDel="00F151AB">
          <w:rPr>
            <w:color w:val="000000" w:themeColor="text1"/>
            <w:szCs w:val="28"/>
          </w:rPr>
          <w:delText xml:space="preserve"> других узлов</w:delText>
        </w:r>
        <w:r w:rsidR="00EA0515" w:rsidRPr="005F7A4D" w:rsidDel="00F151AB">
          <w:rPr>
            <w:color w:val="000000" w:themeColor="text1"/>
            <w:szCs w:val="28"/>
          </w:rPr>
          <w:delText xml:space="preserve">) между двумя соседними узлами в составляемой </w:delText>
        </w:r>
        <w:r w:rsidR="00EA0515" w:rsidRPr="005F7A4D" w:rsidDel="00F151AB">
          <w:rPr>
            <w:color w:val="000000" w:themeColor="text1"/>
            <w:szCs w:val="28"/>
            <w:lang w:val="en-GB"/>
          </w:rPr>
          <w:delText>n</w:delText>
        </w:r>
        <w:r w:rsidR="00EA0515" w:rsidRPr="005F7A4D" w:rsidDel="00F151AB">
          <w:rPr>
            <w:color w:val="000000" w:themeColor="text1"/>
            <w:szCs w:val="28"/>
          </w:rPr>
          <w:delText>-грамме.</w:delText>
        </w:r>
        <w:bookmarkEnd w:id="2766"/>
        <w:bookmarkEnd w:id="2767"/>
        <w:bookmarkEnd w:id="2768"/>
      </w:del>
    </w:p>
    <w:p w14:paraId="68045B80" w14:textId="21C6B9F7" w:rsidR="0099629D" w:rsidRPr="005F7A4D" w:rsidDel="00F151AB" w:rsidRDefault="00A46C41" w:rsidP="00C353A9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del w:id="2770" w:author="пользователь Microsoft Office" w:date="2018-05-22T15:17:00Z"/>
          <w:color w:val="000000" w:themeColor="text1"/>
          <w:szCs w:val="28"/>
        </w:rPr>
      </w:pPr>
      <w:del w:id="2771" w:author="пользователь Microsoft Office" w:date="2018-05-22T15:17:00Z">
        <w:r w:rsidRPr="005F7A4D" w:rsidDel="00F151AB">
          <w:rPr>
            <w:color w:val="000000" w:themeColor="text1"/>
            <w:szCs w:val="28"/>
          </w:rPr>
          <w:tab/>
        </w:r>
        <w:bookmarkStart w:id="2772" w:name="_Toc513031148"/>
        <w:bookmarkStart w:id="2773" w:name="_Toc513729801"/>
        <w:bookmarkStart w:id="2774" w:name="_Toc514515744"/>
        <w:r w:rsidR="003E0257" w:rsidRPr="005F7A4D" w:rsidDel="00F151AB">
          <w:rPr>
            <w:color w:val="000000" w:themeColor="text1"/>
            <w:szCs w:val="28"/>
          </w:rPr>
          <w:delText>Принцип работы следующий. Н</w:delText>
        </w:r>
        <w:r w:rsidR="00524983" w:rsidRPr="005F7A4D" w:rsidDel="00F151AB">
          <w:rPr>
            <w:color w:val="000000" w:themeColor="text1"/>
            <w:szCs w:val="28"/>
          </w:rPr>
          <w:delText>а протяжении всего обхода дерева алгоритм помнит историю обхода и при достижении очередного узла использует её для составления уникальных</w:delText>
        </w:r>
        <w:r w:rsidR="00915189" w:rsidRPr="005F7A4D" w:rsidDel="00F151AB">
          <w:rPr>
            <w:color w:val="000000" w:themeColor="text1"/>
            <w:szCs w:val="28"/>
          </w:rPr>
          <w:delText xml:space="preserve"> путей от этого узла и дальше со следующим </w:delText>
        </w:r>
        <w:r w:rsidR="00524983" w:rsidRPr="005F7A4D" w:rsidDel="00F151AB">
          <w:rPr>
            <w:color w:val="000000" w:themeColor="text1"/>
            <w:szCs w:val="28"/>
          </w:rPr>
          <w:delText>свойством: если в таких путях зафиксировать первый и последний элементы, а варьировать лишь промежуточный, то бу</w:delText>
        </w:r>
        <w:r w:rsidR="00772148" w:rsidRPr="005F7A4D" w:rsidDel="00F151AB">
          <w:rPr>
            <w:color w:val="000000" w:themeColor="text1"/>
            <w:szCs w:val="28"/>
          </w:rPr>
          <w:delText>дут получаться уникальные n-грамм</w:delText>
        </w:r>
        <w:r w:rsidR="00524983" w:rsidRPr="005F7A4D" w:rsidDel="00F151AB">
          <w:rPr>
            <w:color w:val="000000" w:themeColor="text1"/>
            <w:szCs w:val="28"/>
          </w:rPr>
          <w:delText xml:space="preserve">ы. В путях все узлы </w:delText>
        </w:r>
        <w:r w:rsidR="00084F13" w:rsidRPr="005F7A4D" w:rsidDel="00F151AB">
          <w:rPr>
            <w:color w:val="000000" w:themeColor="text1"/>
            <w:szCs w:val="28"/>
          </w:rPr>
          <w:delText xml:space="preserve">получаются уникальными </w:delText>
        </w:r>
        <w:r w:rsidR="008139DD" w:rsidRPr="005F7A4D" w:rsidDel="00F151AB">
          <w:rPr>
            <w:color w:val="000000" w:themeColor="text1"/>
            <w:szCs w:val="28"/>
          </w:rPr>
          <w:delText>(нельзя составить n-грамму</w:delText>
        </w:r>
        <w:r w:rsidR="00524983" w:rsidRPr="005F7A4D" w:rsidDel="00F151AB">
          <w:rPr>
            <w:color w:val="000000" w:themeColor="text1"/>
            <w:szCs w:val="28"/>
          </w:rPr>
          <w:delText>, в которой один и тот же узел фигурирует более одного раза).</w:delText>
        </w:r>
        <w:bookmarkEnd w:id="2772"/>
        <w:bookmarkEnd w:id="2773"/>
        <w:bookmarkEnd w:id="2774"/>
      </w:del>
    </w:p>
    <w:p w14:paraId="1951C1D5" w14:textId="3351C215" w:rsidR="00884621" w:rsidRPr="005F7A4D" w:rsidDel="00F151AB" w:rsidRDefault="0099629D" w:rsidP="00C353A9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del w:id="2775" w:author="пользователь Microsoft Office" w:date="2018-05-22T15:17:00Z"/>
          <w:color w:val="000000" w:themeColor="text1"/>
          <w:szCs w:val="28"/>
        </w:rPr>
      </w:pPr>
      <w:del w:id="2776" w:author="пользователь Microsoft Office" w:date="2018-05-22T15:17:00Z">
        <w:r w:rsidRPr="005F7A4D" w:rsidDel="00F151AB">
          <w:rPr>
            <w:color w:val="000000" w:themeColor="text1"/>
            <w:szCs w:val="28"/>
          </w:rPr>
          <w:tab/>
        </w:r>
        <w:bookmarkStart w:id="2777" w:name="_Toc513031149"/>
        <w:bookmarkStart w:id="2778" w:name="_Toc513729802"/>
        <w:bookmarkStart w:id="2779" w:name="_Toc514515745"/>
        <w:r w:rsidRPr="005F7A4D" w:rsidDel="00F151AB">
          <w:rPr>
            <w:color w:val="000000" w:themeColor="text1"/>
            <w:szCs w:val="28"/>
          </w:rPr>
          <w:delText>Процесс фактори</w:delText>
        </w:r>
        <w:r w:rsidR="00A309AC" w:rsidRPr="005F7A4D" w:rsidDel="00F151AB">
          <w:rPr>
            <w:color w:val="000000" w:themeColor="text1"/>
            <w:szCs w:val="28"/>
          </w:rPr>
          <w:delText>зации проиллюстрирован на рис. 4</w:delText>
        </w:r>
        <w:r w:rsidRPr="005F7A4D" w:rsidDel="00F151AB">
          <w:rPr>
            <w:color w:val="000000" w:themeColor="text1"/>
            <w:szCs w:val="28"/>
          </w:rPr>
          <w:delText>.4.1.1.</w:delText>
        </w:r>
        <w:bookmarkEnd w:id="2777"/>
        <w:bookmarkEnd w:id="2778"/>
        <w:bookmarkEnd w:id="2779"/>
      </w:del>
    </w:p>
    <w:p w14:paraId="2AFFB423" w14:textId="49CDE8BA" w:rsidR="006355F3" w:rsidRPr="005F7A4D" w:rsidDel="00F151AB" w:rsidRDefault="00884621" w:rsidP="00C353A9">
      <w:pPr>
        <w:pStyle w:val="a3"/>
        <w:tabs>
          <w:tab w:val="left" w:pos="709"/>
          <w:tab w:val="center" w:pos="4677"/>
        </w:tabs>
        <w:spacing w:after="120" w:line="360" w:lineRule="auto"/>
        <w:jc w:val="center"/>
        <w:outlineLvl w:val="0"/>
        <w:rPr>
          <w:del w:id="2780" w:author="пользователь Microsoft Office" w:date="2018-05-22T15:17:00Z"/>
          <w:color w:val="000000" w:themeColor="text1"/>
          <w:szCs w:val="28"/>
        </w:rPr>
      </w:pPr>
      <w:bookmarkStart w:id="2781" w:name="_Toc513031150"/>
      <w:bookmarkStart w:id="2782" w:name="_Toc513729803"/>
      <w:bookmarkStart w:id="2783" w:name="_Toc514515746"/>
      <w:del w:id="2784" w:author="пользователь Microsoft Office" w:date="2018-05-22T15:17:00Z">
        <w:r w:rsidRPr="005F7A4D" w:rsidDel="00F151AB">
          <w:rPr>
            <w:noProof/>
            <w:color w:val="000000" w:themeColor="text1"/>
            <w:szCs w:val="28"/>
            <w:rPrChange w:id="2785" w:author="Unknown">
              <w:rPr>
                <w:noProof/>
              </w:rPr>
            </w:rPrChange>
          </w:rPr>
          <w:drawing>
            <wp:inline distT="0" distB="0" distL="0" distR="0" wp14:anchorId="52300D89" wp14:editId="7829BF09">
              <wp:extent cx="5897727" cy="3286348"/>
              <wp:effectExtent l="0" t="0" r="0" b="0"/>
              <wp:docPr id="1" name="Picture 1" descr="../images/psi_factorization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../images/psi_factorization.png"/>
                      <pic:cNvPicPr>
                        <a:picLocks noChangeAspect="1" noChangeArrowheads="1"/>
                      </pic:cNvPicPr>
                    </pic:nvPicPr>
                    <pic:blipFill>
                      <a:blip r:embed="rId1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17504" cy="329736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bookmarkEnd w:id="2781"/>
        <w:bookmarkEnd w:id="2782"/>
        <w:bookmarkEnd w:id="2783"/>
      </w:del>
    </w:p>
    <w:p w14:paraId="6B30A1EE" w14:textId="5AF8B714" w:rsidR="004A63D7" w:rsidRPr="005F7A4D" w:rsidDel="00F151AB" w:rsidRDefault="006355F3" w:rsidP="00C353A9">
      <w:pPr>
        <w:pStyle w:val="a3"/>
        <w:tabs>
          <w:tab w:val="left" w:pos="709"/>
          <w:tab w:val="center" w:pos="4677"/>
        </w:tabs>
        <w:spacing w:after="120" w:line="360" w:lineRule="auto"/>
        <w:jc w:val="center"/>
        <w:outlineLvl w:val="0"/>
        <w:rPr>
          <w:del w:id="2786" w:author="пользователь Microsoft Office" w:date="2018-05-22T15:17:00Z"/>
          <w:color w:val="000000" w:themeColor="text1"/>
          <w:szCs w:val="28"/>
        </w:rPr>
      </w:pPr>
      <w:bookmarkStart w:id="2787" w:name="_Toc513031151"/>
      <w:bookmarkStart w:id="2788" w:name="_Toc513729804"/>
      <w:bookmarkStart w:id="2789" w:name="_Toc514515747"/>
      <w:commentRangeStart w:id="2790"/>
      <w:del w:id="2791" w:author="пользователь Microsoft Office" w:date="2018-05-22T15:17:00Z">
        <w:r w:rsidRPr="005F7A4D" w:rsidDel="00F151AB">
          <w:rPr>
            <w:color w:val="000000" w:themeColor="text1"/>
            <w:szCs w:val="28"/>
          </w:rPr>
          <w:delText xml:space="preserve">Рисунок </w:delText>
        </w:r>
        <w:r w:rsidR="00A309AC" w:rsidRPr="005F7A4D" w:rsidDel="00F151AB">
          <w:rPr>
            <w:color w:val="000000" w:themeColor="text1"/>
            <w:szCs w:val="28"/>
          </w:rPr>
          <w:delText>4</w:delText>
        </w:r>
        <w:r w:rsidR="007C068D" w:rsidRPr="005F7A4D" w:rsidDel="00F151AB">
          <w:rPr>
            <w:color w:val="000000" w:themeColor="text1"/>
            <w:szCs w:val="28"/>
          </w:rPr>
          <w:delText>.4.1.1</w:delText>
        </w:r>
      </w:del>
      <w:ins w:id="2792" w:author="Microsoft Office User" w:date="2018-05-21T23:35:00Z">
        <w:del w:id="2793" w:author="пользователь Microsoft Office" w:date="2018-05-22T15:17:00Z">
          <w:r w:rsidR="00714B26" w:rsidDel="00F151AB">
            <w:rPr>
              <w:color w:val="000000" w:themeColor="text1"/>
              <w:szCs w:val="28"/>
            </w:rPr>
            <w:delText>.</w:delText>
          </w:r>
        </w:del>
      </w:ins>
      <w:del w:id="2794" w:author="пользователь Microsoft Office" w:date="2018-05-22T15:17:00Z">
        <w:r w:rsidR="007C068D" w:rsidRPr="005F7A4D" w:rsidDel="00F151AB">
          <w:rPr>
            <w:color w:val="000000" w:themeColor="text1"/>
            <w:szCs w:val="28"/>
          </w:rPr>
          <w:delText xml:space="preserve"> </w:delText>
        </w:r>
        <w:r w:rsidRPr="005F7A4D" w:rsidDel="00F151AB">
          <w:rPr>
            <w:color w:val="000000" w:themeColor="text1"/>
            <w:szCs w:val="28"/>
          </w:rPr>
          <w:delText xml:space="preserve">— </w:delText>
        </w:r>
      </w:del>
      <w:ins w:id="2795" w:author="Microsoft Office User" w:date="2018-05-21T23:35:00Z">
        <w:del w:id="2796" w:author="пользователь Microsoft Office" w:date="2018-05-22T15:17:00Z">
          <w:r w:rsidR="00714B26" w:rsidDel="00F151AB">
            <w:rPr>
              <w:color w:val="000000" w:themeColor="text1"/>
              <w:szCs w:val="28"/>
            </w:rPr>
            <w:delText>Д</w:delText>
          </w:r>
        </w:del>
      </w:ins>
      <w:del w:id="2797" w:author="пользователь Microsoft Office" w:date="2018-05-22T15:17:00Z">
        <w:r w:rsidRPr="005F7A4D" w:rsidDel="00F151AB">
          <w:rPr>
            <w:color w:val="000000" w:themeColor="text1"/>
            <w:szCs w:val="28"/>
          </w:rPr>
          <w:delText xml:space="preserve">демонстрация </w:delText>
        </w:r>
        <w:r w:rsidR="00CF4ECE" w:rsidRPr="005F7A4D" w:rsidDel="00F151AB">
          <w:rPr>
            <w:color w:val="000000" w:themeColor="text1"/>
            <w:szCs w:val="28"/>
          </w:rPr>
          <w:delText>процесса факторизации дерева разбора</w:delText>
        </w:r>
        <w:r w:rsidRPr="005F7A4D" w:rsidDel="00F151AB">
          <w:rPr>
            <w:color w:val="000000" w:themeColor="text1"/>
            <w:szCs w:val="28"/>
          </w:rPr>
          <w:delText>.</w:delText>
        </w:r>
        <w:bookmarkEnd w:id="2787"/>
        <w:bookmarkEnd w:id="2788"/>
        <w:bookmarkEnd w:id="2789"/>
        <w:commentRangeEnd w:id="2790"/>
        <w:r w:rsidR="00384AA6" w:rsidDel="00F151AB">
          <w:rPr>
            <w:rStyle w:val="af3"/>
            <w:rFonts w:asciiTheme="minorHAnsi" w:eastAsiaTheme="minorHAnsi" w:hAnsiTheme="minorHAnsi" w:cstheme="minorBidi"/>
            <w:lang w:eastAsia="en-US"/>
          </w:rPr>
          <w:commentReference w:id="2790"/>
        </w:r>
      </w:del>
    </w:p>
    <w:p w14:paraId="75C0750C" w14:textId="218FD16F" w:rsidR="00216859" w:rsidRPr="005F7A4D" w:rsidDel="00F151AB" w:rsidRDefault="004A63D7" w:rsidP="00C353A9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del w:id="2798" w:author="пользователь Microsoft Office" w:date="2018-05-22T15:18:00Z"/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2799" w:name="_Toc513031152"/>
      <w:bookmarkStart w:id="2800" w:name="_Toc513729805"/>
      <w:bookmarkStart w:id="2801" w:name="_Toc514515748"/>
      <w:bookmarkStart w:id="2802" w:name="_Toc514774000"/>
      <w:r w:rsidRPr="005F7A4D">
        <w:rPr>
          <w:color w:val="000000" w:themeColor="text1"/>
          <w:szCs w:val="28"/>
        </w:rPr>
        <w:t>В результате факторизации деревьев разбора</w:t>
      </w:r>
      <w:r w:rsidR="000F2520" w:rsidRPr="005F7A4D">
        <w:rPr>
          <w:color w:val="000000" w:themeColor="text1"/>
          <w:szCs w:val="28"/>
        </w:rPr>
        <w:t xml:space="preserve"> на большом наборе данных</w:t>
      </w:r>
      <w:r w:rsidRPr="005F7A4D">
        <w:rPr>
          <w:color w:val="000000" w:themeColor="text1"/>
          <w:szCs w:val="28"/>
        </w:rPr>
        <w:t xml:space="preserve"> было извлечено </w:t>
      </w:r>
      <w:r w:rsidR="000F2520" w:rsidRPr="005F7A4D">
        <w:rPr>
          <w:color w:val="000000" w:themeColor="text1"/>
          <w:szCs w:val="28"/>
        </w:rPr>
        <w:t>11 тыс.</w:t>
      </w:r>
      <w:r w:rsidR="007B4468" w:rsidRPr="005F7A4D">
        <w:rPr>
          <w:color w:val="000000" w:themeColor="text1"/>
          <w:szCs w:val="28"/>
        </w:rPr>
        <w:t xml:space="preserve"> </w:t>
      </w:r>
      <w:r w:rsidR="007B4468" w:rsidRPr="005F7A4D">
        <w:rPr>
          <w:color w:val="000000" w:themeColor="text1"/>
          <w:szCs w:val="28"/>
          <w:lang w:val="en-GB"/>
        </w:rPr>
        <w:t>n</w:t>
      </w:r>
      <w:r w:rsidR="007B4468" w:rsidRPr="005F7A4D">
        <w:rPr>
          <w:color w:val="000000" w:themeColor="text1"/>
          <w:szCs w:val="28"/>
        </w:rPr>
        <w:t>-грамм</w:t>
      </w:r>
      <w:r w:rsidR="000F2520" w:rsidRPr="005F7A4D">
        <w:rPr>
          <w:color w:val="000000" w:themeColor="text1"/>
          <w:szCs w:val="28"/>
        </w:rPr>
        <w:t xml:space="preserve"> (и</w:t>
      </w:r>
      <w:r w:rsidR="00B52B71" w:rsidRPr="005F7A4D">
        <w:rPr>
          <w:color w:val="000000" w:themeColor="text1"/>
          <w:szCs w:val="28"/>
        </w:rPr>
        <w:t xml:space="preserve">з них </w:t>
      </w:r>
      <w:del w:id="2803" w:author="пользователь Microsoft Office" w:date="2018-05-22T15:58:00Z">
        <w:r w:rsidR="00B52B71" w:rsidRPr="005F7A4D" w:rsidDel="00B528A2">
          <w:rPr>
            <w:color w:val="000000" w:themeColor="text1"/>
            <w:szCs w:val="28"/>
            <w:lang w:val="en-GB"/>
          </w:rPr>
          <w:delText>uni</w:delText>
        </w:r>
      </w:del>
      <w:proofErr w:type="spellStart"/>
      <w:ins w:id="2804" w:author="пользователь Microsoft Office" w:date="2018-05-22T15:58:00Z">
        <w:r w:rsidR="00B528A2" w:rsidRPr="00B528A2">
          <w:rPr>
            <w:color w:val="000000" w:themeColor="text1"/>
            <w:szCs w:val="28"/>
            <w:rPrChange w:id="2805" w:author="пользователь Microsoft Office" w:date="2018-05-22T15:59:00Z">
              <w:rPr>
                <w:color w:val="000000" w:themeColor="text1"/>
                <w:szCs w:val="28"/>
                <w:lang w:val="en-GB"/>
              </w:rPr>
            </w:rPrChange>
          </w:rPr>
          <w:t>уни</w:t>
        </w:r>
      </w:ins>
      <w:del w:id="2806" w:author="пользователь Microsoft Office" w:date="2018-05-22T15:59:00Z">
        <w:r w:rsidR="00B52B71" w:rsidRPr="005F7A4D" w:rsidDel="00B528A2">
          <w:rPr>
            <w:color w:val="000000" w:themeColor="text1"/>
            <w:szCs w:val="28"/>
          </w:rPr>
          <w:delText>-</w:delText>
        </w:r>
      </w:del>
      <w:r w:rsidR="00B52B71" w:rsidRPr="005F7A4D">
        <w:rPr>
          <w:color w:val="000000" w:themeColor="text1"/>
          <w:szCs w:val="28"/>
        </w:rPr>
        <w:t>грамм</w:t>
      </w:r>
      <w:proofErr w:type="spellEnd"/>
      <w:r w:rsidR="00B52B71" w:rsidRPr="005F7A4D">
        <w:rPr>
          <w:color w:val="000000" w:themeColor="text1"/>
          <w:szCs w:val="28"/>
        </w:rPr>
        <w:t xml:space="preserve"> — 250, </w:t>
      </w:r>
      <w:ins w:id="2807" w:author="пользователь Microsoft Office" w:date="2018-05-22T15:59:00Z">
        <w:r w:rsidR="00B528A2" w:rsidRPr="00B528A2">
          <w:rPr>
            <w:color w:val="000000" w:themeColor="text1"/>
            <w:szCs w:val="28"/>
            <w:rPrChange w:id="2808" w:author="пользователь Microsoft Office" w:date="2018-05-22T15:59:00Z">
              <w:rPr>
                <w:color w:val="000000" w:themeColor="text1"/>
                <w:szCs w:val="28"/>
                <w:lang w:val="en-GB"/>
              </w:rPr>
            </w:rPrChange>
          </w:rPr>
          <w:t>би</w:t>
        </w:r>
      </w:ins>
      <w:del w:id="2809" w:author="пользователь Microsoft Office" w:date="2018-05-22T15:59:00Z">
        <w:r w:rsidR="00B52B71" w:rsidRPr="005F7A4D" w:rsidDel="00B528A2">
          <w:rPr>
            <w:color w:val="000000" w:themeColor="text1"/>
            <w:szCs w:val="28"/>
            <w:lang w:val="en-GB"/>
          </w:rPr>
          <w:delText>bi</w:delText>
        </w:r>
        <w:r w:rsidR="00B52B71" w:rsidRPr="005F7A4D" w:rsidDel="00B528A2">
          <w:rPr>
            <w:color w:val="000000" w:themeColor="text1"/>
            <w:szCs w:val="28"/>
          </w:rPr>
          <w:delText>-</w:delText>
        </w:r>
      </w:del>
      <w:r w:rsidR="00B52B71" w:rsidRPr="005F7A4D">
        <w:rPr>
          <w:color w:val="000000" w:themeColor="text1"/>
          <w:szCs w:val="28"/>
        </w:rPr>
        <w:t xml:space="preserve">грамм — 1773, </w:t>
      </w:r>
      <w:ins w:id="2810" w:author="пользователь Microsoft Office" w:date="2018-05-22T15:59:00Z">
        <w:r w:rsidR="00B528A2">
          <w:rPr>
            <w:color w:val="000000" w:themeColor="text1"/>
            <w:szCs w:val="28"/>
          </w:rPr>
          <w:t>три</w:t>
        </w:r>
      </w:ins>
      <w:del w:id="2811" w:author="пользователь Microsoft Office" w:date="2018-05-22T15:59:00Z">
        <w:r w:rsidR="00B52B71" w:rsidRPr="005F7A4D" w:rsidDel="00B528A2">
          <w:rPr>
            <w:color w:val="000000" w:themeColor="text1"/>
            <w:szCs w:val="28"/>
          </w:rPr>
          <w:delText>3-</w:delText>
        </w:r>
      </w:del>
      <w:r w:rsidR="00B52B71" w:rsidRPr="005F7A4D">
        <w:rPr>
          <w:color w:val="000000" w:themeColor="text1"/>
          <w:szCs w:val="28"/>
        </w:rPr>
        <w:t>грамм — 9068</w:t>
      </w:r>
      <w:r w:rsidR="000F2520" w:rsidRPr="005F7A4D">
        <w:rPr>
          <w:color w:val="000000" w:themeColor="text1"/>
          <w:szCs w:val="28"/>
        </w:rPr>
        <w:t xml:space="preserve">), на малом наборе данных было извлечено 5 тыс. </w:t>
      </w:r>
      <w:r w:rsidR="000F2520" w:rsidRPr="005F7A4D">
        <w:rPr>
          <w:color w:val="000000" w:themeColor="text1"/>
          <w:szCs w:val="28"/>
          <w:lang w:val="en-GB"/>
        </w:rPr>
        <w:t>n</w:t>
      </w:r>
      <w:r w:rsidR="000F2520" w:rsidRPr="005F7A4D">
        <w:rPr>
          <w:color w:val="000000" w:themeColor="text1"/>
          <w:szCs w:val="28"/>
        </w:rPr>
        <w:t>-</w:t>
      </w:r>
      <w:r w:rsidR="000F2520" w:rsidRPr="005F7A4D">
        <w:rPr>
          <w:color w:val="000000" w:themeColor="text1"/>
          <w:szCs w:val="28"/>
          <w:lang w:val="en-GB"/>
        </w:rPr>
        <w:t>gram</w:t>
      </w:r>
      <w:r w:rsidR="00B52B71" w:rsidRPr="005F7A4D">
        <w:rPr>
          <w:color w:val="000000" w:themeColor="text1"/>
          <w:szCs w:val="28"/>
        </w:rPr>
        <w:t>.</w:t>
      </w:r>
      <w:bookmarkEnd w:id="2799"/>
      <w:bookmarkEnd w:id="2800"/>
      <w:bookmarkEnd w:id="2801"/>
      <w:bookmarkEnd w:id="2802"/>
    </w:p>
    <w:p w14:paraId="76924721" w14:textId="71A3F157" w:rsidR="00216859" w:rsidRPr="005F7A4D" w:rsidDel="00EE0564" w:rsidRDefault="00A309AC" w:rsidP="00C353A9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del w:id="2812" w:author="пользователь Microsoft Office" w:date="2018-05-22T17:25:00Z"/>
          <w:b/>
          <w:bCs/>
          <w:color w:val="000000" w:themeColor="text1"/>
        </w:rPr>
      </w:pPr>
      <w:moveFromRangeStart w:id="2813" w:author="пользователь Microsoft Office" w:date="2018-05-22T15:17:00Z" w:name="move514765597"/>
      <w:moveFrom w:id="2814" w:author="пользователь Microsoft Office" w:date="2018-05-22T15:17:00Z">
        <w:r w:rsidRPr="005F7A4D" w:rsidDel="00F151AB">
          <w:rPr>
            <w:b/>
            <w:bCs/>
            <w:caps/>
            <w:color w:val="000000" w:themeColor="text1"/>
          </w:rPr>
          <w:t>4</w:t>
        </w:r>
        <w:r w:rsidR="00216859" w:rsidRPr="005F7A4D" w:rsidDel="00F151AB">
          <w:rPr>
            <w:b/>
            <w:bCs/>
            <w:caps/>
            <w:color w:val="000000" w:themeColor="text1"/>
          </w:rPr>
          <w:t xml:space="preserve">.4.2 </w:t>
        </w:r>
        <w:r w:rsidR="00216859" w:rsidRPr="005F7A4D" w:rsidDel="00F151AB">
          <w:rPr>
            <w:b/>
            <w:bCs/>
            <w:color w:val="000000" w:themeColor="text1"/>
          </w:rPr>
          <w:t xml:space="preserve">Факторизация </w:t>
        </w:r>
        <w:r w:rsidR="00216859" w:rsidRPr="005F7A4D" w:rsidDel="00F151AB">
          <w:rPr>
            <w:b/>
            <w:bCs/>
            <w:color w:val="000000" w:themeColor="text1"/>
            <w:lang w:val="en-GB"/>
          </w:rPr>
          <w:t>JVM</w:t>
        </w:r>
        <w:r w:rsidR="00216859" w:rsidRPr="005F7A4D" w:rsidDel="00F151AB">
          <w:rPr>
            <w:b/>
            <w:bCs/>
            <w:color w:val="000000" w:themeColor="text1"/>
          </w:rPr>
          <w:t xml:space="preserve"> байт-кода</w:t>
        </w:r>
      </w:moveFrom>
    </w:p>
    <w:p w14:paraId="5FB10366" w14:textId="23ECABFC" w:rsidR="0095162E" w:rsidRPr="005F7A4D" w:rsidDel="00EE0564" w:rsidRDefault="000529B2" w:rsidP="00EE0564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del w:id="2815" w:author="пользователь Microsoft Office" w:date="2018-05-22T17:25:00Z"/>
          <w:color w:val="000000" w:themeColor="text1"/>
          <w:szCs w:val="28"/>
        </w:rPr>
        <w:pPrChange w:id="2816" w:author="пользователь Microsoft Office" w:date="2018-05-22T17:25:00Z">
          <w:pPr>
            <w:pStyle w:val="a3"/>
            <w:tabs>
              <w:tab w:val="left" w:pos="709"/>
              <w:tab w:val="center" w:pos="4677"/>
            </w:tabs>
            <w:spacing w:after="120" w:line="360" w:lineRule="auto"/>
            <w:outlineLvl w:val="0"/>
          </w:pPr>
        </w:pPrChange>
      </w:pPr>
      <w:moveFrom w:id="2817" w:author="пользователь Microsoft Office" w:date="2018-05-22T15:17:00Z">
        <w:r w:rsidRPr="005F7A4D" w:rsidDel="00F151AB">
          <w:rPr>
            <w:color w:val="000000" w:themeColor="text1"/>
            <w:szCs w:val="28"/>
          </w:rPr>
          <w:tab/>
        </w:r>
        <w:bookmarkStart w:id="2818" w:name="_Toc513031154"/>
        <w:bookmarkStart w:id="2819" w:name="_Toc513729807"/>
        <w:bookmarkStart w:id="2820" w:name="_Toc514515750"/>
        <w:r w:rsidRPr="005F7A4D" w:rsidDel="00F151AB">
          <w:rPr>
            <w:color w:val="000000" w:themeColor="text1"/>
            <w:szCs w:val="28"/>
          </w:rPr>
          <w:t xml:space="preserve">Файлы с набором </w:t>
        </w:r>
        <w:r w:rsidRPr="005F7A4D" w:rsidDel="00F151AB">
          <w:rPr>
            <w:color w:val="000000" w:themeColor="text1"/>
            <w:szCs w:val="28"/>
            <w:lang w:val="en-GB"/>
          </w:rPr>
          <w:t>JVM</w:t>
        </w:r>
        <w:r w:rsidRPr="005F7A4D" w:rsidDel="00F151AB">
          <w:rPr>
            <w:color w:val="000000" w:themeColor="text1"/>
            <w:szCs w:val="28"/>
          </w:rPr>
          <w:t>-инструкций были факторизованы аналогичным образом.</w:t>
        </w:r>
        <w:r w:rsidR="00F110CD" w:rsidRPr="005F7A4D" w:rsidDel="00F151AB">
          <w:rPr>
            <w:color w:val="000000" w:themeColor="text1"/>
            <w:szCs w:val="28"/>
          </w:rPr>
          <w:t xml:space="preserve"> </w:t>
        </w:r>
        <w:r w:rsidR="00DD0B96" w:rsidRPr="005F7A4D" w:rsidDel="00F151AB">
          <w:rPr>
            <w:color w:val="000000" w:themeColor="text1"/>
            <w:szCs w:val="28"/>
          </w:rPr>
          <w:t xml:space="preserve">Алгоритм состоял в следующем: от начала списка инструкций до конца осуществлялось перемещение области в три узла, в рамках которой всегда генерировалась одна 3-грамма, три </w:t>
        </w:r>
        <w:r w:rsidR="00DD0B96" w:rsidRPr="005F7A4D" w:rsidDel="00F151AB">
          <w:rPr>
            <w:color w:val="000000" w:themeColor="text1"/>
            <w:szCs w:val="28"/>
            <w:lang w:val="en-GB"/>
          </w:rPr>
          <w:t>bi</w:t>
        </w:r>
        <w:r w:rsidR="00DD0B96" w:rsidRPr="005F7A4D" w:rsidDel="00F151AB">
          <w:rPr>
            <w:color w:val="000000" w:themeColor="text1"/>
            <w:szCs w:val="28"/>
          </w:rPr>
          <w:t xml:space="preserve">-граммы и </w:t>
        </w:r>
        <w:r w:rsidR="007D48B2" w:rsidRPr="005F7A4D" w:rsidDel="00F151AB">
          <w:rPr>
            <w:color w:val="000000" w:themeColor="text1"/>
            <w:szCs w:val="28"/>
          </w:rPr>
          <w:t>три</w:t>
        </w:r>
        <w:r w:rsidR="00DD0B96" w:rsidRPr="005F7A4D" w:rsidDel="00F151AB">
          <w:rPr>
            <w:color w:val="000000" w:themeColor="text1"/>
            <w:szCs w:val="28"/>
          </w:rPr>
          <w:t xml:space="preserve"> </w:t>
        </w:r>
        <w:r w:rsidR="00DD0B96" w:rsidRPr="005F7A4D" w:rsidDel="00F151AB">
          <w:rPr>
            <w:color w:val="000000" w:themeColor="text1"/>
            <w:szCs w:val="28"/>
            <w:lang w:val="en-GB"/>
          </w:rPr>
          <w:t>uni</w:t>
        </w:r>
        <w:r w:rsidR="00DD0B96" w:rsidRPr="005F7A4D" w:rsidDel="00F151AB">
          <w:rPr>
            <w:color w:val="000000" w:themeColor="text1"/>
            <w:szCs w:val="28"/>
          </w:rPr>
          <w:t>-граммы (данные числа соответствуют количеству сочетаний без повторений</w:t>
        </w:r>
        <w:r w:rsidR="00853771" w:rsidRPr="005F7A4D" w:rsidDel="00F151AB">
          <w:rPr>
            <w:color w:val="000000" w:themeColor="text1"/>
            <w:szCs w:val="28"/>
          </w:rPr>
          <w:t xml:space="preserve"> в рамках перемещающейся области</w:t>
        </w:r>
        <w:r w:rsidR="00DD0B96" w:rsidRPr="005F7A4D" w:rsidDel="00F151AB">
          <w:rPr>
            <w:color w:val="000000" w:themeColor="text1"/>
            <w:szCs w:val="28"/>
          </w:rPr>
          <w:t>).</w:t>
        </w:r>
      </w:moveFrom>
      <w:bookmarkEnd w:id="2818"/>
      <w:bookmarkEnd w:id="2819"/>
      <w:bookmarkEnd w:id="2820"/>
    </w:p>
    <w:p w14:paraId="207224A0" w14:textId="123A5D89" w:rsidR="00283979" w:rsidRPr="005F7A4D" w:rsidDel="00EE0564" w:rsidRDefault="0095162E" w:rsidP="00EE0564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del w:id="2821" w:author="пользователь Microsoft Office" w:date="2018-05-22T17:25:00Z"/>
          <w:color w:val="000000" w:themeColor="text1"/>
          <w:szCs w:val="28"/>
        </w:rPr>
        <w:pPrChange w:id="2822" w:author="пользователь Microsoft Office" w:date="2018-05-22T17:25:00Z">
          <w:pPr>
            <w:pStyle w:val="a3"/>
            <w:tabs>
              <w:tab w:val="left" w:pos="709"/>
              <w:tab w:val="center" w:pos="4677"/>
            </w:tabs>
            <w:spacing w:after="120" w:line="360" w:lineRule="auto"/>
            <w:outlineLvl w:val="0"/>
          </w:pPr>
        </w:pPrChange>
      </w:pPr>
      <w:moveFrom w:id="2823" w:author="пользователь Microsoft Office" w:date="2018-05-22T15:17:00Z">
        <w:del w:id="2824" w:author="пользователь Microsoft Office" w:date="2018-05-22T17:25:00Z">
          <w:r w:rsidRPr="005F7A4D" w:rsidDel="00EE0564">
            <w:rPr>
              <w:color w:val="000000" w:themeColor="text1"/>
              <w:szCs w:val="28"/>
            </w:rPr>
            <w:tab/>
          </w:r>
          <w:bookmarkStart w:id="2825" w:name="_Toc513031155"/>
          <w:bookmarkStart w:id="2826" w:name="_Toc513729808"/>
          <w:bookmarkStart w:id="2827" w:name="_Toc514515751"/>
          <w:r w:rsidRPr="005F7A4D" w:rsidDel="00EE0564">
            <w:rPr>
              <w:color w:val="000000" w:themeColor="text1"/>
              <w:szCs w:val="28"/>
            </w:rPr>
            <w:delText>Процесс фактори</w:delText>
          </w:r>
          <w:r w:rsidR="00A309AC" w:rsidRPr="005F7A4D" w:rsidDel="00EE0564">
            <w:rPr>
              <w:color w:val="000000" w:themeColor="text1"/>
              <w:szCs w:val="28"/>
            </w:rPr>
            <w:delText xml:space="preserve">зации проиллюстрирован на </w:delText>
          </w:r>
          <w:commentRangeStart w:id="2828"/>
          <w:r w:rsidR="00A309AC" w:rsidRPr="005F7A4D" w:rsidDel="00EE0564">
            <w:rPr>
              <w:color w:val="000000" w:themeColor="text1"/>
              <w:szCs w:val="28"/>
            </w:rPr>
            <w:delText>рис. 4</w:delText>
          </w:r>
          <w:r w:rsidRPr="005F7A4D" w:rsidDel="00EE0564">
            <w:rPr>
              <w:color w:val="000000" w:themeColor="text1"/>
              <w:szCs w:val="28"/>
            </w:rPr>
            <w:delText>.4.2.1</w:delText>
          </w:r>
          <w:commentRangeEnd w:id="2828"/>
          <w:r w:rsidR="00384AA6" w:rsidDel="00EE0564">
            <w:rPr>
              <w:rStyle w:val="af3"/>
              <w:rFonts w:asciiTheme="minorHAnsi" w:eastAsiaTheme="minorHAnsi" w:hAnsiTheme="minorHAnsi" w:cstheme="minorBidi"/>
              <w:lang w:eastAsia="en-US"/>
            </w:rPr>
            <w:commentReference w:id="2828"/>
          </w:r>
          <w:r w:rsidRPr="005F7A4D" w:rsidDel="00EE0564">
            <w:rPr>
              <w:color w:val="000000" w:themeColor="text1"/>
              <w:szCs w:val="28"/>
            </w:rPr>
            <w:delText>.</w:delText>
          </w:r>
        </w:del>
      </w:moveFrom>
      <w:bookmarkEnd w:id="2825"/>
      <w:bookmarkEnd w:id="2826"/>
      <w:bookmarkEnd w:id="2827"/>
    </w:p>
    <w:p w14:paraId="527EB730" w14:textId="0C1B7619" w:rsidR="00CF4ECE" w:rsidRPr="00B528A2" w:rsidDel="00EE0564" w:rsidRDefault="00283979" w:rsidP="00EE0564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del w:id="2829" w:author="пользователь Microsoft Office" w:date="2018-05-22T17:25:00Z"/>
          <w:color w:val="000000" w:themeColor="text1"/>
          <w:szCs w:val="28"/>
          <w:rPrChange w:id="2830" w:author="пользователь Microsoft Office" w:date="2018-05-22T15:59:00Z">
            <w:rPr>
              <w:del w:id="2831" w:author="пользователь Microsoft Office" w:date="2018-05-22T17:25:00Z"/>
              <w:color w:val="000000" w:themeColor="text1"/>
              <w:szCs w:val="28"/>
              <w:lang w:val="en-GB"/>
            </w:rPr>
          </w:rPrChange>
        </w:rPr>
        <w:pPrChange w:id="2832" w:author="пользователь Microsoft Office" w:date="2018-05-22T17:25:00Z">
          <w:pPr>
            <w:pStyle w:val="a3"/>
            <w:tabs>
              <w:tab w:val="left" w:pos="567"/>
              <w:tab w:val="center" w:pos="4677"/>
            </w:tabs>
            <w:spacing w:after="120" w:line="360" w:lineRule="auto"/>
            <w:jc w:val="center"/>
            <w:outlineLvl w:val="0"/>
          </w:pPr>
        </w:pPrChange>
      </w:pPr>
      <w:bookmarkStart w:id="2833" w:name="_Toc513031156"/>
      <w:bookmarkStart w:id="2834" w:name="_Toc513729809"/>
      <w:bookmarkStart w:id="2835" w:name="_Toc514515752"/>
      <w:moveFrom w:id="2836" w:author="пользователь Microsoft Office" w:date="2018-05-22T15:17:00Z">
        <w:del w:id="2837" w:author="пользователь Microsoft Office" w:date="2018-05-22T17:25:00Z">
          <w:r w:rsidRPr="005F7A4D" w:rsidDel="00EE0564">
            <w:rPr>
              <w:noProof/>
              <w:color w:val="000000" w:themeColor="text1"/>
              <w:szCs w:val="28"/>
              <w:rPrChange w:id="2838" w:author="Unknown">
                <w:rPr>
                  <w:noProof/>
                </w:rPr>
              </w:rPrChange>
            </w:rPr>
            <w:drawing>
              <wp:inline distT="0" distB="0" distL="0" distR="0" wp14:anchorId="3F73FA94" wp14:editId="3082C42F">
                <wp:extent cx="1893490" cy="5708272"/>
                <wp:effectExtent l="0" t="0" r="12065" b="6985"/>
                <wp:docPr id="2" name="Picture 2" descr="../images/bytecode_factorizatio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../images/bytecode_factorization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0360" cy="57289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del>
      </w:moveFrom>
      <w:bookmarkEnd w:id="2833"/>
      <w:bookmarkEnd w:id="2834"/>
      <w:bookmarkEnd w:id="2835"/>
    </w:p>
    <w:p w14:paraId="4A740FBE" w14:textId="43A009AD" w:rsidR="00F83A06" w:rsidRPr="005F7A4D" w:rsidDel="00EE0564" w:rsidRDefault="00A309AC" w:rsidP="00EE0564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del w:id="2839" w:author="пользователь Microsoft Office" w:date="2018-05-22T17:25:00Z"/>
          <w:color w:val="000000" w:themeColor="text1"/>
          <w:szCs w:val="28"/>
        </w:rPr>
        <w:pPrChange w:id="2840" w:author="пользователь Microsoft Office" w:date="2018-05-22T17:25:00Z">
          <w:pPr>
            <w:pStyle w:val="a3"/>
            <w:tabs>
              <w:tab w:val="left" w:pos="567"/>
              <w:tab w:val="center" w:pos="4677"/>
            </w:tabs>
            <w:spacing w:after="120" w:line="360" w:lineRule="auto"/>
            <w:jc w:val="center"/>
            <w:outlineLvl w:val="0"/>
          </w:pPr>
        </w:pPrChange>
      </w:pPr>
      <w:bookmarkStart w:id="2841" w:name="_Toc513031157"/>
      <w:bookmarkStart w:id="2842" w:name="_Toc513729810"/>
      <w:bookmarkStart w:id="2843" w:name="_Toc514515753"/>
      <w:moveFrom w:id="2844" w:author="пользователь Microsoft Office" w:date="2018-05-22T15:17:00Z">
        <w:del w:id="2845" w:author="пользователь Microsoft Office" w:date="2018-05-22T17:25:00Z">
          <w:r w:rsidRPr="005F7A4D" w:rsidDel="00EE0564">
            <w:rPr>
              <w:color w:val="000000" w:themeColor="text1"/>
              <w:szCs w:val="28"/>
            </w:rPr>
            <w:delText>Рисунок 4</w:delText>
          </w:r>
          <w:r w:rsidR="00F83A06" w:rsidRPr="005F7A4D" w:rsidDel="00EE0564">
            <w:rPr>
              <w:color w:val="000000" w:themeColor="text1"/>
              <w:szCs w:val="28"/>
            </w:rPr>
            <w:delText>.4.2.1 — демонстрация процесса факторизации байт-кода.</w:delText>
          </w:r>
        </w:del>
      </w:moveFrom>
      <w:bookmarkEnd w:id="2841"/>
      <w:bookmarkEnd w:id="2842"/>
      <w:bookmarkEnd w:id="2843"/>
    </w:p>
    <w:moveFromRangeEnd w:id="2813"/>
    <w:p w14:paraId="1D801EE4" w14:textId="77777777" w:rsidR="00F151AB" w:rsidRDefault="00F151AB" w:rsidP="0043303A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ins w:id="2846" w:author="пользователь Microsoft Office" w:date="2018-05-22T15:17:00Z"/>
          <w:color w:val="000000" w:themeColor="text1"/>
          <w:szCs w:val="28"/>
        </w:rPr>
      </w:pPr>
    </w:p>
    <w:p w14:paraId="6315FB99" w14:textId="4E3B8E03" w:rsidR="003A0049" w:rsidRPr="005F7A4D" w:rsidRDefault="003A0049" w:rsidP="0043303A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2847" w:name="_Toc513031158"/>
      <w:bookmarkStart w:id="2848" w:name="_Toc513729811"/>
      <w:bookmarkStart w:id="2849" w:name="_Toc514515754"/>
      <w:bookmarkStart w:id="2850" w:name="_Toc514774001"/>
      <w:r w:rsidRPr="005F7A4D">
        <w:rPr>
          <w:color w:val="000000" w:themeColor="text1"/>
          <w:szCs w:val="28"/>
        </w:rPr>
        <w:t xml:space="preserve">В результате факторизации байт-кода </w:t>
      </w:r>
      <w:proofErr w:type="gramStart"/>
      <w:r w:rsidR="005255E1" w:rsidRPr="005F7A4D">
        <w:rPr>
          <w:color w:val="000000" w:themeColor="text1"/>
          <w:szCs w:val="28"/>
        </w:rPr>
        <w:t>по большого набору</w:t>
      </w:r>
      <w:proofErr w:type="gramEnd"/>
      <w:r w:rsidR="005255E1" w:rsidRPr="005F7A4D">
        <w:rPr>
          <w:color w:val="000000" w:themeColor="text1"/>
          <w:szCs w:val="28"/>
        </w:rPr>
        <w:t xml:space="preserve"> данных </w:t>
      </w:r>
      <w:r w:rsidRPr="005F7A4D">
        <w:rPr>
          <w:color w:val="000000" w:themeColor="text1"/>
          <w:szCs w:val="28"/>
        </w:rPr>
        <w:t xml:space="preserve">было извлечено </w:t>
      </w:r>
      <w:r w:rsidR="009F6B83" w:rsidRPr="005F7A4D">
        <w:rPr>
          <w:color w:val="000000" w:themeColor="text1"/>
          <w:szCs w:val="28"/>
        </w:rPr>
        <w:t>111 тыс</w:t>
      </w:r>
      <w:r w:rsidR="00445DA7" w:rsidRPr="005F7A4D">
        <w:rPr>
          <w:color w:val="000000" w:themeColor="text1"/>
          <w:szCs w:val="28"/>
        </w:rPr>
        <w:t>.</w:t>
      </w:r>
      <w:r w:rsidR="00642549" w:rsidRPr="005F7A4D">
        <w:rPr>
          <w:color w:val="000000" w:themeColor="text1"/>
          <w:szCs w:val="28"/>
        </w:rPr>
        <w:t xml:space="preserve"> </w:t>
      </w:r>
      <w:r w:rsidRPr="005F7A4D">
        <w:rPr>
          <w:color w:val="000000" w:themeColor="text1"/>
          <w:szCs w:val="28"/>
          <w:lang w:val="en-GB"/>
        </w:rPr>
        <w:t>n</w:t>
      </w:r>
      <w:r w:rsidRPr="005F7A4D">
        <w:rPr>
          <w:color w:val="000000" w:themeColor="text1"/>
          <w:szCs w:val="28"/>
        </w:rPr>
        <w:t>-грамм</w:t>
      </w:r>
      <w:r w:rsidR="005255E1" w:rsidRPr="005F7A4D">
        <w:rPr>
          <w:color w:val="000000" w:themeColor="text1"/>
          <w:szCs w:val="28"/>
        </w:rPr>
        <w:t xml:space="preserve"> (и</w:t>
      </w:r>
      <w:r w:rsidRPr="005F7A4D">
        <w:rPr>
          <w:color w:val="000000" w:themeColor="text1"/>
          <w:szCs w:val="28"/>
        </w:rPr>
        <w:t xml:space="preserve">з них </w:t>
      </w:r>
      <w:del w:id="2851" w:author="пользователь Microsoft Office" w:date="2018-05-22T15:59:00Z">
        <w:r w:rsidRPr="005F7A4D" w:rsidDel="00302B49">
          <w:rPr>
            <w:color w:val="000000" w:themeColor="text1"/>
            <w:szCs w:val="28"/>
            <w:lang w:val="en-GB"/>
          </w:rPr>
          <w:delText>uni</w:delText>
        </w:r>
        <w:r w:rsidRPr="005F7A4D" w:rsidDel="00302B49">
          <w:rPr>
            <w:color w:val="000000" w:themeColor="text1"/>
            <w:szCs w:val="28"/>
          </w:rPr>
          <w:delText>-</w:delText>
        </w:r>
      </w:del>
      <w:proofErr w:type="spellStart"/>
      <w:ins w:id="2852" w:author="пользователь Microsoft Office" w:date="2018-05-22T15:59:00Z">
        <w:r w:rsidR="00302B49" w:rsidRPr="00302B49">
          <w:rPr>
            <w:color w:val="000000" w:themeColor="text1"/>
            <w:szCs w:val="28"/>
            <w:rPrChange w:id="2853" w:author="пользователь Microsoft Office" w:date="2018-05-22T15:59:00Z">
              <w:rPr>
                <w:color w:val="000000" w:themeColor="text1"/>
                <w:szCs w:val="28"/>
                <w:lang w:val="en-GB"/>
              </w:rPr>
            </w:rPrChange>
          </w:rPr>
          <w:t>уни</w:t>
        </w:r>
      </w:ins>
      <w:r w:rsidRPr="005F7A4D">
        <w:rPr>
          <w:color w:val="000000" w:themeColor="text1"/>
          <w:szCs w:val="28"/>
        </w:rPr>
        <w:t>грамм</w:t>
      </w:r>
      <w:proofErr w:type="spellEnd"/>
      <w:r w:rsidRPr="005F7A4D">
        <w:rPr>
          <w:color w:val="000000" w:themeColor="text1"/>
          <w:szCs w:val="28"/>
        </w:rPr>
        <w:t xml:space="preserve"> — </w:t>
      </w:r>
      <w:r w:rsidR="000729B7" w:rsidRPr="005F7A4D">
        <w:rPr>
          <w:color w:val="000000" w:themeColor="text1"/>
          <w:szCs w:val="28"/>
        </w:rPr>
        <w:t>197</w:t>
      </w:r>
      <w:r w:rsidRPr="005F7A4D">
        <w:rPr>
          <w:color w:val="000000" w:themeColor="text1"/>
          <w:szCs w:val="28"/>
        </w:rPr>
        <w:t xml:space="preserve">, </w:t>
      </w:r>
      <w:del w:id="2854" w:author="пользователь Microsoft Office" w:date="2018-05-22T15:59:00Z">
        <w:r w:rsidRPr="005F7A4D" w:rsidDel="00302B49">
          <w:rPr>
            <w:color w:val="000000" w:themeColor="text1"/>
            <w:szCs w:val="28"/>
            <w:lang w:val="en-GB"/>
          </w:rPr>
          <w:delText>bi</w:delText>
        </w:r>
        <w:r w:rsidRPr="005F7A4D" w:rsidDel="00302B49">
          <w:rPr>
            <w:color w:val="000000" w:themeColor="text1"/>
            <w:szCs w:val="28"/>
          </w:rPr>
          <w:delText>-</w:delText>
        </w:r>
      </w:del>
      <w:ins w:id="2855" w:author="пользователь Microsoft Office" w:date="2018-05-22T15:59:00Z">
        <w:r w:rsidR="00302B49" w:rsidRPr="00302B49">
          <w:rPr>
            <w:color w:val="000000" w:themeColor="text1"/>
            <w:szCs w:val="28"/>
            <w:rPrChange w:id="2856" w:author="пользователь Microsoft Office" w:date="2018-05-22T15:59:00Z">
              <w:rPr>
                <w:color w:val="000000" w:themeColor="text1"/>
                <w:szCs w:val="28"/>
                <w:lang w:val="en-GB"/>
              </w:rPr>
            </w:rPrChange>
          </w:rPr>
          <w:t>би</w:t>
        </w:r>
      </w:ins>
      <w:r w:rsidRPr="005F7A4D">
        <w:rPr>
          <w:color w:val="000000" w:themeColor="text1"/>
          <w:szCs w:val="28"/>
        </w:rPr>
        <w:t xml:space="preserve">грамм — </w:t>
      </w:r>
      <w:r w:rsidR="000729B7" w:rsidRPr="005F7A4D">
        <w:rPr>
          <w:color w:val="000000" w:themeColor="text1"/>
          <w:szCs w:val="28"/>
        </w:rPr>
        <w:t>9382</w:t>
      </w:r>
      <w:r w:rsidRPr="005F7A4D">
        <w:rPr>
          <w:color w:val="000000" w:themeColor="text1"/>
          <w:szCs w:val="28"/>
        </w:rPr>
        <w:t xml:space="preserve">, </w:t>
      </w:r>
      <w:del w:id="2857" w:author="пользователь Microsoft Office" w:date="2018-05-22T15:59:00Z">
        <w:r w:rsidRPr="005F7A4D" w:rsidDel="00302B49">
          <w:rPr>
            <w:color w:val="000000" w:themeColor="text1"/>
            <w:szCs w:val="28"/>
          </w:rPr>
          <w:delText>3-</w:delText>
        </w:r>
      </w:del>
      <w:ins w:id="2858" w:author="пользователь Microsoft Office" w:date="2018-05-22T15:59:00Z">
        <w:r w:rsidR="00302B49">
          <w:rPr>
            <w:color w:val="000000" w:themeColor="text1"/>
            <w:szCs w:val="28"/>
          </w:rPr>
          <w:t>три</w:t>
        </w:r>
      </w:ins>
      <w:r w:rsidRPr="005F7A4D">
        <w:rPr>
          <w:color w:val="000000" w:themeColor="text1"/>
          <w:szCs w:val="28"/>
        </w:rPr>
        <w:t xml:space="preserve">грамм — </w:t>
      </w:r>
      <w:r w:rsidR="000729B7" w:rsidRPr="005F7A4D">
        <w:rPr>
          <w:color w:val="000000" w:themeColor="text1"/>
          <w:szCs w:val="28"/>
        </w:rPr>
        <w:t>101256</w:t>
      </w:r>
      <w:r w:rsidR="005255E1" w:rsidRPr="005F7A4D">
        <w:rPr>
          <w:color w:val="000000" w:themeColor="text1"/>
          <w:szCs w:val="28"/>
        </w:rPr>
        <w:t>), по малому</w:t>
      </w:r>
      <w:r w:rsidR="006D35C9" w:rsidRPr="005F7A4D">
        <w:rPr>
          <w:color w:val="000000" w:themeColor="text1"/>
          <w:szCs w:val="28"/>
        </w:rPr>
        <w:t xml:space="preserve"> набору данных</w:t>
      </w:r>
      <w:r w:rsidR="005255E1" w:rsidRPr="005F7A4D">
        <w:rPr>
          <w:color w:val="000000" w:themeColor="text1"/>
          <w:szCs w:val="28"/>
        </w:rPr>
        <w:t xml:space="preserve"> — 79 тыс. </w:t>
      </w:r>
      <w:r w:rsidR="005255E1" w:rsidRPr="005F7A4D">
        <w:rPr>
          <w:color w:val="000000" w:themeColor="text1"/>
          <w:szCs w:val="28"/>
          <w:lang w:val="en-GB"/>
        </w:rPr>
        <w:t>n</w:t>
      </w:r>
      <w:r w:rsidR="005255E1" w:rsidRPr="005F7A4D">
        <w:rPr>
          <w:color w:val="000000" w:themeColor="text1"/>
          <w:szCs w:val="28"/>
        </w:rPr>
        <w:t>-</w:t>
      </w:r>
      <w:r w:rsidR="004917D2" w:rsidRPr="005F7A4D">
        <w:rPr>
          <w:color w:val="000000" w:themeColor="text1"/>
          <w:szCs w:val="28"/>
        </w:rPr>
        <w:t>грамм</w:t>
      </w:r>
      <w:r w:rsidRPr="005F7A4D">
        <w:rPr>
          <w:color w:val="000000" w:themeColor="text1"/>
          <w:szCs w:val="28"/>
        </w:rPr>
        <w:t>.</w:t>
      </w:r>
      <w:bookmarkEnd w:id="2847"/>
      <w:bookmarkEnd w:id="2848"/>
      <w:bookmarkEnd w:id="2849"/>
      <w:bookmarkEnd w:id="2850"/>
    </w:p>
    <w:p w14:paraId="2FA6593A" w14:textId="5EE8B485" w:rsidR="00F66D9B" w:rsidRPr="005F7A4D" w:rsidDel="00F151AB" w:rsidRDefault="00D65F74" w:rsidP="0043303A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del w:id="2859" w:author="пользователь Microsoft Office" w:date="2018-05-22T15:18:00Z"/>
          <w:b/>
          <w:bCs/>
          <w:color w:val="000000" w:themeColor="text1"/>
        </w:rPr>
      </w:pPr>
      <w:bookmarkStart w:id="2860" w:name="_Toc514774002"/>
      <w:ins w:id="2861" w:author="пользователь Microsoft Office" w:date="2018-05-22T15:18:00Z">
        <w:r>
          <w:rPr>
            <w:b/>
            <w:bCs/>
            <w:caps/>
            <w:color w:val="000000" w:themeColor="text1"/>
          </w:rPr>
          <w:t>5.</w:t>
        </w:r>
      </w:ins>
      <w:ins w:id="2862" w:author="пользователь Microsoft Office" w:date="2018-05-22T16:14:00Z">
        <w:r w:rsidR="00872FEE">
          <w:rPr>
            <w:b/>
            <w:bCs/>
            <w:caps/>
            <w:color w:val="000000" w:themeColor="text1"/>
          </w:rPr>
          <w:t>6</w:t>
        </w:r>
      </w:ins>
      <w:ins w:id="2863" w:author="пользователь Microsoft Office" w:date="2018-05-22T15:18:00Z">
        <w:r w:rsidR="00F151AB" w:rsidRPr="005F7A4D">
          <w:rPr>
            <w:b/>
            <w:bCs/>
            <w:caps/>
            <w:color w:val="000000" w:themeColor="text1"/>
          </w:rPr>
          <w:t xml:space="preserve"> </w:t>
        </w:r>
        <w:r w:rsidR="00F151AB" w:rsidRPr="005F7A4D">
          <w:rPr>
            <w:b/>
            <w:bCs/>
            <w:color w:val="000000" w:themeColor="text1"/>
          </w:rPr>
          <w:t xml:space="preserve">Отбор </w:t>
        </w:r>
        <w:r w:rsidR="00F151AB" w:rsidRPr="005F7A4D">
          <w:rPr>
            <w:b/>
            <w:bCs/>
            <w:color w:val="000000" w:themeColor="text1"/>
            <w:lang w:val="en-GB"/>
          </w:rPr>
          <w:t>n</w:t>
        </w:r>
        <w:r w:rsidR="00F151AB" w:rsidRPr="005F7A4D">
          <w:rPr>
            <w:b/>
            <w:bCs/>
            <w:color w:val="000000" w:themeColor="text1"/>
          </w:rPr>
          <w:t>-</w:t>
        </w:r>
      </w:ins>
      <w:ins w:id="2864" w:author="пользователь Microsoft Office" w:date="2018-05-22T15:59:00Z">
        <w:r w:rsidR="003E5C13" w:rsidRPr="00D65F74">
          <w:rPr>
            <w:b/>
            <w:bCs/>
            <w:color w:val="000000" w:themeColor="text1"/>
            <w:rPrChange w:id="2865" w:author="пользователь Microsoft Office" w:date="2018-05-22T16:00:00Z">
              <w:rPr>
                <w:b/>
                <w:bCs/>
                <w:color w:val="000000" w:themeColor="text1"/>
                <w:lang w:val="en-GB"/>
              </w:rPr>
            </w:rPrChange>
          </w:rPr>
          <w:t>грамм</w:t>
        </w:r>
      </w:ins>
      <w:bookmarkEnd w:id="2860"/>
      <w:del w:id="2866" w:author="пользователь Microsoft Office" w:date="2018-05-22T15:18:00Z">
        <w:r w:rsidR="00A309AC" w:rsidRPr="005F7A4D" w:rsidDel="00F151AB">
          <w:rPr>
            <w:b/>
            <w:bCs/>
            <w:caps/>
            <w:color w:val="000000" w:themeColor="text1"/>
          </w:rPr>
          <w:delText>4</w:delText>
        </w:r>
        <w:r w:rsidR="00F66D9B" w:rsidRPr="005F7A4D" w:rsidDel="00F151AB">
          <w:rPr>
            <w:b/>
            <w:bCs/>
            <w:caps/>
            <w:color w:val="000000" w:themeColor="text1"/>
          </w:rPr>
          <w:delText xml:space="preserve">.4 </w:delText>
        </w:r>
        <w:r w:rsidR="0036513F" w:rsidRPr="005F7A4D" w:rsidDel="00F151AB">
          <w:rPr>
            <w:b/>
            <w:bCs/>
            <w:color w:val="000000" w:themeColor="text1"/>
          </w:rPr>
          <w:delText xml:space="preserve">Отбор </w:delText>
        </w:r>
        <w:r w:rsidR="0036513F" w:rsidRPr="005F7A4D" w:rsidDel="00F151AB">
          <w:rPr>
            <w:b/>
            <w:bCs/>
            <w:color w:val="000000" w:themeColor="text1"/>
            <w:lang w:val="en-GB"/>
          </w:rPr>
          <w:delText>n</w:delText>
        </w:r>
        <w:r w:rsidR="0036513F" w:rsidRPr="005F7A4D" w:rsidDel="00F151AB">
          <w:rPr>
            <w:b/>
            <w:bCs/>
            <w:color w:val="000000" w:themeColor="text1"/>
          </w:rPr>
          <w:delText>-</w:delText>
        </w:r>
        <w:r w:rsidR="0036513F" w:rsidRPr="005F7A4D" w:rsidDel="00F151AB">
          <w:rPr>
            <w:b/>
            <w:bCs/>
            <w:color w:val="000000" w:themeColor="text1"/>
            <w:lang w:val="en-GB"/>
          </w:rPr>
          <w:delText>gram</w:delText>
        </w:r>
      </w:del>
    </w:p>
    <w:p w14:paraId="18F95108" w14:textId="545E8825" w:rsidR="00F66D9B" w:rsidRPr="005F7A4D" w:rsidDel="00F151AB" w:rsidRDefault="0036513F" w:rsidP="0043303A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del w:id="2867" w:author="пользователь Microsoft Office" w:date="2018-05-22T15:18:00Z"/>
          <w:color w:val="000000" w:themeColor="text1"/>
          <w:szCs w:val="28"/>
        </w:rPr>
      </w:pPr>
      <w:del w:id="2868" w:author="пользователь Microsoft Office" w:date="2018-05-22T15:18:00Z">
        <w:r w:rsidRPr="005F7A4D" w:rsidDel="00F151AB">
          <w:rPr>
            <w:color w:val="000000" w:themeColor="text1"/>
            <w:szCs w:val="28"/>
          </w:rPr>
          <w:tab/>
        </w:r>
        <w:bookmarkStart w:id="2869" w:name="_Toc514515756"/>
        <w:r w:rsidR="002656A7" w:rsidRPr="005F7A4D" w:rsidDel="00F151AB">
          <w:rPr>
            <w:color w:val="000000" w:themeColor="text1"/>
            <w:szCs w:val="28"/>
          </w:rPr>
          <w:delText xml:space="preserve">Поскольку после факторизации байт-кода получилось слишком большое количество </w:delText>
        </w:r>
        <w:r w:rsidR="002656A7" w:rsidRPr="005F7A4D" w:rsidDel="00F151AB">
          <w:rPr>
            <w:color w:val="000000" w:themeColor="text1"/>
            <w:szCs w:val="28"/>
            <w:lang w:val="en-GB"/>
          </w:rPr>
          <w:delText>n</w:delText>
        </w:r>
        <w:r w:rsidR="002656A7" w:rsidRPr="005F7A4D" w:rsidDel="00F151AB">
          <w:rPr>
            <w:color w:val="000000" w:themeColor="text1"/>
            <w:szCs w:val="28"/>
          </w:rPr>
          <w:delText>-</w:delText>
        </w:r>
        <w:r w:rsidR="004917D2" w:rsidRPr="005F7A4D" w:rsidDel="00F151AB">
          <w:rPr>
            <w:color w:val="000000" w:themeColor="text1"/>
            <w:szCs w:val="28"/>
          </w:rPr>
          <w:delText>грамм</w:delText>
        </w:r>
        <w:r w:rsidR="002656A7" w:rsidRPr="005F7A4D" w:rsidDel="00F151AB">
          <w:rPr>
            <w:color w:val="000000" w:themeColor="text1"/>
            <w:szCs w:val="28"/>
          </w:rPr>
          <w:delText xml:space="preserve"> (на которое предположительно не хватит ресурсов при работе автоэнкодера), встает задача отбора </w:delText>
        </w:r>
        <w:r w:rsidR="002656A7" w:rsidRPr="005F7A4D" w:rsidDel="00F151AB">
          <w:rPr>
            <w:color w:val="000000" w:themeColor="text1"/>
            <w:szCs w:val="28"/>
            <w:lang w:val="en-GB"/>
          </w:rPr>
          <w:delText>n</w:delText>
        </w:r>
        <w:r w:rsidR="002656A7" w:rsidRPr="005F7A4D" w:rsidDel="00F151AB">
          <w:rPr>
            <w:color w:val="000000" w:themeColor="text1"/>
            <w:szCs w:val="28"/>
          </w:rPr>
          <w:delText>-</w:delText>
        </w:r>
        <w:r w:rsidR="004917D2" w:rsidRPr="005F7A4D" w:rsidDel="00F151AB">
          <w:rPr>
            <w:color w:val="000000" w:themeColor="text1"/>
            <w:szCs w:val="28"/>
          </w:rPr>
          <w:delText>грамм</w:delText>
        </w:r>
        <w:r w:rsidR="002656A7" w:rsidRPr="005F7A4D" w:rsidDel="00F151AB">
          <w:rPr>
            <w:color w:val="000000" w:themeColor="text1"/>
            <w:szCs w:val="28"/>
          </w:rPr>
          <w:delText>.</w:delText>
        </w:r>
        <w:bookmarkEnd w:id="2869"/>
      </w:del>
    </w:p>
    <w:p w14:paraId="0888FC04" w14:textId="23BE195B" w:rsidR="004917D2" w:rsidRPr="005F7A4D" w:rsidRDefault="004917D2" w:rsidP="0043303A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del w:id="2870" w:author="пользователь Microsoft Office" w:date="2018-05-22T15:18:00Z">
        <w:r w:rsidRPr="005F7A4D" w:rsidDel="00F151AB">
          <w:rPr>
            <w:color w:val="000000" w:themeColor="text1"/>
            <w:szCs w:val="28"/>
          </w:rPr>
          <w:tab/>
        </w:r>
        <w:bookmarkStart w:id="2871" w:name="_Toc514515757"/>
        <w:r w:rsidRPr="005F7A4D" w:rsidDel="00F151AB">
          <w:rPr>
            <w:color w:val="000000" w:themeColor="text1"/>
            <w:szCs w:val="28"/>
          </w:rPr>
          <w:delText xml:space="preserve">Для отбора </w:delText>
        </w:r>
        <w:r w:rsidRPr="005F7A4D" w:rsidDel="00F151AB">
          <w:rPr>
            <w:color w:val="000000" w:themeColor="text1"/>
            <w:szCs w:val="28"/>
            <w:lang w:val="en-GB"/>
          </w:rPr>
          <w:delText>n</w:delText>
        </w:r>
        <w:r w:rsidRPr="005F7A4D" w:rsidDel="00F151AB">
          <w:rPr>
            <w:color w:val="000000" w:themeColor="text1"/>
            <w:szCs w:val="28"/>
          </w:rPr>
          <w:delText>-</w:delText>
        </w:r>
        <w:r w:rsidRPr="005F7A4D" w:rsidDel="00F151AB">
          <w:rPr>
            <w:color w:val="000000" w:themeColor="text1"/>
            <w:szCs w:val="28"/>
            <w:lang w:val="en-GB"/>
          </w:rPr>
          <w:delText>gram</w:delText>
        </w:r>
        <w:r w:rsidRPr="005F7A4D" w:rsidDel="00F151AB">
          <w:rPr>
            <w:color w:val="000000" w:themeColor="text1"/>
            <w:szCs w:val="28"/>
          </w:rPr>
          <w:delText xml:space="preserve"> был написан инструмент</w:delText>
        </w:r>
        <w:r w:rsidR="00AB2BA7" w:rsidRPr="005F7A4D" w:rsidDel="00F151AB">
          <w:rPr>
            <w:rStyle w:val="af2"/>
            <w:color w:val="000000" w:themeColor="text1"/>
            <w:szCs w:val="28"/>
          </w:rPr>
          <w:footnoteReference w:id="19"/>
        </w:r>
        <w:r w:rsidRPr="005F7A4D" w:rsidDel="00F151AB">
          <w:rPr>
            <w:color w:val="000000" w:themeColor="text1"/>
            <w:szCs w:val="28"/>
          </w:rPr>
          <w:delText xml:space="preserve">, который позволяет отсекать те </w:delText>
        </w:r>
        <w:r w:rsidRPr="005F7A4D" w:rsidDel="00F151AB">
          <w:rPr>
            <w:color w:val="000000" w:themeColor="text1"/>
            <w:szCs w:val="28"/>
            <w:lang w:val="en-GB"/>
          </w:rPr>
          <w:delText>n</w:delText>
        </w:r>
        <w:r w:rsidRPr="005F7A4D" w:rsidDel="00F151AB">
          <w:rPr>
            <w:color w:val="000000" w:themeColor="text1"/>
            <w:szCs w:val="28"/>
          </w:rPr>
          <w:delText xml:space="preserve">-граммы, которые предположительно несут наименьший информационный вклад: наиболее частотные и </w:delText>
        </w:r>
        <w:commentRangeStart w:id="2874"/>
        <w:r w:rsidRPr="005F7A4D" w:rsidDel="00F151AB">
          <w:rPr>
            <w:color w:val="000000" w:themeColor="text1"/>
            <w:szCs w:val="28"/>
          </w:rPr>
          <w:delText>наименее частотные</w:delText>
        </w:r>
        <w:commentRangeEnd w:id="2874"/>
        <w:r w:rsidR="00384AA6" w:rsidDel="00F151AB">
          <w:rPr>
            <w:rStyle w:val="af3"/>
            <w:rFonts w:asciiTheme="minorHAnsi" w:eastAsiaTheme="minorHAnsi" w:hAnsiTheme="minorHAnsi" w:cstheme="minorBidi"/>
            <w:lang w:eastAsia="en-US"/>
          </w:rPr>
          <w:commentReference w:id="2874"/>
        </w:r>
        <w:r w:rsidRPr="005F7A4D" w:rsidDel="00F151AB">
          <w:rPr>
            <w:color w:val="000000" w:themeColor="text1"/>
            <w:szCs w:val="28"/>
          </w:rPr>
          <w:delText>.</w:delText>
        </w:r>
      </w:del>
      <w:bookmarkEnd w:id="2871"/>
    </w:p>
    <w:p w14:paraId="45DD97A3" w14:textId="0A4AD8CB" w:rsidR="007058E0" w:rsidRPr="005F7A4D" w:rsidRDefault="007058E0" w:rsidP="0043303A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2875" w:name="_Toc514515758"/>
      <w:commentRangeStart w:id="2876"/>
      <w:del w:id="2877" w:author="пользователь Microsoft Office" w:date="2018-05-22T15:59:00Z">
        <w:r w:rsidRPr="005F7A4D" w:rsidDel="00876B42">
          <w:rPr>
            <w:color w:val="000000" w:themeColor="text1"/>
            <w:szCs w:val="28"/>
          </w:rPr>
          <w:delText>Таким образом,</w:delText>
        </w:r>
      </w:del>
      <w:bookmarkStart w:id="2878" w:name="_Toc514774003"/>
      <w:ins w:id="2879" w:author="пользователь Microsoft Office" w:date="2018-05-22T15:59:00Z">
        <w:r w:rsidR="00876B42">
          <w:rPr>
            <w:color w:val="000000" w:themeColor="text1"/>
            <w:szCs w:val="28"/>
          </w:rPr>
          <w:t>По результатам этапа отбора</w:t>
        </w:r>
        <w:r w:rsidR="00C93F08">
          <w:rPr>
            <w:color w:val="000000" w:themeColor="text1"/>
            <w:szCs w:val="28"/>
          </w:rPr>
          <w:t xml:space="preserve"> </w:t>
        </w:r>
      </w:ins>
      <w:del w:id="2880" w:author="пользователь Microsoft Office" w:date="2018-05-22T15:59:00Z">
        <w:r w:rsidRPr="005F7A4D" w:rsidDel="00872F28">
          <w:rPr>
            <w:color w:val="000000" w:themeColor="text1"/>
            <w:szCs w:val="28"/>
          </w:rPr>
          <w:delText xml:space="preserve"> </w:delText>
        </w:r>
      </w:del>
      <w:r w:rsidRPr="005F7A4D">
        <w:rPr>
          <w:color w:val="000000" w:themeColor="text1"/>
          <w:szCs w:val="28"/>
        </w:rPr>
        <w:t xml:space="preserve">по </w:t>
      </w:r>
      <w:del w:id="2881" w:author="пользователь Microsoft Office" w:date="2018-05-22T15:59:00Z">
        <w:r w:rsidRPr="005F7A4D" w:rsidDel="00775285">
          <w:rPr>
            <w:color w:val="000000" w:themeColor="text1"/>
            <w:szCs w:val="28"/>
          </w:rPr>
          <w:delText xml:space="preserve">большого </w:delText>
        </w:r>
      </w:del>
      <w:ins w:id="2882" w:author="пользователь Microsoft Office" w:date="2018-05-22T15:59:00Z">
        <w:r w:rsidR="00775285" w:rsidRPr="005F7A4D">
          <w:rPr>
            <w:color w:val="000000" w:themeColor="text1"/>
            <w:szCs w:val="28"/>
          </w:rPr>
          <w:t>большо</w:t>
        </w:r>
        <w:r w:rsidR="00775285">
          <w:rPr>
            <w:color w:val="000000" w:themeColor="text1"/>
            <w:szCs w:val="28"/>
          </w:rPr>
          <w:t>му</w:t>
        </w:r>
        <w:r w:rsidR="00775285" w:rsidRPr="005F7A4D">
          <w:rPr>
            <w:color w:val="000000" w:themeColor="text1"/>
            <w:szCs w:val="28"/>
          </w:rPr>
          <w:t xml:space="preserve"> </w:t>
        </w:r>
      </w:ins>
      <w:r w:rsidRPr="005F7A4D">
        <w:rPr>
          <w:color w:val="000000" w:themeColor="text1"/>
          <w:szCs w:val="28"/>
        </w:rPr>
        <w:t xml:space="preserve">набору данных с байт-кодом было отобрано 25 тыс. </w:t>
      </w:r>
      <w:r w:rsidRPr="005F7A4D">
        <w:rPr>
          <w:color w:val="000000" w:themeColor="text1"/>
          <w:szCs w:val="28"/>
          <w:lang w:val="en-GB"/>
        </w:rPr>
        <w:t>n</w:t>
      </w:r>
      <w:r w:rsidRPr="005F7A4D">
        <w:rPr>
          <w:color w:val="000000" w:themeColor="text1"/>
          <w:szCs w:val="28"/>
        </w:rPr>
        <w:t>-грамм, по малому набору данных — 2.8 тыс.</w:t>
      </w:r>
      <w:r w:rsidR="00845B12" w:rsidRPr="005F7A4D">
        <w:rPr>
          <w:color w:val="000000" w:themeColor="text1"/>
          <w:szCs w:val="28"/>
        </w:rPr>
        <w:t xml:space="preserve"> </w:t>
      </w:r>
      <w:r w:rsidR="00845B12" w:rsidRPr="005F7A4D">
        <w:rPr>
          <w:color w:val="000000" w:themeColor="text1"/>
          <w:szCs w:val="28"/>
          <w:lang w:val="en-GB"/>
        </w:rPr>
        <w:t>n</w:t>
      </w:r>
      <w:r w:rsidR="00845B12" w:rsidRPr="005F7A4D">
        <w:rPr>
          <w:color w:val="000000" w:themeColor="text1"/>
          <w:szCs w:val="28"/>
        </w:rPr>
        <w:t>-грамм.</w:t>
      </w:r>
      <w:bookmarkEnd w:id="2875"/>
      <w:commentRangeEnd w:id="2876"/>
      <w:r w:rsidR="00384AA6">
        <w:rPr>
          <w:rStyle w:val="af3"/>
          <w:rFonts w:asciiTheme="minorHAnsi" w:eastAsiaTheme="minorHAnsi" w:hAnsiTheme="minorHAnsi" w:cstheme="minorBidi"/>
          <w:lang w:eastAsia="en-US"/>
        </w:rPr>
        <w:commentReference w:id="2876"/>
      </w:r>
      <w:bookmarkEnd w:id="2878"/>
    </w:p>
    <w:p w14:paraId="0E5B41A1" w14:textId="71D485BC" w:rsidR="00CB6119" w:rsidRPr="005F7A4D" w:rsidDel="00F151AB" w:rsidRDefault="008969D0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del w:id="2883" w:author="пользователь Microsoft Office" w:date="2018-05-22T15:19:00Z"/>
          <w:b/>
          <w:bCs/>
          <w:color w:val="000000" w:themeColor="text1"/>
        </w:rPr>
        <w:pPrChange w:id="2884" w:author="пользователь Microsoft Office" w:date="2018-05-22T15:19:00Z">
          <w:pPr>
            <w:pStyle w:val="a3"/>
            <w:tabs>
              <w:tab w:val="left" w:pos="709"/>
              <w:tab w:val="center" w:pos="4677"/>
            </w:tabs>
            <w:spacing w:after="120" w:line="360" w:lineRule="auto"/>
            <w:outlineLvl w:val="0"/>
          </w:pPr>
        </w:pPrChange>
      </w:pPr>
      <w:bookmarkStart w:id="2885" w:name="_Toc514774004"/>
      <w:ins w:id="2886" w:author="пользователь Microsoft Office" w:date="2018-05-22T15:19:00Z">
        <w:r>
          <w:rPr>
            <w:b/>
            <w:bCs/>
            <w:caps/>
            <w:color w:val="000000" w:themeColor="text1"/>
          </w:rPr>
          <w:t>5</w:t>
        </w:r>
        <w:r w:rsidR="00F151AB" w:rsidRPr="005F7A4D">
          <w:rPr>
            <w:b/>
            <w:bCs/>
            <w:caps/>
            <w:color w:val="000000" w:themeColor="text1"/>
          </w:rPr>
          <w:t>.</w:t>
        </w:r>
      </w:ins>
      <w:ins w:id="2887" w:author="пользователь Microsoft Office" w:date="2018-05-22T16:14:00Z">
        <w:r w:rsidR="00872FEE">
          <w:rPr>
            <w:b/>
            <w:bCs/>
            <w:caps/>
            <w:color w:val="000000" w:themeColor="text1"/>
          </w:rPr>
          <w:t>7</w:t>
        </w:r>
      </w:ins>
      <w:ins w:id="2888" w:author="пользователь Microsoft Office" w:date="2018-05-22T15:19:00Z">
        <w:r w:rsidR="00F151AB" w:rsidRPr="005F7A4D">
          <w:rPr>
            <w:b/>
            <w:bCs/>
            <w:caps/>
            <w:color w:val="000000" w:themeColor="text1"/>
          </w:rPr>
          <w:t xml:space="preserve"> </w:t>
        </w:r>
        <w:r w:rsidR="00F151AB" w:rsidRPr="005F7A4D">
          <w:rPr>
            <w:b/>
            <w:bCs/>
            <w:color w:val="000000" w:themeColor="text1"/>
          </w:rPr>
          <w:t>Составление конечного набора данных</w:t>
        </w:r>
      </w:ins>
      <w:bookmarkEnd w:id="2885"/>
      <w:del w:id="2889" w:author="пользователь Microsoft Office" w:date="2018-05-22T15:19:00Z">
        <w:r w:rsidR="00A309AC" w:rsidRPr="005F7A4D" w:rsidDel="00F151AB">
          <w:rPr>
            <w:b/>
            <w:bCs/>
            <w:caps/>
            <w:color w:val="000000" w:themeColor="text1"/>
          </w:rPr>
          <w:delText>4</w:delText>
        </w:r>
        <w:r w:rsidR="00CB6119" w:rsidRPr="005F7A4D" w:rsidDel="00F151AB">
          <w:rPr>
            <w:b/>
            <w:bCs/>
            <w:caps/>
            <w:color w:val="000000" w:themeColor="text1"/>
          </w:rPr>
          <w:delText>.</w:delText>
        </w:r>
        <w:r w:rsidR="009301EF" w:rsidRPr="005F7A4D" w:rsidDel="00F151AB">
          <w:rPr>
            <w:b/>
            <w:bCs/>
            <w:caps/>
            <w:color w:val="000000" w:themeColor="text1"/>
          </w:rPr>
          <w:delText xml:space="preserve">5 </w:delText>
        </w:r>
        <w:r w:rsidR="0027796A" w:rsidRPr="005F7A4D" w:rsidDel="00F151AB">
          <w:rPr>
            <w:b/>
            <w:bCs/>
            <w:color w:val="000000" w:themeColor="text1"/>
          </w:rPr>
          <w:delText>Преобразование данных в разреженный вид</w:delText>
        </w:r>
      </w:del>
    </w:p>
    <w:p w14:paraId="01CE5541" w14:textId="70760CDD" w:rsidR="006131F8" w:rsidRPr="005F7A4D" w:rsidDel="00F151AB" w:rsidRDefault="00CD4F89" w:rsidP="0043303A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del w:id="2890" w:author="пользователь Microsoft Office" w:date="2018-05-22T15:19:00Z"/>
          <w:color w:val="000000" w:themeColor="text1"/>
          <w:szCs w:val="28"/>
        </w:rPr>
      </w:pPr>
      <w:del w:id="2891" w:author="пользователь Microsoft Office" w:date="2018-05-22T15:19:00Z">
        <w:r w:rsidRPr="005F7A4D" w:rsidDel="00F151AB">
          <w:rPr>
            <w:color w:val="000000" w:themeColor="text1"/>
            <w:szCs w:val="28"/>
          </w:rPr>
          <w:tab/>
        </w:r>
        <w:bookmarkStart w:id="2892" w:name="_Toc513031160"/>
        <w:bookmarkStart w:id="2893" w:name="_Toc513729813"/>
        <w:bookmarkStart w:id="2894" w:name="_Toc514515760"/>
        <w:r w:rsidRPr="005F7A4D" w:rsidDel="00F151AB">
          <w:rPr>
            <w:color w:val="000000" w:themeColor="text1"/>
            <w:szCs w:val="28"/>
          </w:rPr>
          <w:delText xml:space="preserve">Перед запуском автоэнкодера данные с сопоставлением </w:delText>
        </w:r>
        <w:r w:rsidRPr="005F7A4D" w:rsidDel="00F151AB">
          <w:rPr>
            <w:color w:val="000000" w:themeColor="text1"/>
            <w:szCs w:val="28"/>
            <w:lang w:val="en-GB"/>
          </w:rPr>
          <w:delText>n</w:delText>
        </w:r>
        <w:r w:rsidRPr="005F7A4D" w:rsidDel="00F151AB">
          <w:rPr>
            <w:color w:val="000000" w:themeColor="text1"/>
            <w:szCs w:val="28"/>
          </w:rPr>
          <w:delText>-грамм их счетчикам необходимо преобразовать в разреженный вид</w:delText>
        </w:r>
      </w:del>
      <w:ins w:id="2895" w:author="Timofey Bryksin" w:date="2018-05-20T22:41:00Z">
        <w:del w:id="2896" w:author="пользователь Microsoft Office" w:date="2018-05-22T15:19:00Z">
          <w:r w:rsidR="00384AA6" w:rsidDel="00F151AB">
            <w:rPr>
              <w:color w:val="000000" w:themeColor="text1"/>
              <w:szCs w:val="28"/>
            </w:rPr>
            <w:delText>:</w:delText>
          </w:r>
        </w:del>
      </w:ins>
      <w:del w:id="2897" w:author="пользователь Microsoft Office" w:date="2018-05-22T15:19:00Z">
        <w:r w:rsidRPr="005F7A4D" w:rsidDel="00F151AB">
          <w:rPr>
            <w:color w:val="000000" w:themeColor="text1"/>
            <w:szCs w:val="28"/>
          </w:rPr>
          <w:delText xml:space="preserve"> — привести все примеры к одному количеству измерений (добавить </w:delText>
        </w:r>
        <w:r w:rsidRPr="005F7A4D" w:rsidDel="00F151AB">
          <w:rPr>
            <w:color w:val="000000" w:themeColor="text1"/>
            <w:szCs w:val="28"/>
            <w:lang w:val="en-GB"/>
          </w:rPr>
          <w:delText>n</w:delText>
        </w:r>
        <w:r w:rsidRPr="005F7A4D" w:rsidDel="00F151AB">
          <w:rPr>
            <w:color w:val="000000" w:themeColor="text1"/>
            <w:szCs w:val="28"/>
          </w:rPr>
          <w:delText>-граммы с нулевым счетчиком встречаемости).</w:delText>
        </w:r>
        <w:r w:rsidR="001E6F07" w:rsidRPr="005F7A4D" w:rsidDel="00F151AB">
          <w:rPr>
            <w:color w:val="000000" w:themeColor="text1"/>
            <w:szCs w:val="28"/>
          </w:rPr>
          <w:delText xml:space="preserve"> Т</w:delText>
        </w:r>
        <w:r w:rsidR="002F1B74" w:rsidRPr="005F7A4D" w:rsidDel="00F151AB">
          <w:rPr>
            <w:color w:val="000000" w:themeColor="text1"/>
            <w:szCs w:val="28"/>
          </w:rPr>
          <w:delText xml:space="preserve">акже </w:delText>
        </w:r>
        <w:r w:rsidR="001E6F07" w:rsidRPr="005F7A4D" w:rsidDel="00F151AB">
          <w:rPr>
            <w:color w:val="000000" w:themeColor="text1"/>
            <w:szCs w:val="28"/>
          </w:rPr>
          <w:delText xml:space="preserve">на данном этапе предполагается составление списка </w:delText>
        </w:r>
        <w:r w:rsidR="001E6F07" w:rsidRPr="005F7A4D" w:rsidDel="00F151AB">
          <w:rPr>
            <w:color w:val="000000" w:themeColor="text1"/>
            <w:szCs w:val="28"/>
            <w:lang w:val="en-GB"/>
          </w:rPr>
          <w:delText>n</w:delText>
        </w:r>
        <w:r w:rsidR="001E6F07" w:rsidRPr="005F7A4D" w:rsidDel="00F151AB">
          <w:rPr>
            <w:color w:val="000000" w:themeColor="text1"/>
            <w:szCs w:val="28"/>
          </w:rPr>
          <w:delText>-грамм, порядок их следования в котором будет совпадать с порядком следования счетчиков встречаемости в файлах, соответствующих примерам.</w:delText>
        </w:r>
        <w:bookmarkEnd w:id="2892"/>
        <w:bookmarkEnd w:id="2893"/>
        <w:bookmarkEnd w:id="2894"/>
      </w:del>
    </w:p>
    <w:p w14:paraId="489B19A4" w14:textId="3069185B" w:rsidR="002F1B74" w:rsidRPr="005F7A4D" w:rsidDel="00F151AB" w:rsidRDefault="002F1B74" w:rsidP="0043303A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del w:id="2898" w:author="пользователь Microsoft Office" w:date="2018-05-22T15:19:00Z"/>
          <w:color w:val="000000" w:themeColor="text1"/>
          <w:szCs w:val="28"/>
        </w:rPr>
      </w:pPr>
      <w:del w:id="2899" w:author="пользователь Microsoft Office" w:date="2018-05-22T15:19:00Z">
        <w:r w:rsidRPr="005F7A4D" w:rsidDel="00F151AB">
          <w:rPr>
            <w:color w:val="000000" w:themeColor="text1"/>
            <w:szCs w:val="28"/>
          </w:rPr>
          <w:tab/>
        </w:r>
        <w:bookmarkStart w:id="2900" w:name="_Toc513031161"/>
        <w:bookmarkStart w:id="2901" w:name="_Toc513729814"/>
        <w:bookmarkStart w:id="2902" w:name="_Toc514515761"/>
        <w:r w:rsidRPr="005F7A4D" w:rsidDel="00F151AB">
          <w:rPr>
            <w:color w:val="000000" w:themeColor="text1"/>
            <w:szCs w:val="28"/>
          </w:rPr>
          <w:delText>Для решения данной задачи был разработан инструмент</w:delText>
        </w:r>
        <w:r w:rsidR="00EE50F4" w:rsidRPr="005F7A4D" w:rsidDel="00F151AB">
          <w:rPr>
            <w:rStyle w:val="af2"/>
            <w:color w:val="000000" w:themeColor="text1"/>
            <w:szCs w:val="28"/>
          </w:rPr>
          <w:footnoteReference w:id="20"/>
        </w:r>
        <w:r w:rsidRPr="005F7A4D" w:rsidDel="00F151AB">
          <w:rPr>
            <w:color w:val="000000" w:themeColor="text1"/>
            <w:szCs w:val="28"/>
          </w:rPr>
          <w:delText>, принимающих на вход путь к директории с факторизованными деревьями разбора или байт-кодом, и записывающ</w:delText>
        </w:r>
        <w:r w:rsidR="00627E16" w:rsidRPr="005F7A4D" w:rsidDel="00F151AB">
          <w:rPr>
            <w:color w:val="000000" w:themeColor="text1"/>
            <w:szCs w:val="28"/>
          </w:rPr>
          <w:delText>ий в другую указанную директорию</w:delText>
        </w:r>
        <w:r w:rsidRPr="005F7A4D" w:rsidDel="00F151AB">
          <w:rPr>
            <w:color w:val="000000" w:themeColor="text1"/>
            <w:szCs w:val="28"/>
          </w:rPr>
          <w:delText xml:space="preserve"> по аналогичному пути р</w:delText>
        </w:r>
        <w:r w:rsidR="0069728B" w:rsidRPr="005F7A4D" w:rsidDel="00F151AB">
          <w:rPr>
            <w:color w:val="000000" w:themeColor="text1"/>
            <w:szCs w:val="28"/>
          </w:rPr>
          <w:delText>азреженное представление векторов</w:delText>
        </w:r>
        <w:r w:rsidRPr="005F7A4D" w:rsidDel="00F151AB">
          <w:rPr>
            <w:color w:val="000000" w:themeColor="text1"/>
            <w:szCs w:val="28"/>
          </w:rPr>
          <w:delText xml:space="preserve"> со счетчиками встречаемости. Также инструмент предполагает по мере преобразования данных формирование списка </w:delText>
        </w:r>
        <w:r w:rsidRPr="005F7A4D" w:rsidDel="00F151AB">
          <w:rPr>
            <w:color w:val="000000" w:themeColor="text1"/>
            <w:szCs w:val="28"/>
            <w:lang w:val="en-GB"/>
          </w:rPr>
          <w:delText>n</w:delText>
        </w:r>
        <w:r w:rsidRPr="005F7A4D" w:rsidDel="00F151AB">
          <w:rPr>
            <w:color w:val="000000" w:themeColor="text1"/>
            <w:szCs w:val="28"/>
          </w:rPr>
          <w:delText>-грамм с порядком следования, равным порядку следования их счетчиков встречаемости в файлах с векторами, соответствующими примерам.</w:delText>
        </w:r>
        <w:r w:rsidR="00A35108" w:rsidRPr="005F7A4D" w:rsidDel="00F151AB">
          <w:rPr>
            <w:color w:val="000000" w:themeColor="text1"/>
            <w:szCs w:val="28"/>
          </w:rPr>
          <w:delText xml:space="preserve"> Таким образом, программа записывает в текущую директорию файл </w:delText>
        </w:r>
        <w:r w:rsidR="00A35108" w:rsidRPr="005F7A4D" w:rsidDel="00F151AB">
          <w:rPr>
            <w:color w:val="000000" w:themeColor="text1"/>
            <w:szCs w:val="28"/>
            <w:lang w:val="en-GB"/>
          </w:rPr>
          <w:delText>all</w:delText>
        </w:r>
        <w:r w:rsidR="00A35108" w:rsidRPr="005F7A4D" w:rsidDel="00F151AB">
          <w:rPr>
            <w:color w:val="000000" w:themeColor="text1"/>
            <w:szCs w:val="28"/>
          </w:rPr>
          <w:delText>_</w:delText>
        </w:r>
        <w:r w:rsidR="00A35108" w:rsidRPr="005F7A4D" w:rsidDel="00F151AB">
          <w:rPr>
            <w:color w:val="000000" w:themeColor="text1"/>
            <w:szCs w:val="28"/>
            <w:lang w:val="en-GB"/>
          </w:rPr>
          <w:delText>ngrams</w:delText>
        </w:r>
        <w:r w:rsidR="00A35108" w:rsidRPr="005F7A4D" w:rsidDel="00F151AB">
          <w:rPr>
            <w:color w:val="000000" w:themeColor="text1"/>
            <w:szCs w:val="28"/>
          </w:rPr>
          <w:delText>.</w:delText>
        </w:r>
        <w:r w:rsidR="00A35108" w:rsidRPr="005F7A4D" w:rsidDel="00F151AB">
          <w:rPr>
            <w:color w:val="000000" w:themeColor="text1"/>
            <w:szCs w:val="28"/>
            <w:lang w:val="en-GB"/>
          </w:rPr>
          <w:delText>json</w:delText>
        </w:r>
        <w:r w:rsidR="00A35108" w:rsidRPr="005F7A4D" w:rsidDel="00F151AB">
          <w:rPr>
            <w:color w:val="000000" w:themeColor="text1"/>
            <w:szCs w:val="28"/>
          </w:rPr>
          <w:delText>.</w:delText>
        </w:r>
        <w:bookmarkEnd w:id="2900"/>
        <w:bookmarkEnd w:id="2901"/>
        <w:bookmarkEnd w:id="2902"/>
      </w:del>
    </w:p>
    <w:p w14:paraId="2CF04093" w14:textId="4AD819D9" w:rsidR="00CC5DE0" w:rsidRPr="005F7A4D" w:rsidDel="00F151AB" w:rsidRDefault="00CC5DE0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del w:id="2905" w:author="пользователь Microsoft Office" w:date="2018-05-22T15:19:00Z"/>
        </w:rPr>
        <w:pPrChange w:id="2906" w:author="пользователь Microsoft Office" w:date="2018-05-22T15:19:00Z">
          <w:pPr/>
        </w:pPrChange>
      </w:pPr>
      <w:del w:id="2907" w:author="пользователь Microsoft Office" w:date="2018-05-22T15:19:00Z">
        <w:r w:rsidRPr="005F7A4D" w:rsidDel="00F151AB">
          <w:br w:type="page"/>
        </w:r>
      </w:del>
    </w:p>
    <w:p w14:paraId="7160324B" w14:textId="3808399D" w:rsidR="006131F8" w:rsidRPr="005F7A4D" w:rsidDel="00F151AB" w:rsidRDefault="00A309AC" w:rsidP="00D40CDD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del w:id="2908" w:author="пользователь Microsoft Office" w:date="2018-05-22T15:19:00Z"/>
          <w:b/>
          <w:bCs/>
          <w:color w:val="000000" w:themeColor="text1"/>
        </w:rPr>
      </w:pPr>
      <w:del w:id="2909" w:author="пользователь Microsoft Office" w:date="2018-05-22T15:19:00Z">
        <w:r w:rsidRPr="005F7A4D" w:rsidDel="00F151AB">
          <w:rPr>
            <w:b/>
            <w:bCs/>
            <w:caps/>
            <w:color w:val="000000" w:themeColor="text1"/>
          </w:rPr>
          <w:delText>4</w:delText>
        </w:r>
        <w:r w:rsidR="006131F8" w:rsidRPr="005F7A4D" w:rsidDel="00F151AB">
          <w:rPr>
            <w:b/>
            <w:bCs/>
            <w:caps/>
            <w:color w:val="000000" w:themeColor="text1"/>
          </w:rPr>
          <w:delText xml:space="preserve">.6 </w:delText>
        </w:r>
        <w:r w:rsidR="006131F8" w:rsidRPr="005F7A4D" w:rsidDel="00F151AB">
          <w:rPr>
            <w:b/>
            <w:bCs/>
            <w:color w:val="000000" w:themeColor="text1"/>
          </w:rPr>
          <w:delText>Составление конечного набора данных</w:delText>
        </w:r>
      </w:del>
    </w:p>
    <w:p w14:paraId="63A94F9D" w14:textId="3FCDCA02" w:rsidR="006131F8" w:rsidRPr="005F7A4D" w:rsidDel="00F151AB" w:rsidRDefault="00CC6544" w:rsidP="0043303A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del w:id="2910" w:author="пользователь Microsoft Office" w:date="2018-05-22T15:19:00Z"/>
          <w:color w:val="000000" w:themeColor="text1"/>
          <w:szCs w:val="28"/>
        </w:rPr>
      </w:pPr>
      <w:del w:id="2911" w:author="пользователь Microsoft Office" w:date="2018-05-22T15:19:00Z">
        <w:r w:rsidRPr="005F7A4D" w:rsidDel="00F151AB">
          <w:rPr>
            <w:color w:val="000000" w:themeColor="text1"/>
            <w:szCs w:val="28"/>
          </w:rPr>
          <w:tab/>
        </w:r>
        <w:bookmarkStart w:id="2912" w:name="_Toc513031163"/>
        <w:bookmarkStart w:id="2913" w:name="_Toc513729816"/>
        <w:bookmarkStart w:id="2914" w:name="_Toc514515763"/>
        <w:r w:rsidRPr="005F7A4D" w:rsidDel="00F151AB">
          <w:rPr>
            <w:color w:val="000000" w:themeColor="text1"/>
            <w:szCs w:val="28"/>
          </w:rPr>
          <w:delText>Наконец, встает задача объединения всех векторов в единый набор данных в формате, с которым сможет работать автоэнкодер.</w:delText>
        </w:r>
        <w:r w:rsidR="00DA26BD" w:rsidRPr="005F7A4D" w:rsidDel="00F151AB">
          <w:rPr>
            <w:color w:val="000000" w:themeColor="text1"/>
            <w:szCs w:val="28"/>
          </w:rPr>
          <w:delText xml:space="preserve"> Для решения данной задачи</w:delText>
        </w:r>
        <w:r w:rsidR="00441670" w:rsidRPr="005F7A4D" w:rsidDel="00F151AB">
          <w:rPr>
            <w:color w:val="000000" w:themeColor="text1"/>
            <w:szCs w:val="28"/>
          </w:rPr>
          <w:delText xml:space="preserve"> также был разработан инструмент, </w:delText>
        </w:r>
        <w:r w:rsidR="00852D34" w:rsidRPr="005F7A4D" w:rsidDel="00F151AB">
          <w:rPr>
            <w:color w:val="000000" w:themeColor="text1"/>
            <w:szCs w:val="28"/>
          </w:rPr>
          <w:delText xml:space="preserve">объединяющий все вектора в единый набор данных в формате </w:delText>
        </w:r>
        <w:r w:rsidR="00852D34" w:rsidRPr="005F7A4D" w:rsidDel="00F151AB">
          <w:rPr>
            <w:color w:val="000000" w:themeColor="text1"/>
            <w:szCs w:val="28"/>
            <w:lang w:val="en-GB"/>
          </w:rPr>
          <w:delText>CSV</w:delText>
        </w:r>
        <w:r w:rsidR="00852D34" w:rsidRPr="005F7A4D" w:rsidDel="00F151AB">
          <w:rPr>
            <w:color w:val="000000" w:themeColor="text1"/>
            <w:szCs w:val="28"/>
          </w:rPr>
          <w:delText>.</w:delText>
        </w:r>
        <w:bookmarkEnd w:id="2912"/>
        <w:bookmarkEnd w:id="2913"/>
        <w:bookmarkEnd w:id="2914"/>
      </w:del>
    </w:p>
    <w:p w14:paraId="0D11DF39" w14:textId="77777777" w:rsidR="00F151AB" w:rsidRDefault="00F151AB" w:rsidP="0043303A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ins w:id="2915" w:author="пользователь Microsoft Office" w:date="2018-05-22T15:19:00Z"/>
          <w:color w:val="000000" w:themeColor="text1"/>
          <w:szCs w:val="28"/>
        </w:rPr>
      </w:pPr>
    </w:p>
    <w:p w14:paraId="0BBFCFB1" w14:textId="7177C0F1" w:rsidR="00863752" w:rsidRPr="005F7A4D" w:rsidRDefault="00863752" w:rsidP="0043303A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2916" w:name="_Toc513031164"/>
      <w:bookmarkStart w:id="2917" w:name="_Toc513729817"/>
      <w:bookmarkStart w:id="2918" w:name="_Toc514515764"/>
      <w:bookmarkStart w:id="2919" w:name="_Toc514774005"/>
      <w:r w:rsidRPr="005F7A4D">
        <w:rPr>
          <w:color w:val="000000" w:themeColor="text1"/>
          <w:szCs w:val="28"/>
        </w:rPr>
        <w:t>Так как</w:t>
      </w:r>
      <w:r w:rsidR="00D0002C" w:rsidRPr="005F7A4D">
        <w:rPr>
          <w:color w:val="000000" w:themeColor="text1"/>
          <w:szCs w:val="28"/>
        </w:rPr>
        <w:t xml:space="preserve"> для большого набора данных</w:t>
      </w:r>
      <w:r w:rsidRPr="005F7A4D">
        <w:rPr>
          <w:color w:val="000000" w:themeColor="text1"/>
          <w:szCs w:val="28"/>
        </w:rPr>
        <w:t xml:space="preserve"> после загрузки в память</w:t>
      </w:r>
      <w:r w:rsidR="00766906" w:rsidRPr="005F7A4D">
        <w:rPr>
          <w:color w:val="000000" w:themeColor="text1"/>
          <w:szCs w:val="28"/>
        </w:rPr>
        <w:t xml:space="preserve"> (перед запуском</w:t>
      </w:r>
      <w:r w:rsidR="00390F0A" w:rsidRPr="005F7A4D">
        <w:rPr>
          <w:color w:val="000000" w:themeColor="text1"/>
          <w:szCs w:val="28"/>
        </w:rPr>
        <w:t xml:space="preserve"> </w:t>
      </w:r>
      <w:proofErr w:type="spellStart"/>
      <w:r w:rsidR="00390F0A" w:rsidRPr="005F7A4D">
        <w:rPr>
          <w:color w:val="000000" w:themeColor="text1"/>
          <w:szCs w:val="28"/>
        </w:rPr>
        <w:t>автоэнкодера</w:t>
      </w:r>
      <w:proofErr w:type="spellEnd"/>
      <w:r w:rsidR="00390F0A" w:rsidRPr="005F7A4D">
        <w:rPr>
          <w:color w:val="000000" w:themeColor="text1"/>
          <w:szCs w:val="28"/>
        </w:rPr>
        <w:t>)</w:t>
      </w:r>
      <w:r w:rsidRPr="005F7A4D">
        <w:rPr>
          <w:color w:val="000000" w:themeColor="text1"/>
          <w:szCs w:val="28"/>
        </w:rPr>
        <w:t xml:space="preserve"> такой набор данных занимал более 80 </w:t>
      </w:r>
      <w:r w:rsidRPr="005F7A4D">
        <w:rPr>
          <w:color w:val="000000" w:themeColor="text1"/>
          <w:szCs w:val="28"/>
          <w:lang w:val="en-GB"/>
        </w:rPr>
        <w:t>GB</w:t>
      </w:r>
      <w:r w:rsidR="00FC0B4C" w:rsidRPr="005F7A4D">
        <w:rPr>
          <w:color w:val="000000" w:themeColor="text1"/>
          <w:szCs w:val="28"/>
        </w:rPr>
        <w:t xml:space="preserve">, что является недопустимым из-за </w:t>
      </w:r>
      <w:commentRangeStart w:id="2920"/>
      <w:r w:rsidR="00FC0B4C" w:rsidRPr="005F7A4D">
        <w:rPr>
          <w:color w:val="000000" w:themeColor="text1"/>
          <w:szCs w:val="28"/>
        </w:rPr>
        <w:t>существующих ограничений</w:t>
      </w:r>
      <w:ins w:id="2921" w:author="пользователь Microsoft Office" w:date="2018-05-22T16:02:00Z">
        <w:r w:rsidR="006D6ED8" w:rsidRPr="005F7A4D">
          <w:rPr>
            <w:color w:val="000000" w:themeColor="text1"/>
            <w:szCs w:val="28"/>
          </w:rPr>
          <w:t xml:space="preserve"> </w:t>
        </w:r>
        <w:r w:rsidR="006D6ED8">
          <w:rPr>
            <w:rStyle w:val="af3"/>
            <w:rFonts w:asciiTheme="minorHAnsi" w:eastAsiaTheme="minorHAnsi" w:hAnsiTheme="minorHAnsi" w:cstheme="minorBidi"/>
            <w:lang w:eastAsia="en-US"/>
          </w:rPr>
          <w:commentReference w:id="2922"/>
        </w:r>
        <w:r w:rsidR="006D6ED8" w:rsidRPr="005F7A4D">
          <w:rPr>
            <w:color w:val="000000" w:themeColor="text1"/>
            <w:szCs w:val="28"/>
          </w:rPr>
          <w:t>в использовании памяти</w:t>
        </w:r>
      </w:ins>
      <w:del w:id="2923" w:author="пользователь Microsoft Office" w:date="2018-05-22T16:02:00Z">
        <w:r w:rsidR="00FC0B4C" w:rsidRPr="005F7A4D" w:rsidDel="006D6ED8">
          <w:rPr>
            <w:color w:val="000000" w:themeColor="text1"/>
            <w:szCs w:val="28"/>
          </w:rPr>
          <w:delText xml:space="preserve"> </w:delText>
        </w:r>
        <w:commentRangeEnd w:id="2920"/>
        <w:r w:rsidR="00384AA6" w:rsidDel="006D6ED8">
          <w:rPr>
            <w:rStyle w:val="af3"/>
            <w:rFonts w:asciiTheme="minorHAnsi" w:eastAsiaTheme="minorHAnsi" w:hAnsiTheme="minorHAnsi" w:cstheme="minorBidi"/>
            <w:lang w:eastAsia="en-US"/>
          </w:rPr>
          <w:commentReference w:id="2920"/>
        </w:r>
        <w:r w:rsidR="00FC0B4C" w:rsidRPr="005F7A4D" w:rsidDel="006D6ED8">
          <w:rPr>
            <w:color w:val="000000" w:themeColor="text1"/>
            <w:szCs w:val="28"/>
          </w:rPr>
          <w:delText>в использовании памяти</w:delText>
        </w:r>
      </w:del>
      <w:r w:rsidRPr="005F7A4D">
        <w:rPr>
          <w:color w:val="000000" w:themeColor="text1"/>
          <w:szCs w:val="28"/>
        </w:rPr>
        <w:t xml:space="preserve">, было принято решение записать сформированный </w:t>
      </w:r>
      <w:r w:rsidR="00D9104C" w:rsidRPr="005F7A4D">
        <w:rPr>
          <w:color w:val="000000" w:themeColor="text1"/>
          <w:szCs w:val="28"/>
        </w:rPr>
        <w:t>список</w:t>
      </w:r>
      <w:r w:rsidRPr="005F7A4D">
        <w:rPr>
          <w:color w:val="000000" w:themeColor="text1"/>
          <w:szCs w:val="28"/>
        </w:rPr>
        <w:t xml:space="preserve"> векторов</w:t>
      </w:r>
      <w:r w:rsidR="0074521F" w:rsidRPr="005F7A4D">
        <w:rPr>
          <w:color w:val="000000" w:themeColor="text1"/>
          <w:szCs w:val="28"/>
        </w:rPr>
        <w:t xml:space="preserve"> (массив массивов)</w:t>
      </w:r>
      <w:r w:rsidRPr="005F7A4D">
        <w:rPr>
          <w:color w:val="000000" w:themeColor="text1"/>
          <w:szCs w:val="28"/>
        </w:rPr>
        <w:t xml:space="preserve"> в бинарный файл с последующим его использованием напрямую с диска, без загрузки в оперативную память.</w:t>
      </w:r>
      <w:bookmarkEnd w:id="2916"/>
      <w:bookmarkEnd w:id="2917"/>
      <w:bookmarkEnd w:id="2918"/>
      <w:bookmarkEnd w:id="2919"/>
    </w:p>
    <w:p w14:paraId="7E0137E9" w14:textId="65F33DEF" w:rsidR="00B02C2A" w:rsidRPr="005F7A4D" w:rsidRDefault="00B02C2A" w:rsidP="0043303A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2924" w:name="_Toc513031165"/>
      <w:bookmarkStart w:id="2925" w:name="_Toc513729818"/>
      <w:bookmarkStart w:id="2926" w:name="_Toc514515765"/>
      <w:bookmarkStart w:id="2927" w:name="_Toc514774006"/>
      <w:r w:rsidRPr="005F7A4D">
        <w:rPr>
          <w:color w:val="000000" w:themeColor="text1"/>
          <w:szCs w:val="28"/>
        </w:rPr>
        <w:t>Таким образом, по окончании данного этапа было получено для каждого набора данных (соответствующих деревьям разбора и байт-коду)</w:t>
      </w:r>
      <w:r w:rsidR="00923FB6" w:rsidRPr="005F7A4D">
        <w:rPr>
          <w:color w:val="000000" w:themeColor="text1"/>
          <w:szCs w:val="28"/>
        </w:rPr>
        <w:t xml:space="preserve"> два бинарных файла: с </w:t>
      </w:r>
      <w:r w:rsidR="00247B9A" w:rsidRPr="005F7A4D">
        <w:rPr>
          <w:color w:val="000000" w:themeColor="text1"/>
          <w:szCs w:val="28"/>
        </w:rPr>
        <w:t xml:space="preserve">тестовой выборкой и </w:t>
      </w:r>
      <w:r w:rsidR="00923FB6" w:rsidRPr="005F7A4D">
        <w:rPr>
          <w:color w:val="000000" w:themeColor="text1"/>
          <w:szCs w:val="28"/>
        </w:rPr>
        <w:t xml:space="preserve">обучающей </w:t>
      </w:r>
      <w:r w:rsidR="00842EDA" w:rsidRPr="005F7A4D">
        <w:rPr>
          <w:color w:val="000000" w:themeColor="text1"/>
          <w:szCs w:val="28"/>
        </w:rPr>
        <w:t>(</w:t>
      </w:r>
      <w:r w:rsidR="00247B9A" w:rsidRPr="005F7A4D">
        <w:rPr>
          <w:color w:val="000000" w:themeColor="text1"/>
          <w:szCs w:val="28"/>
        </w:rPr>
        <w:t>составленной из случайных примеров тестово</w:t>
      </w:r>
      <w:r w:rsidR="009308FA" w:rsidRPr="005F7A4D">
        <w:rPr>
          <w:color w:val="000000" w:themeColor="text1"/>
          <w:szCs w:val="28"/>
        </w:rPr>
        <w:t>й выборки</w:t>
      </w:r>
      <w:r w:rsidR="009A20EF" w:rsidRPr="005F7A4D">
        <w:rPr>
          <w:color w:val="000000" w:themeColor="text1"/>
          <w:szCs w:val="28"/>
        </w:rPr>
        <w:t xml:space="preserve">, </w:t>
      </w:r>
      <w:commentRangeStart w:id="2928"/>
      <w:r w:rsidR="009A20EF" w:rsidRPr="005F7A4D">
        <w:rPr>
          <w:color w:val="000000" w:themeColor="text1"/>
          <w:szCs w:val="28"/>
        </w:rPr>
        <w:t>составляющих 10</w:t>
      </w:r>
      <w:r w:rsidR="009A20EF" w:rsidRPr="00CC0463">
        <w:rPr>
          <w:color w:val="000000" w:themeColor="text1"/>
          <w:szCs w:val="28"/>
        </w:rPr>
        <w:t xml:space="preserve">% </w:t>
      </w:r>
      <w:r w:rsidR="009A20EF" w:rsidRPr="005F7A4D">
        <w:rPr>
          <w:color w:val="000000" w:themeColor="text1"/>
          <w:szCs w:val="28"/>
        </w:rPr>
        <w:t>от неё</w:t>
      </w:r>
      <w:commentRangeEnd w:id="2928"/>
      <w:r w:rsidR="00384AA6">
        <w:rPr>
          <w:rStyle w:val="af3"/>
          <w:rFonts w:asciiTheme="minorHAnsi" w:eastAsiaTheme="minorHAnsi" w:hAnsiTheme="minorHAnsi" w:cstheme="minorBidi"/>
          <w:lang w:eastAsia="en-US"/>
        </w:rPr>
        <w:commentReference w:id="2928"/>
      </w:r>
      <w:r w:rsidR="00842EDA" w:rsidRPr="005F7A4D">
        <w:rPr>
          <w:color w:val="000000" w:themeColor="text1"/>
          <w:szCs w:val="28"/>
        </w:rPr>
        <w:t>)</w:t>
      </w:r>
      <w:r w:rsidR="00923FB6" w:rsidRPr="005F7A4D">
        <w:rPr>
          <w:color w:val="000000" w:themeColor="text1"/>
          <w:szCs w:val="28"/>
        </w:rPr>
        <w:t>.</w:t>
      </w:r>
      <w:bookmarkEnd w:id="2924"/>
      <w:bookmarkEnd w:id="2925"/>
      <w:bookmarkEnd w:id="2926"/>
      <w:bookmarkEnd w:id="2927"/>
    </w:p>
    <w:p w14:paraId="474C76BD" w14:textId="53CB6B10" w:rsidR="00FE6454" w:rsidRPr="005F7A4D" w:rsidRDefault="00FE6454" w:rsidP="0043303A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2929" w:name="_Toc514515766"/>
      <w:bookmarkStart w:id="2930" w:name="_Toc514774007"/>
      <w:r w:rsidRPr="005F7A4D">
        <w:rPr>
          <w:color w:val="000000" w:themeColor="text1"/>
          <w:szCs w:val="28"/>
        </w:rPr>
        <w:t xml:space="preserve">Файлы для малого набора данных подавались на вход </w:t>
      </w:r>
      <w:proofErr w:type="spellStart"/>
      <w:r w:rsidRPr="005F7A4D">
        <w:rPr>
          <w:color w:val="000000" w:themeColor="text1"/>
          <w:szCs w:val="28"/>
        </w:rPr>
        <w:t>автоэнкодеру</w:t>
      </w:r>
      <w:proofErr w:type="spellEnd"/>
      <w:r w:rsidRPr="005F7A4D">
        <w:rPr>
          <w:color w:val="000000" w:themeColor="text1"/>
          <w:szCs w:val="28"/>
        </w:rPr>
        <w:t xml:space="preserve"> в формате </w:t>
      </w:r>
      <w:r w:rsidRPr="005F7A4D">
        <w:rPr>
          <w:color w:val="000000" w:themeColor="text1"/>
          <w:szCs w:val="28"/>
          <w:lang w:val="en-GB"/>
        </w:rPr>
        <w:t>CSV</w:t>
      </w:r>
      <w:r w:rsidRPr="005F7A4D">
        <w:rPr>
          <w:color w:val="000000" w:themeColor="text1"/>
          <w:szCs w:val="28"/>
        </w:rPr>
        <w:t xml:space="preserve"> и предварительно загружались в оперативную память.</w:t>
      </w:r>
      <w:bookmarkEnd w:id="2929"/>
      <w:bookmarkEnd w:id="2930"/>
    </w:p>
    <w:p w14:paraId="2D899E9C" w14:textId="77777777" w:rsidR="00B52189" w:rsidRDefault="00B52189">
      <w:pPr>
        <w:rPr>
          <w:ins w:id="2931" w:author="пользователь Microsoft Office" w:date="2018-05-22T17:27:00Z"/>
          <w:rFonts w:ascii="Times New Roman" w:eastAsia="Times New Roman" w:hAnsi="Times New Roman" w:cs="Times New Roman"/>
          <w:b/>
          <w:bCs/>
          <w:caps/>
          <w:color w:val="000000" w:themeColor="text1"/>
          <w:sz w:val="28"/>
          <w:szCs w:val="20"/>
          <w:lang w:eastAsia="ru-RU"/>
        </w:rPr>
      </w:pPr>
      <w:ins w:id="2932" w:author="пользователь Microsoft Office" w:date="2018-05-22T17:27:00Z">
        <w:r>
          <w:rPr>
            <w:b/>
            <w:bCs/>
            <w:caps/>
            <w:color w:val="000000" w:themeColor="text1"/>
          </w:rPr>
          <w:br w:type="page"/>
        </w:r>
      </w:ins>
    </w:p>
    <w:p w14:paraId="253E2EF8" w14:textId="1001BBAD" w:rsidR="0097596A" w:rsidRPr="005F7A4D" w:rsidRDefault="00A309AC" w:rsidP="0043303A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del w:id="2933" w:author="пользователь Microsoft Office" w:date="2018-05-22T16:05:00Z">
        <w:r w:rsidRPr="005F7A4D" w:rsidDel="00C262A9">
          <w:rPr>
            <w:b/>
            <w:bCs/>
            <w:caps/>
            <w:color w:val="000000" w:themeColor="text1"/>
          </w:rPr>
          <w:lastRenderedPageBreak/>
          <w:delText>4</w:delText>
        </w:r>
      </w:del>
      <w:bookmarkStart w:id="2934" w:name="_Toc514774008"/>
      <w:ins w:id="2935" w:author="пользователь Microsoft Office" w:date="2018-05-22T16:05:00Z">
        <w:r w:rsidR="00C262A9">
          <w:rPr>
            <w:b/>
            <w:bCs/>
            <w:caps/>
            <w:color w:val="000000" w:themeColor="text1"/>
          </w:rPr>
          <w:t>5</w:t>
        </w:r>
      </w:ins>
      <w:r w:rsidR="00823B67" w:rsidRPr="005F7A4D">
        <w:rPr>
          <w:b/>
          <w:bCs/>
          <w:caps/>
          <w:color w:val="000000" w:themeColor="text1"/>
        </w:rPr>
        <w:t>.</w:t>
      </w:r>
      <w:del w:id="2936" w:author="пользователь Microsoft Office" w:date="2018-05-22T16:14:00Z">
        <w:r w:rsidR="00823B67" w:rsidRPr="005F7A4D" w:rsidDel="00872FEE">
          <w:rPr>
            <w:b/>
            <w:bCs/>
            <w:caps/>
            <w:color w:val="000000" w:themeColor="text1"/>
          </w:rPr>
          <w:delText xml:space="preserve">7 </w:delText>
        </w:r>
      </w:del>
      <w:ins w:id="2937" w:author="пользователь Microsoft Office" w:date="2018-05-22T16:14:00Z">
        <w:r w:rsidR="00872FEE">
          <w:rPr>
            <w:b/>
            <w:bCs/>
            <w:caps/>
            <w:color w:val="000000" w:themeColor="text1"/>
          </w:rPr>
          <w:t>8</w:t>
        </w:r>
        <w:r w:rsidR="00872FEE" w:rsidRPr="005F7A4D">
          <w:rPr>
            <w:b/>
            <w:bCs/>
            <w:caps/>
            <w:color w:val="000000" w:themeColor="text1"/>
          </w:rPr>
          <w:t xml:space="preserve"> </w:t>
        </w:r>
      </w:ins>
      <w:r w:rsidR="00823B67" w:rsidRPr="005F7A4D">
        <w:rPr>
          <w:b/>
          <w:bCs/>
          <w:color w:val="000000" w:themeColor="text1"/>
        </w:rPr>
        <w:t xml:space="preserve">Запуск </w:t>
      </w:r>
      <w:proofErr w:type="spellStart"/>
      <w:r w:rsidR="00823B67" w:rsidRPr="005F7A4D">
        <w:rPr>
          <w:b/>
          <w:bCs/>
          <w:color w:val="000000" w:themeColor="text1"/>
        </w:rPr>
        <w:t>автоэнкодера</w:t>
      </w:r>
      <w:bookmarkEnd w:id="2934"/>
      <w:proofErr w:type="spellEnd"/>
    </w:p>
    <w:p w14:paraId="3D5B0169" w14:textId="3CAC3C00" w:rsidR="00564C9F" w:rsidRPr="005F7A4D" w:rsidRDefault="00E36195" w:rsidP="0043303A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2938" w:name="_Toc513031167"/>
      <w:bookmarkStart w:id="2939" w:name="_Toc513729820"/>
      <w:bookmarkStart w:id="2940" w:name="_Toc514515768"/>
      <w:bookmarkStart w:id="2941" w:name="_Toc514774009"/>
      <w:r w:rsidR="00912A60" w:rsidRPr="005F7A4D">
        <w:rPr>
          <w:color w:val="000000" w:themeColor="text1"/>
          <w:szCs w:val="28"/>
        </w:rPr>
        <w:t xml:space="preserve">На полученных наборах </w:t>
      </w:r>
      <w:r w:rsidRPr="005F7A4D">
        <w:rPr>
          <w:color w:val="000000" w:themeColor="text1"/>
          <w:szCs w:val="28"/>
        </w:rPr>
        <w:t>данных</w:t>
      </w:r>
      <w:r w:rsidR="0060791B" w:rsidRPr="005F7A4D">
        <w:rPr>
          <w:color w:val="000000" w:themeColor="text1"/>
          <w:szCs w:val="28"/>
        </w:rPr>
        <w:t xml:space="preserve"> по деревьям разбора</w:t>
      </w:r>
      <w:r w:rsidRPr="005F7A4D">
        <w:rPr>
          <w:color w:val="000000" w:themeColor="text1"/>
          <w:szCs w:val="28"/>
        </w:rPr>
        <w:t xml:space="preserve"> был запущен </w:t>
      </w:r>
      <w:proofErr w:type="spellStart"/>
      <w:r w:rsidRPr="005F7A4D">
        <w:rPr>
          <w:color w:val="000000" w:themeColor="text1"/>
          <w:szCs w:val="28"/>
        </w:rPr>
        <w:t>автоэнкодер</w:t>
      </w:r>
      <w:proofErr w:type="spellEnd"/>
      <w:r w:rsidR="00D11EBE" w:rsidRPr="005F7A4D">
        <w:rPr>
          <w:color w:val="000000" w:themeColor="text1"/>
          <w:szCs w:val="28"/>
        </w:rPr>
        <w:t xml:space="preserve"> в соответствии с составленной </w:t>
      </w:r>
      <w:r w:rsidR="008E21A4" w:rsidRPr="005F7A4D">
        <w:rPr>
          <w:color w:val="000000" w:themeColor="text1"/>
          <w:szCs w:val="28"/>
        </w:rPr>
        <w:t xml:space="preserve">ранее </w:t>
      </w:r>
      <w:r w:rsidR="00DD4D69" w:rsidRPr="005F7A4D">
        <w:rPr>
          <w:color w:val="000000" w:themeColor="text1"/>
          <w:szCs w:val="28"/>
        </w:rPr>
        <w:t>моделью (см. раздел 3</w:t>
      </w:r>
      <w:r w:rsidR="00D11EBE" w:rsidRPr="005F7A4D">
        <w:rPr>
          <w:color w:val="000000" w:themeColor="text1"/>
          <w:szCs w:val="28"/>
        </w:rPr>
        <w:t>.2.6)</w:t>
      </w:r>
      <w:r w:rsidR="0097596A" w:rsidRPr="005F7A4D">
        <w:rPr>
          <w:color w:val="000000" w:themeColor="text1"/>
          <w:szCs w:val="28"/>
        </w:rPr>
        <w:t xml:space="preserve"> со следующими параметрами:</w:t>
      </w:r>
      <w:bookmarkEnd w:id="2938"/>
      <w:bookmarkEnd w:id="2939"/>
      <w:bookmarkEnd w:id="2940"/>
      <w:bookmarkEnd w:id="2941"/>
    </w:p>
    <w:p w14:paraId="08D8439C" w14:textId="15D734C9" w:rsidR="0097596A" w:rsidRPr="005F7A4D" w:rsidRDefault="00AC4366" w:rsidP="0043303A">
      <w:pPr>
        <w:pStyle w:val="a3"/>
        <w:numPr>
          <w:ilvl w:val="0"/>
          <w:numId w:val="16"/>
        </w:numPr>
        <w:tabs>
          <w:tab w:val="left" w:pos="709"/>
          <w:tab w:val="left" w:pos="993"/>
          <w:tab w:val="center" w:pos="4677"/>
        </w:tabs>
        <w:spacing w:after="120" w:line="360" w:lineRule="auto"/>
        <w:ind w:left="993" w:hanging="426"/>
        <w:outlineLvl w:val="0"/>
        <w:rPr>
          <w:color w:val="000000" w:themeColor="text1"/>
        </w:rPr>
      </w:pPr>
      <w:bookmarkStart w:id="2942" w:name="_Toc513031168"/>
      <w:bookmarkStart w:id="2943" w:name="_Toc513729821"/>
      <w:bookmarkStart w:id="2944" w:name="_Toc514515769"/>
      <w:bookmarkStart w:id="2945" w:name="_Toc514774010"/>
      <w:commentRangeStart w:id="2946"/>
      <w:r w:rsidRPr="005F7A4D">
        <w:rPr>
          <w:color w:val="000000" w:themeColor="text1"/>
        </w:rPr>
        <w:t>количество эпох</w:t>
      </w:r>
      <w:r w:rsidR="007F7D33" w:rsidRPr="005F7A4D">
        <w:rPr>
          <w:color w:val="000000" w:themeColor="text1"/>
        </w:rPr>
        <w:t xml:space="preserve"> (</w:t>
      </w:r>
      <w:r w:rsidR="007F7D33" w:rsidRPr="005F7A4D">
        <w:rPr>
          <w:color w:val="000000" w:themeColor="text1"/>
          <w:lang w:val="en-GB"/>
        </w:rPr>
        <w:t>epochs</w:t>
      </w:r>
      <w:r w:rsidR="007F7D33" w:rsidRPr="005F7A4D">
        <w:rPr>
          <w:color w:val="000000" w:themeColor="text1"/>
        </w:rPr>
        <w:t>)</w:t>
      </w:r>
      <w:r w:rsidRPr="005F7A4D">
        <w:rPr>
          <w:color w:val="000000" w:themeColor="text1"/>
        </w:rPr>
        <w:t xml:space="preserve"> — 5</w:t>
      </w:r>
      <w:r w:rsidR="0097596A" w:rsidRPr="005F7A4D">
        <w:rPr>
          <w:color w:val="000000" w:themeColor="text1"/>
        </w:rPr>
        <w:t>;</w:t>
      </w:r>
      <w:bookmarkEnd w:id="2942"/>
      <w:bookmarkEnd w:id="2943"/>
      <w:bookmarkEnd w:id="2944"/>
      <w:bookmarkEnd w:id="2945"/>
    </w:p>
    <w:p w14:paraId="68279C78" w14:textId="778D52C1" w:rsidR="0097596A" w:rsidRDefault="007F7D33" w:rsidP="0043303A">
      <w:pPr>
        <w:pStyle w:val="a3"/>
        <w:numPr>
          <w:ilvl w:val="0"/>
          <w:numId w:val="16"/>
        </w:numPr>
        <w:tabs>
          <w:tab w:val="left" w:pos="709"/>
          <w:tab w:val="left" w:pos="993"/>
          <w:tab w:val="center" w:pos="4677"/>
        </w:tabs>
        <w:spacing w:after="120" w:line="360" w:lineRule="auto"/>
        <w:ind w:left="993" w:hanging="426"/>
        <w:outlineLvl w:val="0"/>
        <w:rPr>
          <w:ins w:id="2947" w:author="пользователь Microsoft Office" w:date="2018-05-22T16:06:00Z"/>
          <w:color w:val="000000" w:themeColor="text1"/>
        </w:rPr>
      </w:pPr>
      <w:bookmarkStart w:id="2948" w:name="_Toc513031169"/>
      <w:bookmarkStart w:id="2949" w:name="_Toc513729822"/>
      <w:bookmarkStart w:id="2950" w:name="_Toc514515770"/>
      <w:bookmarkStart w:id="2951" w:name="_Toc514774011"/>
      <w:r w:rsidRPr="005F7A4D">
        <w:rPr>
          <w:color w:val="000000" w:themeColor="text1"/>
        </w:rPr>
        <w:t>размер партии (</w:t>
      </w:r>
      <w:r w:rsidR="008A0497" w:rsidRPr="005F7A4D">
        <w:rPr>
          <w:color w:val="000000" w:themeColor="text1"/>
          <w:lang w:val="en-GB"/>
        </w:rPr>
        <w:t>batch</w:t>
      </w:r>
      <w:r w:rsidR="008A0497" w:rsidRPr="005F7A4D">
        <w:rPr>
          <w:color w:val="000000" w:themeColor="text1"/>
        </w:rPr>
        <w:t xml:space="preserve"> </w:t>
      </w:r>
      <w:r w:rsidR="008A0497" w:rsidRPr="005F7A4D">
        <w:rPr>
          <w:color w:val="000000" w:themeColor="text1"/>
          <w:lang w:val="en-GB"/>
        </w:rPr>
        <w:t>size</w:t>
      </w:r>
      <w:r w:rsidRPr="005F7A4D">
        <w:rPr>
          <w:color w:val="000000" w:themeColor="text1"/>
        </w:rPr>
        <w:t xml:space="preserve">) </w:t>
      </w:r>
      <w:r w:rsidR="008A0497" w:rsidRPr="005F7A4D">
        <w:rPr>
          <w:color w:val="000000" w:themeColor="text1"/>
        </w:rPr>
        <w:t>— 1024</w:t>
      </w:r>
      <w:r w:rsidR="00912A60" w:rsidRPr="005F7A4D">
        <w:rPr>
          <w:color w:val="000000" w:themeColor="text1"/>
        </w:rPr>
        <w:t xml:space="preserve"> для большого набора данных, 64 — для малого</w:t>
      </w:r>
      <w:r w:rsidR="00634E3E" w:rsidRPr="005F7A4D">
        <w:rPr>
          <w:color w:val="000000" w:themeColor="text1"/>
        </w:rPr>
        <w:t>.</w:t>
      </w:r>
      <w:bookmarkEnd w:id="2948"/>
      <w:bookmarkEnd w:id="2949"/>
      <w:bookmarkEnd w:id="2950"/>
      <w:commentRangeEnd w:id="2946"/>
      <w:r w:rsidR="00384AA6">
        <w:rPr>
          <w:rStyle w:val="af3"/>
          <w:rFonts w:asciiTheme="minorHAnsi" w:eastAsiaTheme="minorHAnsi" w:hAnsiTheme="minorHAnsi" w:cstheme="minorBidi"/>
          <w:lang w:eastAsia="en-US"/>
        </w:rPr>
        <w:commentReference w:id="2946"/>
      </w:r>
      <w:bookmarkEnd w:id="2951"/>
    </w:p>
    <w:p w14:paraId="5D3E3C61" w14:textId="0534AEC3" w:rsidR="009F2627" w:rsidRPr="005F7A4D" w:rsidRDefault="009F2627">
      <w:pPr>
        <w:pStyle w:val="a3"/>
        <w:tabs>
          <w:tab w:val="left" w:pos="709"/>
          <w:tab w:val="left" w:pos="993"/>
          <w:tab w:val="center" w:pos="4677"/>
        </w:tabs>
        <w:spacing w:after="120" w:line="360" w:lineRule="auto"/>
        <w:outlineLvl w:val="0"/>
        <w:rPr>
          <w:color w:val="000000" w:themeColor="text1"/>
        </w:rPr>
        <w:pPrChange w:id="2952" w:author="пользователь Microsoft Office" w:date="2018-05-22T16:06:00Z">
          <w:pPr>
            <w:pStyle w:val="a3"/>
            <w:numPr>
              <w:numId w:val="16"/>
            </w:numPr>
            <w:tabs>
              <w:tab w:val="left" w:pos="709"/>
              <w:tab w:val="left" w:pos="993"/>
              <w:tab w:val="center" w:pos="4677"/>
            </w:tabs>
            <w:spacing w:after="120" w:line="360" w:lineRule="auto"/>
            <w:ind w:left="993" w:hanging="426"/>
            <w:outlineLvl w:val="0"/>
          </w:pPr>
        </w:pPrChange>
      </w:pPr>
      <w:bookmarkStart w:id="2953" w:name="_Toc514774012"/>
      <w:ins w:id="2954" w:author="пользователь Microsoft Office" w:date="2018-05-22T16:06:00Z">
        <w:r>
          <w:rPr>
            <w:color w:val="000000" w:themeColor="text1"/>
          </w:rPr>
          <w:t>Выбор данных параметров был обусловлен существующими ограничениями на используемую память (</w:t>
        </w:r>
        <w:r w:rsidR="00F66C54">
          <w:rPr>
            <w:color w:val="000000" w:themeColor="text1"/>
          </w:rPr>
          <w:t>про которые</w:t>
        </w:r>
        <w:r>
          <w:rPr>
            <w:color w:val="000000" w:themeColor="text1"/>
          </w:rPr>
          <w:t xml:space="preserve"> было рассказано в разделе 5.</w:t>
        </w:r>
      </w:ins>
      <w:ins w:id="2955" w:author="пользователь Microsoft Office" w:date="2018-05-22T16:14:00Z">
        <w:r w:rsidR="00632B9F">
          <w:rPr>
            <w:color w:val="000000" w:themeColor="text1"/>
          </w:rPr>
          <w:t>1</w:t>
        </w:r>
      </w:ins>
      <w:ins w:id="2956" w:author="пользователь Microsoft Office" w:date="2018-05-22T16:06:00Z">
        <w:r>
          <w:rPr>
            <w:color w:val="000000" w:themeColor="text1"/>
          </w:rPr>
          <w:t>).</w:t>
        </w:r>
      </w:ins>
      <w:bookmarkEnd w:id="2953"/>
    </w:p>
    <w:p w14:paraId="3CE32C81" w14:textId="2630B09F" w:rsidR="00634E3E" w:rsidRPr="005F7A4D" w:rsidRDefault="00593B4F" w:rsidP="0043303A">
      <w:pPr>
        <w:pStyle w:val="a3"/>
        <w:tabs>
          <w:tab w:val="left" w:pos="709"/>
          <w:tab w:val="left" w:pos="851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2957" w:name="_Toc513031170"/>
      <w:bookmarkStart w:id="2958" w:name="_Toc513729823"/>
      <w:bookmarkStart w:id="2959" w:name="_Toc514515771"/>
      <w:bookmarkStart w:id="2960" w:name="_Toc514774013"/>
      <w:r w:rsidRPr="005F7A4D">
        <w:rPr>
          <w:color w:val="000000" w:themeColor="text1"/>
        </w:rPr>
        <w:t>Время обучения</w:t>
      </w:r>
      <w:r w:rsidR="00034A01" w:rsidRPr="005F7A4D">
        <w:rPr>
          <w:color w:val="000000" w:themeColor="text1"/>
        </w:rPr>
        <w:t xml:space="preserve"> для большого набора данных</w:t>
      </w:r>
      <w:r w:rsidRPr="005F7A4D">
        <w:rPr>
          <w:color w:val="000000" w:themeColor="text1"/>
        </w:rPr>
        <w:t xml:space="preserve"> составило </w:t>
      </w:r>
      <w:r w:rsidR="0079247C" w:rsidRPr="005F7A4D">
        <w:rPr>
          <w:color w:val="000000" w:themeColor="text1"/>
        </w:rPr>
        <w:t xml:space="preserve">около </w:t>
      </w:r>
      <w:commentRangeStart w:id="2961"/>
      <w:r w:rsidR="0079247C" w:rsidRPr="005F7A4D">
        <w:rPr>
          <w:color w:val="000000" w:themeColor="text1"/>
        </w:rPr>
        <w:t>8 часов</w:t>
      </w:r>
      <w:commentRangeEnd w:id="2961"/>
      <w:r w:rsidR="00384AA6">
        <w:rPr>
          <w:rStyle w:val="af3"/>
          <w:rFonts w:asciiTheme="minorHAnsi" w:eastAsiaTheme="minorHAnsi" w:hAnsiTheme="minorHAnsi" w:cstheme="minorBidi"/>
          <w:lang w:eastAsia="en-US"/>
        </w:rPr>
        <w:commentReference w:id="2961"/>
      </w:r>
      <w:r w:rsidR="0079247C" w:rsidRPr="005F7A4D">
        <w:rPr>
          <w:color w:val="000000" w:themeColor="text1"/>
        </w:rPr>
        <w:t xml:space="preserve">, время </w:t>
      </w:r>
      <w:r w:rsidR="00C05B99" w:rsidRPr="005F7A4D">
        <w:rPr>
          <w:color w:val="000000" w:themeColor="text1"/>
        </w:rPr>
        <w:t>трансформации</w:t>
      </w:r>
      <w:r w:rsidR="0079247C" w:rsidRPr="005F7A4D">
        <w:rPr>
          <w:color w:val="000000" w:themeColor="text1"/>
        </w:rPr>
        <w:t xml:space="preserve"> — 1.5 часа</w:t>
      </w:r>
      <w:bookmarkEnd w:id="2957"/>
      <w:bookmarkEnd w:id="2958"/>
      <w:r w:rsidR="00CC1B2D" w:rsidRPr="005F7A4D">
        <w:rPr>
          <w:color w:val="000000" w:themeColor="text1"/>
        </w:rPr>
        <w:t xml:space="preserve">; для малого набора данных — </w:t>
      </w:r>
      <w:r w:rsidR="00C05B99" w:rsidRPr="005F7A4D">
        <w:rPr>
          <w:color w:val="000000" w:themeColor="text1"/>
        </w:rPr>
        <w:t>20 минут на обучение и 7 минут на трансформацию.</w:t>
      </w:r>
      <w:bookmarkEnd w:id="2959"/>
      <w:bookmarkEnd w:id="2960"/>
    </w:p>
    <w:p w14:paraId="606CAB8D" w14:textId="58413EAC" w:rsidR="0077604C" w:rsidRPr="00CC0463" w:rsidDel="001269D0" w:rsidRDefault="004C756D" w:rsidP="0043303A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del w:id="2962" w:author="пользователь Microsoft Office" w:date="2018-05-22T17:28:00Z"/>
          <w:color w:val="000000" w:themeColor="text1"/>
        </w:rPr>
      </w:pPr>
      <w:r w:rsidRPr="005F7A4D">
        <w:rPr>
          <w:color w:val="000000" w:themeColor="text1"/>
        </w:rPr>
        <w:tab/>
      </w:r>
      <w:bookmarkStart w:id="2963" w:name="_Toc513031171"/>
      <w:bookmarkStart w:id="2964" w:name="_Toc513729824"/>
      <w:bookmarkStart w:id="2965" w:name="_Toc514515772"/>
      <w:bookmarkStart w:id="2966" w:name="_Toc514774014"/>
      <w:r w:rsidR="001934EF" w:rsidRPr="005F7A4D">
        <w:rPr>
          <w:color w:val="000000" w:themeColor="text1"/>
        </w:rPr>
        <w:t>На полученных наборах</w:t>
      </w:r>
      <w:r w:rsidRPr="005F7A4D">
        <w:rPr>
          <w:color w:val="000000" w:themeColor="text1"/>
        </w:rPr>
        <w:t xml:space="preserve"> данных по байт-коду </w:t>
      </w:r>
      <w:proofErr w:type="spellStart"/>
      <w:r w:rsidRPr="005F7A4D">
        <w:rPr>
          <w:color w:val="000000" w:themeColor="text1"/>
        </w:rPr>
        <w:t>автоэнкодер</w:t>
      </w:r>
      <w:proofErr w:type="spellEnd"/>
      <w:r w:rsidRPr="005F7A4D">
        <w:rPr>
          <w:color w:val="000000" w:themeColor="text1"/>
        </w:rPr>
        <w:t xml:space="preserve"> был запущен с таким же количество эпох, но с </w:t>
      </w:r>
      <w:r w:rsidRPr="005F7A4D">
        <w:rPr>
          <w:color w:val="000000" w:themeColor="text1"/>
          <w:lang w:val="en-GB"/>
        </w:rPr>
        <w:t>batch</w:t>
      </w:r>
      <w:r w:rsidRPr="005F7A4D">
        <w:rPr>
          <w:color w:val="000000" w:themeColor="text1"/>
        </w:rPr>
        <w:t xml:space="preserve"> </w:t>
      </w:r>
      <w:r w:rsidRPr="005F7A4D">
        <w:rPr>
          <w:color w:val="000000" w:themeColor="text1"/>
          <w:lang w:val="en-GB"/>
        </w:rPr>
        <w:t>size</w:t>
      </w:r>
      <w:r w:rsidRPr="005F7A4D">
        <w:rPr>
          <w:color w:val="000000" w:themeColor="text1"/>
        </w:rPr>
        <w:t>, равным 128 (</w:t>
      </w:r>
      <w:r w:rsidR="00E0778F" w:rsidRPr="005F7A4D">
        <w:rPr>
          <w:color w:val="000000" w:themeColor="text1"/>
        </w:rPr>
        <w:t xml:space="preserve">как для большого набора данных, так и для малого; </w:t>
      </w:r>
      <w:r w:rsidRPr="005F7A4D">
        <w:rPr>
          <w:color w:val="000000" w:themeColor="text1"/>
        </w:rPr>
        <w:t xml:space="preserve">был </w:t>
      </w:r>
      <w:r w:rsidR="00665453" w:rsidRPr="005F7A4D">
        <w:rPr>
          <w:color w:val="000000" w:themeColor="text1"/>
        </w:rPr>
        <w:t>уменьшен пропорционально размеру</w:t>
      </w:r>
      <w:r w:rsidR="008B0403" w:rsidRPr="005F7A4D">
        <w:rPr>
          <w:color w:val="000000" w:themeColor="text1"/>
        </w:rPr>
        <w:t xml:space="preserve"> набора</w:t>
      </w:r>
      <w:r w:rsidRPr="005F7A4D">
        <w:rPr>
          <w:color w:val="000000" w:themeColor="text1"/>
        </w:rPr>
        <w:t xml:space="preserve"> данных).</w:t>
      </w:r>
      <w:r w:rsidR="006C01DA" w:rsidRPr="005F7A4D">
        <w:rPr>
          <w:color w:val="000000" w:themeColor="text1"/>
        </w:rPr>
        <w:t xml:space="preserve"> </w:t>
      </w:r>
      <w:r w:rsidR="00E72DFD" w:rsidRPr="005F7A4D">
        <w:rPr>
          <w:color w:val="000000" w:themeColor="text1"/>
        </w:rPr>
        <w:t>Для большого набора данных в</w:t>
      </w:r>
      <w:r w:rsidR="006C01DA" w:rsidRPr="005F7A4D">
        <w:rPr>
          <w:color w:val="000000" w:themeColor="text1"/>
        </w:rPr>
        <w:t xml:space="preserve">ремя обучения составило около </w:t>
      </w:r>
      <w:r w:rsidR="00D20D09" w:rsidRPr="005F7A4D">
        <w:rPr>
          <w:color w:val="000000" w:themeColor="text1"/>
        </w:rPr>
        <w:t>3</w:t>
      </w:r>
      <w:r w:rsidR="00C7483A" w:rsidRPr="005F7A4D">
        <w:rPr>
          <w:color w:val="000000" w:themeColor="text1"/>
        </w:rPr>
        <w:t xml:space="preserve"> часов, время </w:t>
      </w:r>
      <w:r w:rsidR="00D20D09" w:rsidRPr="005F7A4D">
        <w:rPr>
          <w:color w:val="000000" w:themeColor="text1"/>
        </w:rPr>
        <w:t>трансформации</w:t>
      </w:r>
      <w:r w:rsidR="00C7483A" w:rsidRPr="005F7A4D">
        <w:rPr>
          <w:color w:val="000000" w:themeColor="text1"/>
        </w:rPr>
        <w:t xml:space="preserve"> — </w:t>
      </w:r>
      <w:r w:rsidR="00D20D09" w:rsidRPr="005F7A4D">
        <w:rPr>
          <w:color w:val="000000" w:themeColor="text1"/>
        </w:rPr>
        <w:t>15 минут</w:t>
      </w:r>
      <w:bookmarkEnd w:id="2963"/>
      <w:bookmarkEnd w:id="2964"/>
      <w:r w:rsidR="007C1908" w:rsidRPr="005F7A4D">
        <w:rPr>
          <w:color w:val="000000" w:themeColor="text1"/>
        </w:rPr>
        <w:t>; для малого набора данных: 2 часа и 10 минут соответственно.</w:t>
      </w:r>
      <w:bookmarkEnd w:id="2966"/>
      <w:moveFromRangeStart w:id="2967" w:author="пользователь Microsoft Office" w:date="2018-05-22T15:20:00Z" w:name="move514765766"/>
      <w:moveFrom w:id="2968" w:author="пользователь Microsoft Office" w:date="2018-05-22T15:20:00Z">
        <w:r w:rsidR="00E72786" w:rsidRPr="005F7A4D" w:rsidDel="00F151AB">
          <w:rPr>
            <w:color w:val="000000" w:themeColor="text1"/>
          </w:rPr>
          <w:t xml:space="preserve"> Инструмент для запуска автоэнкодера </w:t>
        </w:r>
        <w:r w:rsidR="000E22F1" w:rsidRPr="005F7A4D" w:rsidDel="00F151AB">
          <w:rPr>
            <w:color w:val="000000" w:themeColor="text1"/>
          </w:rPr>
          <w:t>был опубликован</w:t>
        </w:r>
        <w:r w:rsidR="00E72786" w:rsidRPr="005F7A4D" w:rsidDel="00F151AB">
          <w:rPr>
            <w:color w:val="000000" w:themeColor="text1"/>
          </w:rPr>
          <w:t xml:space="preserve"> на </w:t>
        </w:r>
        <w:r w:rsidR="00E72786" w:rsidRPr="005F7A4D" w:rsidDel="00F151AB">
          <w:rPr>
            <w:color w:val="000000" w:themeColor="text1"/>
            <w:lang w:val="en-GB"/>
          </w:rPr>
          <w:t>GitHub</w:t>
        </w:r>
        <w:r w:rsidR="00BE5793" w:rsidRPr="005F7A4D" w:rsidDel="00F151AB">
          <w:rPr>
            <w:rStyle w:val="af2"/>
            <w:color w:val="000000" w:themeColor="text1"/>
            <w:lang w:val="en-GB"/>
          </w:rPr>
          <w:footnoteReference w:id="21"/>
        </w:r>
        <w:r w:rsidR="00E72786" w:rsidRPr="00CC0463" w:rsidDel="00F151AB">
          <w:rPr>
            <w:color w:val="000000" w:themeColor="text1"/>
          </w:rPr>
          <w:t>.</w:t>
        </w:r>
      </w:moveFrom>
      <w:bookmarkEnd w:id="2965"/>
      <w:moveFromRangeEnd w:id="2967"/>
    </w:p>
    <w:p w14:paraId="596D5E5B" w14:textId="2C061793" w:rsidR="00872FEE" w:rsidRDefault="00872FEE" w:rsidP="001269D0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ins w:id="2971" w:author="пользователь Microsoft Office" w:date="2018-05-22T16:15:00Z"/>
        </w:rPr>
        <w:pPrChange w:id="2972" w:author="пользователь Microsoft Office" w:date="2018-05-22T17:28:00Z">
          <w:pPr/>
        </w:pPrChange>
      </w:pPr>
    </w:p>
    <w:p w14:paraId="755BFC4C" w14:textId="468164A0" w:rsidR="00675316" w:rsidRPr="005F7A4D" w:rsidRDefault="00A309AC" w:rsidP="0043303A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del w:id="2973" w:author="пользователь Microsoft Office" w:date="2018-05-22T16:15:00Z">
        <w:r w:rsidRPr="005F7A4D" w:rsidDel="001E047F">
          <w:rPr>
            <w:b/>
            <w:bCs/>
            <w:caps/>
            <w:color w:val="000000" w:themeColor="text1"/>
          </w:rPr>
          <w:delText>4</w:delText>
        </w:r>
      </w:del>
      <w:bookmarkStart w:id="2974" w:name="_Toc514774015"/>
      <w:ins w:id="2975" w:author="пользователь Microsoft Office" w:date="2018-05-22T16:15:00Z">
        <w:r w:rsidR="001E047F">
          <w:rPr>
            <w:b/>
            <w:bCs/>
            <w:caps/>
            <w:color w:val="000000" w:themeColor="text1"/>
          </w:rPr>
          <w:t>5</w:t>
        </w:r>
      </w:ins>
      <w:r w:rsidR="00675316" w:rsidRPr="005F7A4D">
        <w:rPr>
          <w:b/>
          <w:bCs/>
          <w:caps/>
          <w:color w:val="000000" w:themeColor="text1"/>
        </w:rPr>
        <w:t>.</w:t>
      </w:r>
      <w:del w:id="2976" w:author="пользователь Microsoft Office" w:date="2018-05-22T16:15:00Z">
        <w:r w:rsidR="00675316" w:rsidRPr="005F7A4D" w:rsidDel="001E047F">
          <w:rPr>
            <w:b/>
            <w:bCs/>
            <w:caps/>
            <w:color w:val="000000" w:themeColor="text1"/>
          </w:rPr>
          <w:delText xml:space="preserve">8 </w:delText>
        </w:r>
      </w:del>
      <w:ins w:id="2977" w:author="пользователь Microsoft Office" w:date="2018-05-22T16:15:00Z">
        <w:r w:rsidR="001E047F">
          <w:rPr>
            <w:b/>
            <w:bCs/>
            <w:caps/>
            <w:color w:val="000000" w:themeColor="text1"/>
          </w:rPr>
          <w:t>9</w:t>
        </w:r>
        <w:r w:rsidR="001E047F" w:rsidRPr="005F7A4D">
          <w:rPr>
            <w:b/>
            <w:bCs/>
            <w:caps/>
            <w:color w:val="000000" w:themeColor="text1"/>
          </w:rPr>
          <w:t xml:space="preserve"> </w:t>
        </w:r>
      </w:ins>
      <w:r w:rsidR="00675316" w:rsidRPr="005F7A4D">
        <w:rPr>
          <w:b/>
          <w:bCs/>
          <w:color w:val="000000" w:themeColor="text1"/>
        </w:rPr>
        <w:t>Получение результатов</w:t>
      </w:r>
      <w:bookmarkEnd w:id="2974"/>
    </w:p>
    <w:p w14:paraId="4DEC1ED5" w14:textId="10E33EE9" w:rsidR="00564C9F" w:rsidRPr="005F7A4D" w:rsidRDefault="00080681" w:rsidP="0043303A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2978" w:name="_Toc513031173"/>
      <w:bookmarkStart w:id="2979" w:name="_Toc513729826"/>
      <w:bookmarkStart w:id="2980" w:name="_Toc514515774"/>
      <w:bookmarkStart w:id="2981" w:name="_Toc514774016"/>
      <w:r w:rsidRPr="005F7A4D">
        <w:rPr>
          <w:color w:val="000000" w:themeColor="text1"/>
          <w:szCs w:val="28"/>
        </w:rPr>
        <w:t xml:space="preserve">По окончании работы </w:t>
      </w:r>
      <w:proofErr w:type="spellStart"/>
      <w:r w:rsidRPr="005F7A4D">
        <w:rPr>
          <w:color w:val="000000" w:themeColor="text1"/>
          <w:szCs w:val="28"/>
        </w:rPr>
        <w:t>автоэнкодера</w:t>
      </w:r>
      <w:proofErr w:type="spellEnd"/>
      <w:r w:rsidR="00685B2B" w:rsidRPr="005F7A4D">
        <w:rPr>
          <w:color w:val="000000" w:themeColor="text1"/>
          <w:szCs w:val="28"/>
        </w:rPr>
        <w:t xml:space="preserve"> был произведен расчет евклидова расстояния между входными и выходными векторами </w:t>
      </w:r>
      <w:proofErr w:type="spellStart"/>
      <w:r w:rsidR="00685B2B" w:rsidRPr="005F7A4D">
        <w:rPr>
          <w:color w:val="000000" w:themeColor="text1"/>
          <w:szCs w:val="28"/>
        </w:rPr>
        <w:t>автоэнкодера</w:t>
      </w:r>
      <w:proofErr w:type="spellEnd"/>
      <w:r w:rsidR="00685B2B" w:rsidRPr="005F7A4D">
        <w:rPr>
          <w:color w:val="000000" w:themeColor="text1"/>
          <w:szCs w:val="28"/>
        </w:rPr>
        <w:t>.</w:t>
      </w:r>
      <w:r w:rsidR="00C7483A" w:rsidRPr="005F7A4D">
        <w:rPr>
          <w:color w:val="000000" w:themeColor="text1"/>
          <w:szCs w:val="28"/>
        </w:rPr>
        <w:t xml:space="preserve"> Данное расстояние будет трактоваться </w:t>
      </w:r>
      <w:r w:rsidR="00617FBF" w:rsidRPr="005F7A4D">
        <w:rPr>
          <w:color w:val="000000" w:themeColor="text1"/>
          <w:szCs w:val="28"/>
        </w:rPr>
        <w:t xml:space="preserve">как степень </w:t>
      </w:r>
      <w:proofErr w:type="spellStart"/>
      <w:r w:rsidR="00617FBF" w:rsidRPr="005F7A4D">
        <w:rPr>
          <w:color w:val="000000" w:themeColor="text1"/>
          <w:szCs w:val="28"/>
        </w:rPr>
        <w:t>аномальности</w:t>
      </w:r>
      <w:proofErr w:type="spellEnd"/>
      <w:r w:rsidR="00617FBF" w:rsidRPr="005F7A4D">
        <w:rPr>
          <w:color w:val="000000" w:themeColor="text1"/>
          <w:szCs w:val="28"/>
        </w:rPr>
        <w:t>.</w:t>
      </w:r>
      <w:bookmarkEnd w:id="2978"/>
      <w:bookmarkEnd w:id="2979"/>
      <w:bookmarkEnd w:id="2980"/>
      <w:bookmarkEnd w:id="2981"/>
    </w:p>
    <w:p w14:paraId="0DD7F8B1" w14:textId="7C51142A" w:rsidR="00BC412D" w:rsidRPr="005F7A4D" w:rsidRDefault="00BC412D" w:rsidP="0043303A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2982" w:name="_Toc513031174"/>
      <w:bookmarkStart w:id="2983" w:name="_Toc513729827"/>
      <w:bookmarkStart w:id="2984" w:name="_Toc514515775"/>
      <w:bookmarkStart w:id="2985" w:name="_Toc514774017"/>
      <w:r w:rsidRPr="005F7A4D">
        <w:rPr>
          <w:color w:val="000000" w:themeColor="text1"/>
          <w:szCs w:val="28"/>
        </w:rPr>
        <w:t xml:space="preserve">Таким образом, по окончании работы программы, включающей запуск </w:t>
      </w:r>
      <w:proofErr w:type="spellStart"/>
      <w:r w:rsidRPr="005F7A4D">
        <w:rPr>
          <w:color w:val="000000" w:themeColor="text1"/>
          <w:szCs w:val="28"/>
        </w:rPr>
        <w:t>автоэнкодера</w:t>
      </w:r>
      <w:proofErr w:type="spellEnd"/>
      <w:r w:rsidRPr="005F7A4D">
        <w:rPr>
          <w:color w:val="000000" w:themeColor="text1"/>
          <w:szCs w:val="28"/>
        </w:rPr>
        <w:t xml:space="preserve"> и расчет расстояний между векторами, был получен файл </w:t>
      </w:r>
      <w:proofErr w:type="gramStart"/>
      <w:r w:rsidR="008127A4" w:rsidRPr="005F7A4D">
        <w:rPr>
          <w:color w:val="000000" w:themeColor="text1"/>
          <w:szCs w:val="28"/>
          <w:lang w:val="en-GB"/>
        </w:rPr>
        <w:t>distances</w:t>
      </w:r>
      <w:r w:rsidR="008127A4" w:rsidRPr="005F7A4D">
        <w:rPr>
          <w:color w:val="000000" w:themeColor="text1"/>
          <w:szCs w:val="28"/>
        </w:rPr>
        <w:t>.</w:t>
      </w:r>
      <w:proofErr w:type="spellStart"/>
      <w:r w:rsidR="008127A4" w:rsidRPr="005F7A4D">
        <w:rPr>
          <w:color w:val="000000" w:themeColor="text1"/>
          <w:szCs w:val="28"/>
          <w:lang w:val="en-GB"/>
        </w:rPr>
        <w:t>json</w:t>
      </w:r>
      <w:proofErr w:type="spellEnd"/>
      <w:proofErr w:type="gramEnd"/>
      <w:r w:rsidR="008127A4" w:rsidRPr="005F7A4D">
        <w:rPr>
          <w:color w:val="000000" w:themeColor="text1"/>
          <w:szCs w:val="28"/>
        </w:rPr>
        <w:t xml:space="preserve"> с набором расстояний, соответствующим примерам.</w:t>
      </w:r>
      <w:bookmarkEnd w:id="2982"/>
      <w:bookmarkEnd w:id="2983"/>
      <w:bookmarkEnd w:id="2984"/>
      <w:bookmarkEnd w:id="2985"/>
    </w:p>
    <w:p w14:paraId="445B86FA" w14:textId="0A49E6A3" w:rsidR="00F02012" w:rsidRPr="005F7A4D" w:rsidRDefault="003140D4" w:rsidP="0043303A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2986" w:name="_Toc513031175"/>
      <w:bookmarkStart w:id="2987" w:name="_Toc513729828"/>
      <w:bookmarkStart w:id="2988" w:name="_Toc514515776"/>
      <w:bookmarkStart w:id="2989" w:name="_Toc514774018"/>
      <w:r w:rsidR="0075134B" w:rsidRPr="005F7A4D">
        <w:rPr>
          <w:color w:val="000000" w:themeColor="text1"/>
          <w:szCs w:val="28"/>
        </w:rPr>
        <w:t xml:space="preserve">На рис. </w:t>
      </w:r>
      <w:del w:id="2990" w:author="пользователь Microsoft Office" w:date="2018-05-22T16:16:00Z">
        <w:r w:rsidR="0075134B" w:rsidRPr="005F7A4D" w:rsidDel="007367EB">
          <w:rPr>
            <w:color w:val="000000" w:themeColor="text1"/>
            <w:szCs w:val="28"/>
          </w:rPr>
          <w:delText>4</w:delText>
        </w:r>
      </w:del>
      <w:ins w:id="2991" w:author="пользователь Microsoft Office" w:date="2018-05-22T16:16:00Z">
        <w:r w:rsidR="007367EB">
          <w:rPr>
            <w:color w:val="000000" w:themeColor="text1"/>
            <w:szCs w:val="28"/>
          </w:rPr>
          <w:t>5</w:t>
        </w:r>
      </w:ins>
      <w:r w:rsidRPr="005F7A4D">
        <w:rPr>
          <w:color w:val="000000" w:themeColor="text1"/>
          <w:szCs w:val="28"/>
        </w:rPr>
        <w:t>.</w:t>
      </w:r>
      <w:del w:id="2992" w:author="пользователь Microsoft Office" w:date="2018-05-22T16:16:00Z">
        <w:r w:rsidRPr="005F7A4D" w:rsidDel="007367EB">
          <w:rPr>
            <w:color w:val="000000" w:themeColor="text1"/>
            <w:szCs w:val="28"/>
          </w:rPr>
          <w:delText>8</w:delText>
        </w:r>
      </w:del>
      <w:ins w:id="2993" w:author="пользователь Microsoft Office" w:date="2018-05-22T16:16:00Z">
        <w:r w:rsidR="007367EB">
          <w:rPr>
            <w:color w:val="000000" w:themeColor="text1"/>
            <w:szCs w:val="28"/>
          </w:rPr>
          <w:t>9</w:t>
        </w:r>
      </w:ins>
      <w:r w:rsidRPr="005F7A4D">
        <w:rPr>
          <w:color w:val="000000" w:themeColor="text1"/>
          <w:szCs w:val="28"/>
        </w:rPr>
        <w:t xml:space="preserve">.1 </w:t>
      </w:r>
      <w:r w:rsidR="000262D6" w:rsidRPr="005F7A4D">
        <w:rPr>
          <w:color w:val="000000" w:themeColor="text1"/>
          <w:szCs w:val="28"/>
        </w:rPr>
        <w:t>в виде гистограммы изображены временные затраты на этапы преобразования и анализа данных</w:t>
      </w:r>
      <w:r w:rsidR="005A535F" w:rsidRPr="005F7A4D">
        <w:rPr>
          <w:color w:val="000000" w:themeColor="text1"/>
          <w:szCs w:val="28"/>
        </w:rPr>
        <w:t xml:space="preserve"> для большого набора данных</w:t>
      </w:r>
      <w:r w:rsidR="000262D6" w:rsidRPr="005F7A4D">
        <w:rPr>
          <w:color w:val="000000" w:themeColor="text1"/>
          <w:szCs w:val="28"/>
        </w:rPr>
        <w:t>.</w:t>
      </w:r>
      <w:bookmarkEnd w:id="2986"/>
      <w:bookmarkEnd w:id="2987"/>
      <w:bookmarkEnd w:id="2988"/>
      <w:bookmarkEnd w:id="2989"/>
    </w:p>
    <w:p w14:paraId="068AFE61" w14:textId="0C0BB4DD" w:rsidR="003140D4" w:rsidRPr="005F7A4D" w:rsidRDefault="00F02012" w:rsidP="0043303A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lastRenderedPageBreak/>
        <w:tab/>
      </w:r>
      <w:bookmarkStart w:id="2994" w:name="_Toc514515777"/>
      <w:bookmarkStart w:id="2995" w:name="_Toc514774019"/>
      <w:r w:rsidRPr="005F7A4D">
        <w:rPr>
          <w:color w:val="000000" w:themeColor="text1"/>
          <w:szCs w:val="28"/>
        </w:rPr>
        <w:t xml:space="preserve">Также, для консолидации всех этапов от сбора кода до обнаружения аномалий </w:t>
      </w:r>
      <w:r w:rsidR="00123A02" w:rsidRPr="005F7A4D">
        <w:rPr>
          <w:color w:val="000000" w:themeColor="text1"/>
          <w:szCs w:val="28"/>
        </w:rPr>
        <w:t>был разработан единый инструмент</w:t>
      </w:r>
      <w:r w:rsidR="00123A02" w:rsidRPr="005F7A4D">
        <w:rPr>
          <w:rStyle w:val="af2"/>
          <w:color w:val="000000" w:themeColor="text1"/>
          <w:szCs w:val="28"/>
        </w:rPr>
        <w:footnoteReference w:id="22"/>
      </w:r>
      <w:r w:rsidRPr="005F7A4D">
        <w:rPr>
          <w:color w:val="000000" w:themeColor="text1"/>
          <w:szCs w:val="28"/>
        </w:rPr>
        <w:t>.</w:t>
      </w:r>
      <w:bookmarkEnd w:id="2994"/>
      <w:bookmarkEnd w:id="2995"/>
      <w:del w:id="2996" w:author="пользователь Microsoft Office" w:date="2018-05-22T17:28:00Z">
        <w:r w:rsidR="00F60338" w:rsidRPr="005F7A4D" w:rsidDel="002E245B">
          <w:rPr>
            <w:color w:val="000000" w:themeColor="text1"/>
            <w:szCs w:val="28"/>
          </w:rPr>
          <w:br w:type="page"/>
        </w:r>
      </w:del>
    </w:p>
    <w:p w14:paraId="2B9C8476" w14:textId="77777777" w:rsidR="00AC3F1B" w:rsidRPr="005F7A4D" w:rsidRDefault="00E36195" w:rsidP="00AC3F1B">
      <w:pPr>
        <w:pStyle w:val="a3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2997" w:name="_Toc513031176"/>
      <w:bookmarkStart w:id="2998" w:name="_Toc513729829"/>
      <w:bookmarkStart w:id="2999" w:name="_Toc514515778"/>
      <w:bookmarkStart w:id="3000" w:name="_Toc514774020"/>
      <w:r w:rsidRPr="005F7A4D">
        <w:rPr>
          <w:noProof/>
          <w:color w:val="000000" w:themeColor="text1"/>
          <w:szCs w:val="28"/>
        </w:rPr>
        <w:drawing>
          <wp:inline distT="0" distB="0" distL="0" distR="0" wp14:anchorId="4013BA37" wp14:editId="0E44B575">
            <wp:extent cx="5861484" cy="4315048"/>
            <wp:effectExtent l="0" t="0" r="6350" b="3175"/>
            <wp:docPr id="7" name="Picture 7" descr="../../../../../Desktop/blank%20(1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blank%20(1)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211" cy="432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997"/>
      <w:bookmarkEnd w:id="2998"/>
      <w:bookmarkEnd w:id="2999"/>
      <w:bookmarkEnd w:id="3000"/>
    </w:p>
    <w:p w14:paraId="3FB0D803" w14:textId="6AE0E3C6" w:rsidR="00AC3F1B" w:rsidRPr="005F7A4D" w:rsidRDefault="0075134B" w:rsidP="00AC3F1B">
      <w:pPr>
        <w:pStyle w:val="a3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3001" w:name="_Toc513031177"/>
      <w:bookmarkStart w:id="3002" w:name="_Toc513729830"/>
      <w:bookmarkStart w:id="3003" w:name="_Toc514515779"/>
      <w:bookmarkStart w:id="3004" w:name="_Toc514774021"/>
      <w:commentRangeStart w:id="3005"/>
      <w:r w:rsidRPr="005F7A4D">
        <w:rPr>
          <w:color w:val="000000" w:themeColor="text1"/>
          <w:szCs w:val="28"/>
        </w:rPr>
        <w:t xml:space="preserve">Рисунок </w:t>
      </w:r>
      <w:del w:id="3006" w:author="пользователь Microsoft Office" w:date="2018-05-22T16:16:00Z">
        <w:r w:rsidRPr="005F7A4D" w:rsidDel="00305E37">
          <w:rPr>
            <w:color w:val="000000" w:themeColor="text1"/>
            <w:szCs w:val="28"/>
          </w:rPr>
          <w:delText>4</w:delText>
        </w:r>
      </w:del>
      <w:ins w:id="3007" w:author="пользователь Microsoft Office" w:date="2018-05-22T16:16:00Z">
        <w:r w:rsidR="00305E37">
          <w:rPr>
            <w:color w:val="000000" w:themeColor="text1"/>
            <w:szCs w:val="28"/>
          </w:rPr>
          <w:t>5</w:t>
        </w:r>
      </w:ins>
      <w:r w:rsidR="00AC3F1B" w:rsidRPr="005F7A4D">
        <w:rPr>
          <w:color w:val="000000" w:themeColor="text1"/>
          <w:szCs w:val="28"/>
        </w:rPr>
        <w:t>.</w:t>
      </w:r>
      <w:del w:id="3008" w:author="пользователь Microsoft Office" w:date="2018-05-22T16:16:00Z">
        <w:r w:rsidR="00AC3F1B" w:rsidRPr="005F7A4D" w:rsidDel="00305E37">
          <w:rPr>
            <w:color w:val="000000" w:themeColor="text1"/>
            <w:szCs w:val="28"/>
          </w:rPr>
          <w:delText>8</w:delText>
        </w:r>
      </w:del>
      <w:ins w:id="3009" w:author="пользователь Microsoft Office" w:date="2018-05-22T16:16:00Z">
        <w:r w:rsidR="00305E37">
          <w:rPr>
            <w:color w:val="000000" w:themeColor="text1"/>
            <w:szCs w:val="28"/>
          </w:rPr>
          <w:t>9</w:t>
        </w:r>
      </w:ins>
      <w:r w:rsidR="00AC3F1B" w:rsidRPr="005F7A4D">
        <w:rPr>
          <w:color w:val="000000" w:themeColor="text1"/>
          <w:szCs w:val="28"/>
        </w:rPr>
        <w:t>.1</w:t>
      </w:r>
      <w:ins w:id="3010" w:author="пользователь Microsoft Office" w:date="2018-05-22T17:30:00Z">
        <w:r w:rsidR="00925CFD">
          <w:rPr>
            <w:color w:val="000000" w:themeColor="text1"/>
            <w:szCs w:val="28"/>
          </w:rPr>
          <w:t>.</w:t>
        </w:r>
      </w:ins>
      <w:del w:id="3011" w:author="пользователь Microsoft Office" w:date="2018-05-22T17:30:00Z">
        <w:r w:rsidR="00AC3F1B" w:rsidRPr="005F7A4D" w:rsidDel="00925CFD">
          <w:rPr>
            <w:color w:val="000000" w:themeColor="text1"/>
            <w:szCs w:val="28"/>
          </w:rPr>
          <w:delText xml:space="preserve"> —</w:delText>
        </w:r>
      </w:del>
      <w:r w:rsidR="00AC3F1B" w:rsidRPr="005F7A4D">
        <w:rPr>
          <w:color w:val="000000" w:themeColor="text1"/>
          <w:szCs w:val="28"/>
        </w:rPr>
        <w:t xml:space="preserve"> </w:t>
      </w:r>
      <w:proofErr w:type="gramStart"/>
      <w:ins w:id="3012" w:author="пользователь Microsoft Office" w:date="2018-05-22T17:30:00Z">
        <w:r w:rsidR="00925CFD">
          <w:rPr>
            <w:color w:val="000000" w:themeColor="text1"/>
            <w:szCs w:val="28"/>
          </w:rPr>
          <w:t>В</w:t>
        </w:r>
      </w:ins>
      <w:proofErr w:type="gramEnd"/>
      <w:del w:id="3013" w:author="пользователь Microsoft Office" w:date="2018-05-22T17:30:00Z">
        <w:r w:rsidR="00AC3F1B" w:rsidRPr="005F7A4D" w:rsidDel="00925CFD">
          <w:rPr>
            <w:color w:val="000000" w:themeColor="text1"/>
            <w:szCs w:val="28"/>
          </w:rPr>
          <w:delText>в</w:delText>
        </w:r>
      </w:del>
      <w:r w:rsidR="00AC3F1B" w:rsidRPr="005F7A4D">
        <w:rPr>
          <w:color w:val="000000" w:themeColor="text1"/>
          <w:szCs w:val="28"/>
        </w:rPr>
        <w:t xml:space="preserve">ременные затраты в процессе преобразования и анализа </w:t>
      </w:r>
      <w:r w:rsidR="00A51159" w:rsidRPr="005F7A4D">
        <w:rPr>
          <w:color w:val="000000" w:themeColor="text1"/>
          <w:szCs w:val="28"/>
        </w:rPr>
        <w:t xml:space="preserve">большого набора </w:t>
      </w:r>
      <w:r w:rsidR="00AC3F1B" w:rsidRPr="005F7A4D">
        <w:rPr>
          <w:color w:val="000000" w:themeColor="text1"/>
          <w:szCs w:val="28"/>
        </w:rPr>
        <w:t>данных.</w:t>
      </w:r>
      <w:bookmarkEnd w:id="3001"/>
      <w:bookmarkEnd w:id="3002"/>
      <w:bookmarkEnd w:id="3003"/>
      <w:commentRangeEnd w:id="3005"/>
      <w:r w:rsidR="00384AA6">
        <w:rPr>
          <w:rStyle w:val="af3"/>
          <w:rFonts w:asciiTheme="minorHAnsi" w:eastAsiaTheme="minorHAnsi" w:hAnsiTheme="minorHAnsi" w:cstheme="minorBidi"/>
          <w:lang w:eastAsia="en-US"/>
        </w:rPr>
        <w:commentReference w:id="3005"/>
      </w:r>
      <w:bookmarkEnd w:id="3004"/>
    </w:p>
    <w:p w14:paraId="41449CE3" w14:textId="44646A76" w:rsidR="00CF4ECE" w:rsidRPr="005F7A4D" w:rsidRDefault="00883CC2" w:rsidP="00D40CDD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br w:type="page"/>
      </w:r>
    </w:p>
    <w:p w14:paraId="3FA5CE2B" w14:textId="1A6818B5" w:rsidR="00847362" w:rsidRPr="005F7A4D" w:rsidRDefault="00F56211" w:rsidP="00847362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3014" w:name="_Toc514774022"/>
      <w:r w:rsidRPr="005F7A4D">
        <w:rPr>
          <w:b/>
          <w:bCs/>
          <w:caps/>
          <w:color w:val="000000" w:themeColor="text1"/>
        </w:rPr>
        <w:lastRenderedPageBreak/>
        <w:t xml:space="preserve">ГЛАВА </w:t>
      </w:r>
      <w:del w:id="3015" w:author="пользователь Microsoft Office" w:date="2018-05-22T16:16:00Z">
        <w:r w:rsidR="00A309AC" w:rsidRPr="005F7A4D" w:rsidDel="00034943">
          <w:rPr>
            <w:b/>
            <w:bCs/>
            <w:caps/>
            <w:color w:val="000000" w:themeColor="text1"/>
          </w:rPr>
          <w:delText>5</w:delText>
        </w:r>
      </w:del>
      <w:ins w:id="3016" w:author="пользователь Microsoft Office" w:date="2018-05-22T16:16:00Z">
        <w:r w:rsidR="00034943">
          <w:rPr>
            <w:b/>
            <w:bCs/>
            <w:caps/>
            <w:color w:val="000000" w:themeColor="text1"/>
          </w:rPr>
          <w:t>6</w:t>
        </w:r>
      </w:ins>
      <w:r w:rsidRPr="005F7A4D">
        <w:rPr>
          <w:b/>
          <w:bCs/>
          <w:caps/>
          <w:color w:val="000000" w:themeColor="text1"/>
        </w:rPr>
        <w:t>.</w:t>
      </w:r>
      <w:r w:rsidR="00847362" w:rsidRPr="005F7A4D">
        <w:rPr>
          <w:b/>
          <w:bCs/>
          <w:caps/>
          <w:color w:val="000000" w:themeColor="text1"/>
        </w:rPr>
        <w:t xml:space="preserve"> </w:t>
      </w:r>
      <w:r w:rsidR="00936A2F" w:rsidRPr="005F7A4D">
        <w:rPr>
          <w:b/>
          <w:color w:val="000000" w:themeColor="text1"/>
        </w:rPr>
        <w:t>РАЗБОР И АНАЛИЗ РЕЗУЛЬТАТОВ</w:t>
      </w:r>
      <w:bookmarkEnd w:id="3014"/>
    </w:p>
    <w:p w14:paraId="6D01E6B2" w14:textId="4E3A1F4B" w:rsidR="0075524D" w:rsidRPr="005F7A4D" w:rsidRDefault="00A309AC" w:rsidP="0075524D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del w:id="3017" w:author="пользователь Microsoft Office" w:date="2018-05-22T16:16:00Z">
        <w:r w:rsidRPr="005F7A4D" w:rsidDel="00034943">
          <w:rPr>
            <w:b/>
            <w:bCs/>
            <w:caps/>
            <w:color w:val="000000" w:themeColor="text1"/>
          </w:rPr>
          <w:delText>5</w:delText>
        </w:r>
      </w:del>
      <w:bookmarkStart w:id="3018" w:name="_Toc514774023"/>
      <w:ins w:id="3019" w:author="пользователь Microsoft Office" w:date="2018-05-22T16:16:00Z">
        <w:r w:rsidR="00034943">
          <w:rPr>
            <w:b/>
            <w:bCs/>
            <w:caps/>
            <w:color w:val="000000" w:themeColor="text1"/>
          </w:rPr>
          <w:t>6</w:t>
        </w:r>
      </w:ins>
      <w:r w:rsidR="0075524D" w:rsidRPr="005F7A4D">
        <w:rPr>
          <w:b/>
          <w:bCs/>
          <w:caps/>
          <w:color w:val="000000" w:themeColor="text1"/>
        </w:rPr>
        <w:t xml:space="preserve">.1 </w:t>
      </w:r>
      <w:r w:rsidR="0075524D" w:rsidRPr="005F7A4D">
        <w:rPr>
          <w:b/>
          <w:bCs/>
          <w:color w:val="000000" w:themeColor="text1"/>
        </w:rPr>
        <w:t>Разбор набора расстояний</w:t>
      </w:r>
      <w:bookmarkEnd w:id="3018"/>
    </w:p>
    <w:p w14:paraId="55E4D58E" w14:textId="3866770E" w:rsidR="0075524D" w:rsidRPr="005F7A4D" w:rsidRDefault="00151419" w:rsidP="00FA7E3C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3020" w:name="_Toc513729833"/>
      <w:bookmarkStart w:id="3021" w:name="_Toc514515782"/>
      <w:bookmarkStart w:id="3022" w:name="_Toc514774024"/>
      <w:r w:rsidR="00E51BF9" w:rsidRPr="005F7A4D">
        <w:rPr>
          <w:color w:val="000000" w:themeColor="text1"/>
          <w:szCs w:val="28"/>
        </w:rPr>
        <w:t xml:space="preserve">Для дальнейшего рассмотрения из полученного набора расстояний была произведена выборка. Были выбраны только те примеры, соответствующие расстояния по которым отклонялись более чем на 3 </w:t>
      </w:r>
      <w:r w:rsidR="00F56DC6" w:rsidRPr="005F7A4D">
        <w:rPr>
          <w:color w:val="000000" w:themeColor="text1"/>
          <w:szCs w:val="28"/>
        </w:rPr>
        <w:t xml:space="preserve">среднеквадратических </w:t>
      </w:r>
      <w:r w:rsidR="00E51BF9" w:rsidRPr="005F7A4D">
        <w:rPr>
          <w:color w:val="000000" w:themeColor="text1"/>
          <w:szCs w:val="28"/>
        </w:rPr>
        <w:t>отклонения.</w:t>
      </w:r>
      <w:r w:rsidR="006863EB" w:rsidRPr="005F7A4D">
        <w:rPr>
          <w:color w:val="000000" w:themeColor="text1"/>
          <w:szCs w:val="28"/>
        </w:rPr>
        <w:t xml:space="preserve"> Данные примеры были условно названы «аномалиями».</w:t>
      </w:r>
      <w:r w:rsidR="00B77068" w:rsidRPr="005F7A4D">
        <w:rPr>
          <w:color w:val="000000" w:themeColor="text1"/>
          <w:szCs w:val="28"/>
        </w:rPr>
        <w:t xml:space="preserve"> Для данн</w:t>
      </w:r>
      <w:r w:rsidR="004D77DA" w:rsidRPr="005F7A4D">
        <w:rPr>
          <w:color w:val="000000" w:themeColor="text1"/>
          <w:szCs w:val="28"/>
        </w:rPr>
        <w:t>ого отбора был написал соответствующий инструмент</w:t>
      </w:r>
      <w:r w:rsidR="0069197D" w:rsidRPr="005F7A4D">
        <w:rPr>
          <w:rStyle w:val="af2"/>
          <w:color w:val="000000" w:themeColor="text1"/>
          <w:szCs w:val="28"/>
        </w:rPr>
        <w:footnoteReference w:id="23"/>
      </w:r>
      <w:r w:rsidR="002703DE" w:rsidRPr="005F7A4D">
        <w:rPr>
          <w:color w:val="000000" w:themeColor="text1"/>
          <w:szCs w:val="28"/>
        </w:rPr>
        <w:t xml:space="preserve"> с возможностью задания произвольного требуемого </w:t>
      </w:r>
      <w:r w:rsidR="00A80326" w:rsidRPr="005F7A4D">
        <w:rPr>
          <w:color w:val="000000" w:themeColor="text1"/>
          <w:szCs w:val="28"/>
        </w:rPr>
        <w:t xml:space="preserve">минимального </w:t>
      </w:r>
      <w:r w:rsidR="002703DE" w:rsidRPr="005F7A4D">
        <w:rPr>
          <w:color w:val="000000" w:themeColor="text1"/>
          <w:szCs w:val="28"/>
        </w:rPr>
        <w:t>отклонения</w:t>
      </w:r>
      <w:r w:rsidR="005C30AF" w:rsidRPr="005F7A4D">
        <w:rPr>
          <w:color w:val="000000" w:themeColor="text1"/>
          <w:szCs w:val="28"/>
        </w:rPr>
        <w:t>.</w:t>
      </w:r>
      <w:bookmarkEnd w:id="3020"/>
      <w:bookmarkEnd w:id="3021"/>
      <w:bookmarkEnd w:id="3022"/>
    </w:p>
    <w:p w14:paraId="13BD4265" w14:textId="4A17F9A7" w:rsidR="00674866" w:rsidRPr="005F7A4D" w:rsidRDefault="00634583" w:rsidP="00FA7E3C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3023" w:name="_Toc513729834"/>
      <w:bookmarkStart w:id="3024" w:name="_Toc514515783"/>
      <w:bookmarkStart w:id="3025" w:name="_Toc514774025"/>
      <w:r w:rsidRPr="005F7A4D">
        <w:rPr>
          <w:color w:val="000000" w:themeColor="text1"/>
          <w:szCs w:val="28"/>
        </w:rPr>
        <w:t>Таким образом</w:t>
      </w:r>
      <w:ins w:id="3026" w:author="Timofey Bryksin" w:date="2018-05-20T22:47:00Z">
        <w:r w:rsidR="00384AA6">
          <w:rPr>
            <w:color w:val="000000" w:themeColor="text1"/>
            <w:szCs w:val="28"/>
          </w:rPr>
          <w:t>,</w:t>
        </w:r>
      </w:ins>
      <w:r w:rsidR="00AF02A3" w:rsidRPr="005F7A4D">
        <w:rPr>
          <w:color w:val="000000" w:themeColor="text1"/>
          <w:szCs w:val="28"/>
        </w:rPr>
        <w:t xml:space="preserve"> для большого набора данных</w:t>
      </w:r>
      <w:r w:rsidRPr="005F7A4D">
        <w:rPr>
          <w:color w:val="000000" w:themeColor="text1"/>
          <w:szCs w:val="28"/>
        </w:rPr>
        <w:t xml:space="preserve"> было получено 4924</w:t>
      </w:r>
      <w:r w:rsidR="00C62D27" w:rsidRPr="005F7A4D">
        <w:rPr>
          <w:color w:val="000000" w:themeColor="text1"/>
          <w:szCs w:val="28"/>
        </w:rPr>
        <w:t xml:space="preserve"> аномалий по дереву разбора и 456</w:t>
      </w:r>
      <w:r w:rsidR="0008486D" w:rsidRPr="005F7A4D">
        <w:rPr>
          <w:color w:val="000000" w:themeColor="text1"/>
          <w:szCs w:val="28"/>
        </w:rPr>
        <w:t xml:space="preserve"> аномалий по байт-коду</w:t>
      </w:r>
      <w:r w:rsidR="00AF02A3" w:rsidRPr="005F7A4D">
        <w:rPr>
          <w:color w:val="000000" w:themeColor="text1"/>
          <w:szCs w:val="28"/>
        </w:rPr>
        <w:t xml:space="preserve">, для малого: </w:t>
      </w:r>
      <w:r w:rsidR="00A87A8F" w:rsidRPr="005F7A4D">
        <w:rPr>
          <w:color w:val="000000" w:themeColor="text1"/>
          <w:szCs w:val="28"/>
        </w:rPr>
        <w:t>362</w:t>
      </w:r>
      <w:r w:rsidR="00484738" w:rsidRPr="005F7A4D">
        <w:rPr>
          <w:color w:val="000000" w:themeColor="text1"/>
          <w:szCs w:val="28"/>
        </w:rPr>
        <w:t xml:space="preserve"> </w:t>
      </w:r>
      <w:r w:rsidR="00355634" w:rsidRPr="005F7A4D">
        <w:rPr>
          <w:color w:val="000000" w:themeColor="text1"/>
          <w:szCs w:val="28"/>
        </w:rPr>
        <w:t>аномалии</w:t>
      </w:r>
      <w:r w:rsidR="00484738" w:rsidRPr="005F7A4D">
        <w:rPr>
          <w:color w:val="000000" w:themeColor="text1"/>
          <w:szCs w:val="28"/>
        </w:rPr>
        <w:t xml:space="preserve"> по дереву разбора и </w:t>
      </w:r>
      <w:r w:rsidR="00D814CD" w:rsidRPr="005F7A4D">
        <w:rPr>
          <w:color w:val="000000" w:themeColor="text1"/>
          <w:szCs w:val="28"/>
        </w:rPr>
        <w:t>151</w:t>
      </w:r>
      <w:r w:rsidR="00484738" w:rsidRPr="005F7A4D">
        <w:rPr>
          <w:color w:val="000000" w:themeColor="text1"/>
          <w:szCs w:val="28"/>
        </w:rPr>
        <w:t xml:space="preserve"> </w:t>
      </w:r>
      <w:r w:rsidR="00A050EB" w:rsidRPr="005F7A4D">
        <w:rPr>
          <w:color w:val="000000" w:themeColor="text1"/>
          <w:szCs w:val="28"/>
        </w:rPr>
        <w:t>аномалия</w:t>
      </w:r>
      <w:r w:rsidR="00484738" w:rsidRPr="005F7A4D">
        <w:rPr>
          <w:color w:val="000000" w:themeColor="text1"/>
          <w:szCs w:val="28"/>
        </w:rPr>
        <w:t xml:space="preserve"> по байт-коду</w:t>
      </w:r>
      <w:r w:rsidR="0008486D" w:rsidRPr="005F7A4D">
        <w:rPr>
          <w:color w:val="000000" w:themeColor="text1"/>
          <w:szCs w:val="28"/>
        </w:rPr>
        <w:t>.</w:t>
      </w:r>
      <w:r w:rsidR="00716824" w:rsidRPr="005F7A4D">
        <w:rPr>
          <w:color w:val="000000" w:themeColor="text1"/>
          <w:szCs w:val="28"/>
        </w:rPr>
        <w:t xml:space="preserve"> </w:t>
      </w:r>
      <w:r w:rsidR="000E2532" w:rsidRPr="005F7A4D">
        <w:rPr>
          <w:color w:val="000000" w:themeColor="text1"/>
          <w:szCs w:val="28"/>
        </w:rPr>
        <w:t>Н</w:t>
      </w:r>
      <w:r w:rsidR="00780507" w:rsidRPr="005F7A4D">
        <w:rPr>
          <w:color w:val="000000" w:themeColor="text1"/>
          <w:szCs w:val="28"/>
        </w:rPr>
        <w:t>абор</w:t>
      </w:r>
      <w:r w:rsidR="00716824" w:rsidRPr="005F7A4D">
        <w:rPr>
          <w:color w:val="000000" w:themeColor="text1"/>
          <w:szCs w:val="28"/>
        </w:rPr>
        <w:t xml:space="preserve"> расстояний был сопоставлен исходным файлам с помощью написанного скрипта.</w:t>
      </w:r>
      <w:bookmarkEnd w:id="3023"/>
      <w:bookmarkEnd w:id="3024"/>
      <w:bookmarkEnd w:id="3025"/>
    </w:p>
    <w:p w14:paraId="2B415380" w14:textId="4A1577CD" w:rsidR="00674866" w:rsidRPr="005F7A4D" w:rsidRDefault="00A309AC" w:rsidP="00FA7E3C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aps/>
          <w:color w:val="000000" w:themeColor="text1"/>
        </w:rPr>
      </w:pPr>
      <w:del w:id="3027" w:author="пользователь Microsoft Office" w:date="2018-05-22T16:17:00Z">
        <w:r w:rsidRPr="005F7A4D" w:rsidDel="00034943">
          <w:rPr>
            <w:b/>
            <w:bCs/>
            <w:caps/>
            <w:color w:val="000000" w:themeColor="text1"/>
          </w:rPr>
          <w:delText>5</w:delText>
        </w:r>
      </w:del>
      <w:bookmarkStart w:id="3028" w:name="_Toc514774026"/>
      <w:ins w:id="3029" w:author="пользователь Microsoft Office" w:date="2018-05-22T16:17:00Z">
        <w:r w:rsidR="00034943">
          <w:rPr>
            <w:b/>
            <w:bCs/>
            <w:caps/>
            <w:color w:val="000000" w:themeColor="text1"/>
          </w:rPr>
          <w:t>6</w:t>
        </w:r>
      </w:ins>
      <w:r w:rsidR="00674866" w:rsidRPr="005F7A4D">
        <w:rPr>
          <w:b/>
          <w:bCs/>
          <w:caps/>
          <w:color w:val="000000" w:themeColor="text1"/>
        </w:rPr>
        <w:t xml:space="preserve">.2 </w:t>
      </w:r>
      <w:r w:rsidR="009F2CDF" w:rsidRPr="005F7A4D">
        <w:rPr>
          <w:b/>
          <w:bCs/>
          <w:color w:val="000000" w:themeColor="text1"/>
        </w:rPr>
        <w:t>Классификация аномалий</w:t>
      </w:r>
      <w:r w:rsidR="006E4E38" w:rsidRPr="005F7A4D">
        <w:rPr>
          <w:b/>
          <w:bCs/>
          <w:color w:val="000000" w:themeColor="text1"/>
        </w:rPr>
        <w:t xml:space="preserve"> для малого набора данных</w:t>
      </w:r>
      <w:bookmarkEnd w:id="3028"/>
    </w:p>
    <w:p w14:paraId="3D1F30AA" w14:textId="58D0835A" w:rsidR="00AC05B2" w:rsidRPr="005F7A4D" w:rsidRDefault="00674866" w:rsidP="00FA7E3C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3030" w:name="_Toc513729836"/>
      <w:bookmarkStart w:id="3031" w:name="_Toc514515785"/>
      <w:bookmarkStart w:id="3032" w:name="_Toc514774027"/>
      <w:r w:rsidR="007E5D3F" w:rsidRPr="005F7A4D">
        <w:rPr>
          <w:color w:val="000000" w:themeColor="text1"/>
          <w:szCs w:val="28"/>
        </w:rPr>
        <w:t>Полученный набор файлов-аномалий</w:t>
      </w:r>
      <w:r w:rsidR="000E326D" w:rsidRPr="005F7A4D">
        <w:rPr>
          <w:color w:val="000000" w:themeColor="text1"/>
          <w:szCs w:val="28"/>
        </w:rPr>
        <w:t xml:space="preserve"> для малого набора данных</w:t>
      </w:r>
      <w:r w:rsidR="007E5D3F" w:rsidRPr="005F7A4D">
        <w:rPr>
          <w:color w:val="000000" w:themeColor="text1"/>
          <w:szCs w:val="28"/>
        </w:rPr>
        <w:t xml:space="preserve"> с исходных кодом и байт-код</w:t>
      </w:r>
      <w:r w:rsidR="00E701D2" w:rsidRPr="005F7A4D">
        <w:rPr>
          <w:color w:val="000000" w:themeColor="text1"/>
          <w:szCs w:val="28"/>
        </w:rPr>
        <w:t>ом</w:t>
      </w:r>
      <w:r w:rsidR="007E5D3F" w:rsidRPr="005F7A4D">
        <w:rPr>
          <w:color w:val="000000" w:themeColor="text1"/>
          <w:szCs w:val="28"/>
        </w:rPr>
        <w:t xml:space="preserve"> был вручную классифицирован</w:t>
      </w:r>
      <w:r w:rsidR="006E325C" w:rsidRPr="005F7A4D">
        <w:rPr>
          <w:color w:val="000000" w:themeColor="text1"/>
          <w:szCs w:val="28"/>
        </w:rPr>
        <w:t>.</w:t>
      </w:r>
      <w:r w:rsidR="00372F1E" w:rsidRPr="005F7A4D">
        <w:rPr>
          <w:color w:val="000000" w:themeColor="text1"/>
          <w:szCs w:val="28"/>
        </w:rPr>
        <w:t xml:space="preserve"> </w:t>
      </w:r>
      <w:r w:rsidR="006E325C" w:rsidRPr="005F7A4D">
        <w:rPr>
          <w:color w:val="000000" w:themeColor="text1"/>
          <w:szCs w:val="28"/>
        </w:rPr>
        <w:t>Было сформировано 30 классов</w:t>
      </w:r>
      <w:r w:rsidR="00C447CE" w:rsidRPr="005F7A4D">
        <w:rPr>
          <w:color w:val="000000" w:themeColor="text1"/>
          <w:szCs w:val="28"/>
        </w:rPr>
        <w:t xml:space="preserve"> (</w:t>
      </w:r>
      <w:r w:rsidR="00182CFE" w:rsidRPr="005F7A4D">
        <w:rPr>
          <w:color w:val="000000" w:themeColor="text1"/>
          <w:szCs w:val="28"/>
        </w:rPr>
        <w:t xml:space="preserve">по </w:t>
      </w:r>
      <w:r w:rsidR="00624B31" w:rsidRPr="005F7A4D">
        <w:rPr>
          <w:color w:val="000000" w:themeColor="text1"/>
          <w:szCs w:val="28"/>
        </w:rPr>
        <w:t>513</w:t>
      </w:r>
      <w:r w:rsidR="00182CFE" w:rsidRPr="005F7A4D">
        <w:rPr>
          <w:color w:val="000000" w:themeColor="text1"/>
          <w:szCs w:val="28"/>
        </w:rPr>
        <w:t xml:space="preserve"> аномалиями</w:t>
      </w:r>
      <w:r w:rsidR="00C447CE" w:rsidRPr="005F7A4D">
        <w:rPr>
          <w:color w:val="000000" w:themeColor="text1"/>
          <w:szCs w:val="28"/>
        </w:rPr>
        <w:t>)</w:t>
      </w:r>
      <w:r w:rsidR="00B2706E" w:rsidRPr="005F7A4D">
        <w:rPr>
          <w:color w:val="000000" w:themeColor="text1"/>
          <w:szCs w:val="28"/>
        </w:rPr>
        <w:t>.</w:t>
      </w:r>
      <w:bookmarkEnd w:id="3030"/>
      <w:bookmarkEnd w:id="3031"/>
      <w:r w:rsidR="00A309AC" w:rsidRPr="005F7A4D">
        <w:rPr>
          <w:color w:val="000000" w:themeColor="text1"/>
          <w:szCs w:val="28"/>
        </w:rPr>
        <w:t xml:space="preserve"> Классы и количество аномалий в них приведены в таблице </w:t>
      </w:r>
      <w:del w:id="3033" w:author="пользователь Microsoft Office" w:date="2018-05-22T17:29:00Z">
        <w:r w:rsidR="00A309AC" w:rsidRPr="005F7A4D" w:rsidDel="00116B61">
          <w:rPr>
            <w:color w:val="000000" w:themeColor="text1"/>
            <w:szCs w:val="28"/>
          </w:rPr>
          <w:delText>5</w:delText>
        </w:r>
      </w:del>
      <w:ins w:id="3034" w:author="пользователь Microsoft Office" w:date="2018-05-22T17:29:00Z">
        <w:r w:rsidR="00116B61">
          <w:rPr>
            <w:color w:val="000000" w:themeColor="text1"/>
            <w:szCs w:val="28"/>
          </w:rPr>
          <w:t>6</w:t>
        </w:r>
      </w:ins>
      <w:r w:rsidR="00A309AC" w:rsidRPr="005F7A4D">
        <w:rPr>
          <w:color w:val="000000" w:themeColor="text1"/>
          <w:szCs w:val="28"/>
        </w:rPr>
        <w:t>.2.1.</w:t>
      </w:r>
      <w:bookmarkEnd w:id="3032"/>
    </w:p>
    <w:p w14:paraId="7D3CE9EE" w14:textId="0F91091F" w:rsidR="00F1129D" w:rsidRPr="005F7A4D" w:rsidRDefault="00A309AC" w:rsidP="00F1129D">
      <w:pPr>
        <w:pStyle w:val="a3"/>
        <w:tabs>
          <w:tab w:val="left" w:pos="567"/>
          <w:tab w:val="center" w:pos="4677"/>
        </w:tabs>
        <w:spacing w:after="120" w:line="360" w:lineRule="auto"/>
        <w:jc w:val="left"/>
        <w:outlineLvl w:val="0"/>
        <w:rPr>
          <w:color w:val="000000" w:themeColor="text1"/>
          <w:szCs w:val="28"/>
        </w:rPr>
      </w:pPr>
      <w:bookmarkStart w:id="3035" w:name="_Toc513729837"/>
      <w:bookmarkStart w:id="3036" w:name="_Toc514515786"/>
      <w:bookmarkStart w:id="3037" w:name="_Toc514774028"/>
      <w:r w:rsidRPr="005F7A4D">
        <w:rPr>
          <w:color w:val="000000" w:themeColor="text1"/>
          <w:szCs w:val="28"/>
        </w:rPr>
        <w:t xml:space="preserve">Таблица </w:t>
      </w:r>
      <w:del w:id="3038" w:author="пользователь Microsoft Office" w:date="2018-05-22T17:29:00Z">
        <w:r w:rsidRPr="005F7A4D" w:rsidDel="00116B61">
          <w:rPr>
            <w:color w:val="000000" w:themeColor="text1"/>
            <w:szCs w:val="28"/>
          </w:rPr>
          <w:delText>5</w:delText>
        </w:r>
      </w:del>
      <w:ins w:id="3039" w:author="пользователь Microsoft Office" w:date="2018-05-22T17:29:00Z">
        <w:r w:rsidR="00116B61">
          <w:rPr>
            <w:color w:val="000000" w:themeColor="text1"/>
            <w:szCs w:val="28"/>
          </w:rPr>
          <w:t>6</w:t>
        </w:r>
      </w:ins>
      <w:r w:rsidR="00F1129D" w:rsidRPr="005F7A4D">
        <w:rPr>
          <w:color w:val="000000" w:themeColor="text1"/>
          <w:szCs w:val="28"/>
        </w:rPr>
        <w:t xml:space="preserve">.2.1 — </w:t>
      </w:r>
      <w:r w:rsidR="000624F7" w:rsidRPr="005F7A4D">
        <w:rPr>
          <w:color w:val="000000" w:themeColor="text1"/>
          <w:szCs w:val="28"/>
        </w:rPr>
        <w:t>количественная с</w:t>
      </w:r>
      <w:r w:rsidR="006C42A5" w:rsidRPr="005F7A4D">
        <w:rPr>
          <w:color w:val="000000" w:themeColor="text1"/>
          <w:szCs w:val="28"/>
        </w:rPr>
        <w:t>татистика аномалий по классам</w:t>
      </w:r>
      <w:r w:rsidR="00F1129D" w:rsidRPr="005F7A4D">
        <w:rPr>
          <w:color w:val="000000" w:themeColor="text1"/>
          <w:szCs w:val="28"/>
        </w:rPr>
        <w:t>.</w:t>
      </w:r>
      <w:bookmarkEnd w:id="3035"/>
      <w:bookmarkEnd w:id="3036"/>
      <w:bookmarkEnd w:id="3037"/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3437"/>
        <w:gridCol w:w="2017"/>
        <w:gridCol w:w="1993"/>
        <w:gridCol w:w="1897"/>
      </w:tblGrid>
      <w:tr w:rsidR="00871EC5" w:rsidRPr="005F7A4D" w14:paraId="4BE551A5" w14:textId="77777777" w:rsidTr="00A136BD">
        <w:trPr>
          <w:trHeight w:val="1162"/>
          <w:jc w:val="center"/>
        </w:trPr>
        <w:tc>
          <w:tcPr>
            <w:tcW w:w="3437" w:type="dxa"/>
          </w:tcPr>
          <w:p w14:paraId="24793E70" w14:textId="78A1CD69" w:rsidR="004D57CF" w:rsidRPr="005F7A4D" w:rsidRDefault="004D57CF" w:rsidP="006A7015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3040" w:name="_Toc513729838"/>
            <w:bookmarkStart w:id="3041" w:name="_Toc514515787"/>
            <w:bookmarkStart w:id="3042" w:name="_Toc514774029"/>
            <w:r w:rsidRPr="005F7A4D">
              <w:rPr>
                <w:b/>
                <w:color w:val="000000" w:themeColor="text1"/>
                <w:szCs w:val="28"/>
              </w:rPr>
              <w:t>Название класса</w:t>
            </w:r>
            <w:bookmarkEnd w:id="3040"/>
            <w:bookmarkEnd w:id="3041"/>
            <w:bookmarkEnd w:id="3042"/>
          </w:p>
        </w:tc>
        <w:tc>
          <w:tcPr>
            <w:tcW w:w="2017" w:type="dxa"/>
          </w:tcPr>
          <w:p w14:paraId="5A5D1DF6" w14:textId="5D59C908" w:rsidR="004D57CF" w:rsidRPr="005F7A4D" w:rsidRDefault="004D57CF" w:rsidP="006A7015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3043" w:name="_Toc513729839"/>
            <w:bookmarkStart w:id="3044" w:name="_Toc514515788"/>
            <w:bookmarkStart w:id="3045" w:name="_Toc514774030"/>
            <w:r w:rsidRPr="005F7A4D">
              <w:rPr>
                <w:b/>
                <w:color w:val="000000" w:themeColor="text1"/>
                <w:szCs w:val="28"/>
              </w:rPr>
              <w:t>Количество аномалий по дереву разбора</w:t>
            </w:r>
            <w:bookmarkEnd w:id="3043"/>
            <w:bookmarkEnd w:id="3044"/>
            <w:bookmarkEnd w:id="3045"/>
          </w:p>
        </w:tc>
        <w:tc>
          <w:tcPr>
            <w:tcW w:w="1993" w:type="dxa"/>
          </w:tcPr>
          <w:p w14:paraId="415346F3" w14:textId="06926C81" w:rsidR="004D57CF" w:rsidRPr="005F7A4D" w:rsidRDefault="004D57CF" w:rsidP="006A7015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3046" w:name="_Toc513729840"/>
            <w:bookmarkStart w:id="3047" w:name="_Toc514515789"/>
            <w:bookmarkStart w:id="3048" w:name="_Toc514774031"/>
            <w:r w:rsidRPr="005F7A4D">
              <w:rPr>
                <w:b/>
                <w:color w:val="000000" w:themeColor="text1"/>
                <w:szCs w:val="28"/>
              </w:rPr>
              <w:t>Количество аномалий по байт-коду</w:t>
            </w:r>
            <w:bookmarkEnd w:id="3046"/>
            <w:bookmarkEnd w:id="3047"/>
            <w:bookmarkEnd w:id="3048"/>
          </w:p>
        </w:tc>
        <w:tc>
          <w:tcPr>
            <w:tcW w:w="1897" w:type="dxa"/>
          </w:tcPr>
          <w:p w14:paraId="32D5B74A" w14:textId="100F5338" w:rsidR="004D57CF" w:rsidRPr="005F7A4D" w:rsidRDefault="004D57CF" w:rsidP="006A7015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3049" w:name="_Toc513729841"/>
            <w:bookmarkStart w:id="3050" w:name="_Toc514515790"/>
            <w:bookmarkStart w:id="3051" w:name="_Toc514774032"/>
            <w:r w:rsidRPr="005F7A4D">
              <w:rPr>
                <w:b/>
                <w:color w:val="000000" w:themeColor="text1"/>
                <w:szCs w:val="28"/>
              </w:rPr>
              <w:t>Общее количество аномалий</w:t>
            </w:r>
            <w:bookmarkEnd w:id="3049"/>
            <w:bookmarkEnd w:id="3050"/>
            <w:bookmarkEnd w:id="3051"/>
          </w:p>
        </w:tc>
      </w:tr>
      <w:tr w:rsidR="00871EC5" w:rsidRPr="005F7A4D" w14:paraId="619797D5" w14:textId="77777777" w:rsidTr="00A136BD">
        <w:trPr>
          <w:jc w:val="center"/>
        </w:trPr>
        <w:tc>
          <w:tcPr>
            <w:tcW w:w="3437" w:type="dxa"/>
            <w:vAlign w:val="center"/>
          </w:tcPr>
          <w:p w14:paraId="377A16E3" w14:textId="467FCCF7" w:rsidR="004D57CF" w:rsidRPr="005F7A4D" w:rsidRDefault="00B167B3" w:rsidP="004847A8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3052" w:name="_Toc513729842"/>
            <w:bookmarkStart w:id="3053" w:name="_Toc514515791"/>
            <w:commentRangeStart w:id="3054"/>
            <w:del w:id="3055" w:author="пользователь Microsoft Office" w:date="2018-05-22T16:17:00Z">
              <w:r w:rsidRPr="005F7A4D" w:rsidDel="00034943">
                <w:rPr>
                  <w:color w:val="000000" w:themeColor="text1"/>
                  <w:szCs w:val="28"/>
                </w:rPr>
                <w:delText>Big and complex enums</w:delText>
              </w:r>
              <w:bookmarkEnd w:id="3052"/>
              <w:bookmarkEnd w:id="3053"/>
              <w:commentRangeEnd w:id="3054"/>
              <w:r w:rsidR="00384AA6" w:rsidDel="00034943">
                <w:rPr>
                  <w:rStyle w:val="af3"/>
                  <w:rFonts w:asciiTheme="minorHAnsi" w:eastAsiaTheme="minorHAnsi" w:hAnsiTheme="minorHAnsi" w:cstheme="minorBidi"/>
                  <w:lang w:eastAsia="en-US"/>
                </w:rPr>
                <w:commentReference w:id="3054"/>
              </w:r>
            </w:del>
            <w:bookmarkStart w:id="3056" w:name="_Toc514774033"/>
            <w:ins w:id="3057" w:author="пользователь Microsoft Office" w:date="2018-05-22T16:17:00Z">
              <w:r w:rsidR="00034943">
                <w:rPr>
                  <w:color w:val="000000" w:themeColor="text1"/>
                  <w:szCs w:val="28"/>
                </w:rPr>
                <w:t>Большие и/или сложные перечисления</w:t>
              </w:r>
            </w:ins>
            <w:bookmarkEnd w:id="3056"/>
          </w:p>
        </w:tc>
        <w:tc>
          <w:tcPr>
            <w:tcW w:w="2017" w:type="dxa"/>
            <w:vAlign w:val="center"/>
          </w:tcPr>
          <w:p w14:paraId="61CCC42D" w14:textId="44F3D188" w:rsidR="004D57CF" w:rsidRPr="005F7A4D" w:rsidRDefault="003D6242" w:rsidP="003D624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058" w:name="_Toc513729843"/>
            <w:bookmarkStart w:id="3059" w:name="_Toc514515792"/>
            <w:bookmarkStart w:id="3060" w:name="_Toc514774034"/>
            <w:r w:rsidRPr="005F7A4D">
              <w:rPr>
                <w:color w:val="000000" w:themeColor="text1"/>
                <w:szCs w:val="28"/>
              </w:rPr>
              <w:t>0</w:t>
            </w:r>
            <w:bookmarkEnd w:id="3058"/>
            <w:bookmarkEnd w:id="3059"/>
            <w:bookmarkEnd w:id="3060"/>
          </w:p>
        </w:tc>
        <w:tc>
          <w:tcPr>
            <w:tcW w:w="1993" w:type="dxa"/>
            <w:vAlign w:val="center"/>
          </w:tcPr>
          <w:p w14:paraId="078ED7A8" w14:textId="58BA1BE2" w:rsidR="004D57CF" w:rsidRPr="005F7A4D" w:rsidRDefault="003D6242" w:rsidP="003D624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061" w:name="_Toc513729844"/>
            <w:bookmarkStart w:id="3062" w:name="_Toc514515793"/>
            <w:bookmarkStart w:id="3063" w:name="_Toc514774035"/>
            <w:r w:rsidRPr="005F7A4D">
              <w:rPr>
                <w:color w:val="000000" w:themeColor="text1"/>
                <w:szCs w:val="28"/>
              </w:rPr>
              <w:t>7</w:t>
            </w:r>
            <w:bookmarkEnd w:id="3061"/>
            <w:bookmarkEnd w:id="3062"/>
            <w:bookmarkEnd w:id="3063"/>
          </w:p>
        </w:tc>
        <w:tc>
          <w:tcPr>
            <w:tcW w:w="1897" w:type="dxa"/>
            <w:vAlign w:val="center"/>
          </w:tcPr>
          <w:p w14:paraId="0DF3EB53" w14:textId="76CC7FE5" w:rsidR="004D57CF" w:rsidRPr="005F7A4D" w:rsidRDefault="003D6242" w:rsidP="003D624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064" w:name="_Toc513729845"/>
            <w:bookmarkStart w:id="3065" w:name="_Toc514515794"/>
            <w:bookmarkStart w:id="3066" w:name="_Toc514774036"/>
            <w:r w:rsidRPr="005F7A4D">
              <w:rPr>
                <w:color w:val="000000" w:themeColor="text1"/>
                <w:szCs w:val="28"/>
              </w:rPr>
              <w:t>7</w:t>
            </w:r>
            <w:bookmarkEnd w:id="3064"/>
            <w:bookmarkEnd w:id="3065"/>
            <w:bookmarkEnd w:id="3066"/>
          </w:p>
        </w:tc>
      </w:tr>
      <w:tr w:rsidR="00871EC5" w:rsidRPr="005F7A4D" w14:paraId="2E0816BB" w14:textId="77777777" w:rsidTr="00A136BD">
        <w:trPr>
          <w:jc w:val="center"/>
        </w:trPr>
        <w:tc>
          <w:tcPr>
            <w:tcW w:w="3437" w:type="dxa"/>
            <w:vAlign w:val="center"/>
          </w:tcPr>
          <w:p w14:paraId="0FA8A790" w14:textId="4A26B18A" w:rsidR="004D57CF" w:rsidRPr="005F7A4D" w:rsidRDefault="00B167B3" w:rsidP="004847A8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3067" w:name="_Toc513729846"/>
            <w:bookmarkStart w:id="3068" w:name="_Toc514515795"/>
            <w:del w:id="3069" w:author="пользователь Microsoft Office" w:date="2018-05-22T16:17:00Z">
              <w:r w:rsidRPr="005F7A4D" w:rsidDel="00034943">
                <w:rPr>
                  <w:color w:val="000000" w:themeColor="text1"/>
                  <w:szCs w:val="28"/>
                </w:rPr>
                <w:delText>Big code hierarchy</w:delText>
              </w:r>
            </w:del>
            <w:bookmarkStart w:id="3070" w:name="_Toc514774037"/>
            <w:bookmarkEnd w:id="3067"/>
            <w:bookmarkEnd w:id="3068"/>
            <w:ins w:id="3071" w:author="пользователь Microsoft Office" w:date="2018-05-22T16:17:00Z">
              <w:r w:rsidR="00034943">
                <w:rPr>
                  <w:color w:val="000000" w:themeColor="text1"/>
                  <w:szCs w:val="28"/>
                </w:rPr>
                <w:t>Большая иерархия в коде</w:t>
              </w:r>
            </w:ins>
            <w:bookmarkEnd w:id="3070"/>
          </w:p>
        </w:tc>
        <w:tc>
          <w:tcPr>
            <w:tcW w:w="2017" w:type="dxa"/>
            <w:vAlign w:val="center"/>
          </w:tcPr>
          <w:p w14:paraId="54310957" w14:textId="4035B33F" w:rsidR="004D57CF" w:rsidRPr="005F7A4D" w:rsidRDefault="003D6242" w:rsidP="003D624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072" w:name="_Toc513729847"/>
            <w:bookmarkStart w:id="3073" w:name="_Toc514515796"/>
            <w:bookmarkStart w:id="3074" w:name="_Toc514774038"/>
            <w:r w:rsidRPr="005F7A4D">
              <w:rPr>
                <w:color w:val="000000" w:themeColor="text1"/>
                <w:szCs w:val="28"/>
              </w:rPr>
              <w:t>30</w:t>
            </w:r>
            <w:bookmarkEnd w:id="3072"/>
            <w:bookmarkEnd w:id="3073"/>
            <w:bookmarkEnd w:id="3074"/>
          </w:p>
        </w:tc>
        <w:tc>
          <w:tcPr>
            <w:tcW w:w="1993" w:type="dxa"/>
            <w:vAlign w:val="center"/>
          </w:tcPr>
          <w:p w14:paraId="78403A20" w14:textId="672A5BC4" w:rsidR="004D57CF" w:rsidRPr="005F7A4D" w:rsidRDefault="003D6242" w:rsidP="003D624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075" w:name="_Toc513729848"/>
            <w:bookmarkStart w:id="3076" w:name="_Toc514515797"/>
            <w:bookmarkStart w:id="3077" w:name="_Toc514774039"/>
            <w:r w:rsidRPr="005F7A4D">
              <w:rPr>
                <w:color w:val="000000" w:themeColor="text1"/>
                <w:szCs w:val="28"/>
              </w:rPr>
              <w:t>6</w:t>
            </w:r>
            <w:bookmarkEnd w:id="3075"/>
            <w:bookmarkEnd w:id="3076"/>
            <w:bookmarkEnd w:id="3077"/>
          </w:p>
        </w:tc>
        <w:tc>
          <w:tcPr>
            <w:tcW w:w="1897" w:type="dxa"/>
            <w:vAlign w:val="center"/>
          </w:tcPr>
          <w:p w14:paraId="5302D090" w14:textId="5F0F5860" w:rsidR="004D57CF" w:rsidRPr="005F7A4D" w:rsidRDefault="003D6242" w:rsidP="003D624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078" w:name="_Toc513729849"/>
            <w:bookmarkStart w:id="3079" w:name="_Toc514515798"/>
            <w:bookmarkStart w:id="3080" w:name="_Toc514774040"/>
            <w:r w:rsidRPr="005F7A4D">
              <w:rPr>
                <w:color w:val="000000" w:themeColor="text1"/>
                <w:szCs w:val="28"/>
              </w:rPr>
              <w:t>36</w:t>
            </w:r>
            <w:bookmarkEnd w:id="3078"/>
            <w:bookmarkEnd w:id="3079"/>
            <w:bookmarkEnd w:id="3080"/>
          </w:p>
        </w:tc>
      </w:tr>
      <w:tr w:rsidR="00B640B0" w:rsidRPr="005F7A4D" w14:paraId="5ED89E39" w14:textId="77777777" w:rsidTr="003004E2">
        <w:trPr>
          <w:jc w:val="center"/>
        </w:trPr>
        <w:tc>
          <w:tcPr>
            <w:tcW w:w="3437" w:type="dxa"/>
          </w:tcPr>
          <w:p w14:paraId="02665C38" w14:textId="77777777" w:rsidR="00B640B0" w:rsidRPr="005F7A4D" w:rsidRDefault="00B640B0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3081" w:name="_Toc514774041"/>
            <w:moveToRangeStart w:id="3082" w:author="пользователь Microsoft Office" w:date="2018-05-22T16:19:00Z" w:name="move514769273"/>
            <w:moveTo w:id="3083" w:author="пользователь Microsoft Office" w:date="2018-05-22T16:19:00Z">
              <w:r w:rsidRPr="005F7A4D">
                <w:rPr>
                  <w:b/>
                  <w:color w:val="000000" w:themeColor="text1"/>
                  <w:szCs w:val="28"/>
                </w:rPr>
                <w:lastRenderedPageBreak/>
                <w:t>Название класса</w:t>
              </w:r>
              <w:bookmarkEnd w:id="3081"/>
            </w:moveTo>
          </w:p>
        </w:tc>
        <w:tc>
          <w:tcPr>
            <w:tcW w:w="2017" w:type="dxa"/>
          </w:tcPr>
          <w:p w14:paraId="2BEC6ED7" w14:textId="77777777" w:rsidR="00B640B0" w:rsidRPr="005F7A4D" w:rsidRDefault="00B640B0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3084" w:name="_Toc514774042"/>
            <w:moveTo w:id="3085" w:author="пользователь Microsoft Office" w:date="2018-05-22T16:19:00Z">
              <w:r w:rsidRPr="005F7A4D">
                <w:rPr>
                  <w:b/>
                  <w:color w:val="000000" w:themeColor="text1"/>
                  <w:szCs w:val="28"/>
                </w:rPr>
                <w:t>Количество аномалий по дереву разбора</w:t>
              </w:r>
              <w:bookmarkEnd w:id="3084"/>
            </w:moveTo>
          </w:p>
        </w:tc>
        <w:tc>
          <w:tcPr>
            <w:tcW w:w="1993" w:type="dxa"/>
          </w:tcPr>
          <w:p w14:paraId="2865052D" w14:textId="77777777" w:rsidR="00B640B0" w:rsidRPr="005F7A4D" w:rsidRDefault="00B640B0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3086" w:name="_Toc514774043"/>
            <w:moveTo w:id="3087" w:author="пользователь Microsoft Office" w:date="2018-05-22T16:19:00Z">
              <w:r w:rsidRPr="005F7A4D">
                <w:rPr>
                  <w:b/>
                  <w:color w:val="000000" w:themeColor="text1"/>
                  <w:szCs w:val="28"/>
                </w:rPr>
                <w:t>Количество аномалий по байт-коду</w:t>
              </w:r>
              <w:bookmarkEnd w:id="3086"/>
            </w:moveTo>
          </w:p>
        </w:tc>
        <w:tc>
          <w:tcPr>
            <w:tcW w:w="1897" w:type="dxa"/>
          </w:tcPr>
          <w:p w14:paraId="46845C60" w14:textId="77777777" w:rsidR="00B640B0" w:rsidRPr="005F7A4D" w:rsidRDefault="00B640B0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3088" w:name="_Toc514774044"/>
            <w:moveTo w:id="3089" w:author="пользователь Microsoft Office" w:date="2018-05-22T16:19:00Z">
              <w:r w:rsidRPr="005F7A4D">
                <w:rPr>
                  <w:b/>
                  <w:color w:val="000000" w:themeColor="text1"/>
                  <w:szCs w:val="28"/>
                </w:rPr>
                <w:t>Общее количество аномалий</w:t>
              </w:r>
              <w:bookmarkEnd w:id="3088"/>
            </w:moveTo>
          </w:p>
        </w:tc>
      </w:tr>
      <w:tr w:rsidR="00871EC5" w:rsidRPr="005F7A4D" w14:paraId="41EE9C6D" w14:textId="77777777" w:rsidTr="00A136BD">
        <w:trPr>
          <w:jc w:val="center"/>
        </w:trPr>
        <w:tc>
          <w:tcPr>
            <w:tcW w:w="3437" w:type="dxa"/>
            <w:vAlign w:val="center"/>
          </w:tcPr>
          <w:p w14:paraId="075CC56D" w14:textId="23D81FC2" w:rsidR="004D57CF" w:rsidRPr="005F7A4D" w:rsidRDefault="002032FC" w:rsidP="004847A8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3090" w:name="_Toc513729850"/>
            <w:bookmarkStart w:id="3091" w:name="_Toc514515799"/>
            <w:moveToRangeEnd w:id="3082"/>
            <w:del w:id="3092" w:author="пользователь Microsoft Office" w:date="2018-05-22T16:19:00Z">
              <w:r w:rsidRPr="005F7A4D" w:rsidDel="009C3E12">
                <w:rPr>
                  <w:color w:val="000000" w:themeColor="text1"/>
                  <w:szCs w:val="28"/>
                </w:rPr>
                <w:delText>Big companion object</w:delText>
              </w:r>
            </w:del>
            <w:bookmarkStart w:id="3093" w:name="_Toc514774045"/>
            <w:bookmarkEnd w:id="3090"/>
            <w:bookmarkEnd w:id="3091"/>
            <w:ins w:id="3094" w:author="пользователь Microsoft Office" w:date="2018-05-22T16:19:00Z">
              <w:r w:rsidR="009C3E12">
                <w:rPr>
                  <w:color w:val="000000" w:themeColor="text1"/>
                  <w:szCs w:val="28"/>
                </w:rPr>
                <w:t>Большие объекты-компаньоны</w:t>
              </w:r>
            </w:ins>
            <w:bookmarkEnd w:id="3093"/>
          </w:p>
        </w:tc>
        <w:tc>
          <w:tcPr>
            <w:tcW w:w="2017" w:type="dxa"/>
            <w:vAlign w:val="center"/>
          </w:tcPr>
          <w:p w14:paraId="0D0E90A3" w14:textId="6ABE4379" w:rsidR="004D57CF" w:rsidRPr="005F7A4D" w:rsidRDefault="003D6242" w:rsidP="003D624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095" w:name="_Toc513729851"/>
            <w:bookmarkStart w:id="3096" w:name="_Toc514515800"/>
            <w:bookmarkStart w:id="3097" w:name="_Toc514774046"/>
            <w:r w:rsidRPr="005F7A4D">
              <w:rPr>
                <w:color w:val="000000" w:themeColor="text1"/>
                <w:szCs w:val="28"/>
              </w:rPr>
              <w:t>0</w:t>
            </w:r>
            <w:bookmarkEnd w:id="3095"/>
            <w:bookmarkEnd w:id="3096"/>
            <w:bookmarkEnd w:id="3097"/>
          </w:p>
        </w:tc>
        <w:tc>
          <w:tcPr>
            <w:tcW w:w="1993" w:type="dxa"/>
            <w:vAlign w:val="center"/>
          </w:tcPr>
          <w:p w14:paraId="02CF6CE0" w14:textId="202F68AD" w:rsidR="004D57CF" w:rsidRPr="005F7A4D" w:rsidRDefault="003D6242" w:rsidP="003D624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098" w:name="_Toc513729852"/>
            <w:bookmarkStart w:id="3099" w:name="_Toc514515801"/>
            <w:bookmarkStart w:id="3100" w:name="_Toc514774047"/>
            <w:r w:rsidRPr="005F7A4D">
              <w:rPr>
                <w:color w:val="000000" w:themeColor="text1"/>
                <w:szCs w:val="28"/>
              </w:rPr>
              <w:t>2</w:t>
            </w:r>
            <w:bookmarkEnd w:id="3098"/>
            <w:bookmarkEnd w:id="3099"/>
            <w:bookmarkEnd w:id="3100"/>
          </w:p>
        </w:tc>
        <w:tc>
          <w:tcPr>
            <w:tcW w:w="1897" w:type="dxa"/>
            <w:vAlign w:val="center"/>
          </w:tcPr>
          <w:p w14:paraId="6A906E91" w14:textId="55CF8804" w:rsidR="004D57CF" w:rsidRPr="005F7A4D" w:rsidRDefault="003D6242" w:rsidP="003D624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101" w:name="_Toc513729853"/>
            <w:bookmarkStart w:id="3102" w:name="_Toc514515802"/>
            <w:bookmarkStart w:id="3103" w:name="_Toc514774048"/>
            <w:r w:rsidRPr="005F7A4D">
              <w:rPr>
                <w:color w:val="000000" w:themeColor="text1"/>
                <w:szCs w:val="28"/>
              </w:rPr>
              <w:t>2</w:t>
            </w:r>
            <w:bookmarkEnd w:id="3101"/>
            <w:bookmarkEnd w:id="3102"/>
            <w:bookmarkEnd w:id="3103"/>
          </w:p>
        </w:tc>
      </w:tr>
      <w:tr w:rsidR="00871EC5" w:rsidRPr="005F7A4D" w:rsidDel="00B640B0" w14:paraId="07C3F392" w14:textId="58CA7EA6" w:rsidTr="00CC0463">
        <w:trPr>
          <w:jc w:val="center"/>
        </w:trPr>
        <w:tc>
          <w:tcPr>
            <w:tcW w:w="3437" w:type="dxa"/>
          </w:tcPr>
          <w:p w14:paraId="25B893D0" w14:textId="76E42E41" w:rsidR="00E90493" w:rsidRPr="005F7A4D" w:rsidDel="00B640B0" w:rsidRDefault="00E90493" w:rsidP="00CC0463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3104" w:name="_Toc513729866"/>
            <w:bookmarkStart w:id="3105" w:name="_Toc514515807"/>
            <w:moveFromRangeStart w:id="3106" w:author="пользователь Microsoft Office" w:date="2018-05-22T16:19:00Z" w:name="move514769273"/>
            <w:moveFrom w:id="3107" w:author="пользователь Microsoft Office" w:date="2018-05-22T16:19:00Z">
              <w:r w:rsidRPr="005F7A4D" w:rsidDel="00B640B0">
                <w:rPr>
                  <w:b/>
                  <w:color w:val="000000" w:themeColor="text1"/>
                  <w:szCs w:val="28"/>
                </w:rPr>
                <w:t>Название класса</w:t>
              </w:r>
              <w:bookmarkEnd w:id="3104"/>
              <w:bookmarkEnd w:id="3105"/>
            </w:moveFrom>
          </w:p>
        </w:tc>
        <w:tc>
          <w:tcPr>
            <w:tcW w:w="2017" w:type="dxa"/>
          </w:tcPr>
          <w:p w14:paraId="350B5579" w14:textId="59824884" w:rsidR="00E90493" w:rsidRPr="005F7A4D" w:rsidDel="00B640B0" w:rsidRDefault="00E90493" w:rsidP="00CC0463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3108" w:name="_Toc513729867"/>
            <w:bookmarkStart w:id="3109" w:name="_Toc514515808"/>
            <w:moveFrom w:id="3110" w:author="пользователь Microsoft Office" w:date="2018-05-22T16:19:00Z">
              <w:r w:rsidRPr="005F7A4D" w:rsidDel="00B640B0">
                <w:rPr>
                  <w:b/>
                  <w:color w:val="000000" w:themeColor="text1"/>
                  <w:szCs w:val="28"/>
                </w:rPr>
                <w:t>Количество аномалий по дереву разбора</w:t>
              </w:r>
              <w:bookmarkEnd w:id="3108"/>
              <w:bookmarkEnd w:id="3109"/>
            </w:moveFrom>
          </w:p>
        </w:tc>
        <w:tc>
          <w:tcPr>
            <w:tcW w:w="1993" w:type="dxa"/>
          </w:tcPr>
          <w:p w14:paraId="0EDAE4AB" w14:textId="2743AE42" w:rsidR="00E90493" w:rsidRPr="005F7A4D" w:rsidDel="00B640B0" w:rsidRDefault="00E90493" w:rsidP="00CC0463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3111" w:name="_Toc513729868"/>
            <w:bookmarkStart w:id="3112" w:name="_Toc514515809"/>
            <w:moveFrom w:id="3113" w:author="пользователь Microsoft Office" w:date="2018-05-22T16:19:00Z">
              <w:r w:rsidRPr="005F7A4D" w:rsidDel="00B640B0">
                <w:rPr>
                  <w:b/>
                  <w:color w:val="000000" w:themeColor="text1"/>
                  <w:szCs w:val="28"/>
                </w:rPr>
                <w:t>Количество аномалий по байт-коду</w:t>
              </w:r>
              <w:bookmarkEnd w:id="3111"/>
              <w:bookmarkEnd w:id="3112"/>
            </w:moveFrom>
          </w:p>
        </w:tc>
        <w:tc>
          <w:tcPr>
            <w:tcW w:w="1897" w:type="dxa"/>
          </w:tcPr>
          <w:p w14:paraId="7E832233" w14:textId="6A53B8D6" w:rsidR="00E90493" w:rsidRPr="005F7A4D" w:rsidDel="00B640B0" w:rsidRDefault="00E90493" w:rsidP="00CC0463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3114" w:name="_Toc513729869"/>
            <w:bookmarkStart w:id="3115" w:name="_Toc514515810"/>
            <w:moveFrom w:id="3116" w:author="пользователь Microsoft Office" w:date="2018-05-22T16:19:00Z">
              <w:r w:rsidRPr="005F7A4D" w:rsidDel="00B640B0">
                <w:rPr>
                  <w:b/>
                  <w:color w:val="000000" w:themeColor="text1"/>
                  <w:szCs w:val="28"/>
                </w:rPr>
                <w:t>Общее количество аномалий</w:t>
              </w:r>
              <w:bookmarkEnd w:id="3114"/>
              <w:bookmarkEnd w:id="3115"/>
            </w:moveFrom>
          </w:p>
        </w:tc>
      </w:tr>
      <w:tr w:rsidR="00871EC5" w:rsidRPr="005F7A4D" w14:paraId="37444805" w14:textId="77777777" w:rsidTr="00A136BD">
        <w:trPr>
          <w:jc w:val="center"/>
        </w:trPr>
        <w:tc>
          <w:tcPr>
            <w:tcW w:w="3437" w:type="dxa"/>
            <w:vAlign w:val="center"/>
          </w:tcPr>
          <w:p w14:paraId="79F3D3B7" w14:textId="75EE5EDC" w:rsidR="004D57CF" w:rsidRPr="005F7A4D" w:rsidRDefault="002032FC" w:rsidP="004847A8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3117" w:name="_Toc513729854"/>
            <w:bookmarkStart w:id="3118" w:name="_Toc514515803"/>
            <w:moveFromRangeEnd w:id="3106"/>
            <w:del w:id="3119" w:author="пользователь Microsoft Office" w:date="2018-05-22T16:19:00Z">
              <w:r w:rsidRPr="005F7A4D" w:rsidDel="009C3E12">
                <w:rPr>
                  <w:color w:val="000000" w:themeColor="text1"/>
                  <w:szCs w:val="28"/>
                </w:rPr>
                <w:delText>Big constants set</w:delText>
              </w:r>
            </w:del>
            <w:bookmarkStart w:id="3120" w:name="_Toc514774049"/>
            <w:bookmarkEnd w:id="3117"/>
            <w:bookmarkEnd w:id="3118"/>
            <w:ins w:id="3121" w:author="пользователь Microsoft Office" w:date="2018-05-22T16:19:00Z">
              <w:r w:rsidR="009C3E12">
                <w:rPr>
                  <w:color w:val="000000" w:themeColor="text1"/>
                  <w:szCs w:val="28"/>
                </w:rPr>
                <w:t>Большой набор констант</w:t>
              </w:r>
            </w:ins>
            <w:bookmarkEnd w:id="3120"/>
          </w:p>
        </w:tc>
        <w:tc>
          <w:tcPr>
            <w:tcW w:w="2017" w:type="dxa"/>
            <w:vAlign w:val="center"/>
          </w:tcPr>
          <w:p w14:paraId="1A0E16AF" w14:textId="15A1F31F" w:rsidR="004D57CF" w:rsidRPr="005F7A4D" w:rsidRDefault="003D6242" w:rsidP="003D624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122" w:name="_Toc513729855"/>
            <w:bookmarkStart w:id="3123" w:name="_Toc514515804"/>
            <w:bookmarkStart w:id="3124" w:name="_Toc514774050"/>
            <w:r w:rsidRPr="005F7A4D">
              <w:rPr>
                <w:color w:val="000000" w:themeColor="text1"/>
                <w:szCs w:val="28"/>
              </w:rPr>
              <w:t>0</w:t>
            </w:r>
            <w:bookmarkEnd w:id="3122"/>
            <w:bookmarkEnd w:id="3123"/>
            <w:bookmarkEnd w:id="3124"/>
          </w:p>
        </w:tc>
        <w:tc>
          <w:tcPr>
            <w:tcW w:w="1993" w:type="dxa"/>
            <w:vAlign w:val="center"/>
          </w:tcPr>
          <w:p w14:paraId="2988ED26" w14:textId="603CA2FD" w:rsidR="004D57CF" w:rsidRPr="005F7A4D" w:rsidRDefault="003D6242" w:rsidP="003D624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125" w:name="_Toc513729856"/>
            <w:bookmarkStart w:id="3126" w:name="_Toc514515805"/>
            <w:bookmarkStart w:id="3127" w:name="_Toc514774051"/>
            <w:r w:rsidRPr="005F7A4D">
              <w:rPr>
                <w:color w:val="000000" w:themeColor="text1"/>
                <w:szCs w:val="28"/>
              </w:rPr>
              <w:t>22</w:t>
            </w:r>
            <w:bookmarkEnd w:id="3125"/>
            <w:bookmarkEnd w:id="3126"/>
            <w:bookmarkEnd w:id="3127"/>
          </w:p>
        </w:tc>
        <w:tc>
          <w:tcPr>
            <w:tcW w:w="1897" w:type="dxa"/>
            <w:vAlign w:val="center"/>
          </w:tcPr>
          <w:p w14:paraId="04FE9FC7" w14:textId="1145BC8D" w:rsidR="004D57CF" w:rsidRPr="005F7A4D" w:rsidRDefault="003D6242" w:rsidP="003D624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128" w:name="_Toc513729857"/>
            <w:bookmarkStart w:id="3129" w:name="_Toc514515806"/>
            <w:bookmarkStart w:id="3130" w:name="_Toc514774052"/>
            <w:r w:rsidRPr="005F7A4D">
              <w:rPr>
                <w:color w:val="000000" w:themeColor="text1"/>
                <w:szCs w:val="28"/>
              </w:rPr>
              <w:t>22</w:t>
            </w:r>
            <w:bookmarkEnd w:id="3128"/>
            <w:bookmarkEnd w:id="3129"/>
            <w:bookmarkEnd w:id="3130"/>
          </w:p>
        </w:tc>
      </w:tr>
      <w:tr w:rsidR="00871EC5" w:rsidRPr="005F7A4D" w14:paraId="53F1220F" w14:textId="77777777" w:rsidTr="00A136BD">
        <w:trPr>
          <w:jc w:val="center"/>
        </w:trPr>
        <w:tc>
          <w:tcPr>
            <w:tcW w:w="3437" w:type="dxa"/>
            <w:vAlign w:val="center"/>
          </w:tcPr>
          <w:p w14:paraId="518BC088" w14:textId="39ACD5B9" w:rsidR="004D57CF" w:rsidRPr="00547CB9" w:rsidRDefault="002032FC" w:rsidP="009C3E1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  <w:rPrChange w:id="3131" w:author="пользователь Microsoft Office" w:date="2018-05-22T16:19:00Z">
                  <w:rPr>
                    <w:color w:val="000000" w:themeColor="text1"/>
                    <w:szCs w:val="28"/>
                    <w:lang w:val="en-US"/>
                  </w:rPr>
                </w:rPrChange>
              </w:rPr>
            </w:pPr>
            <w:bookmarkStart w:id="3132" w:name="_Toc513729858"/>
            <w:bookmarkStart w:id="3133" w:name="_Toc514515811"/>
            <w:del w:id="3134" w:author="пользователь Microsoft Office" w:date="2018-05-22T16:19:00Z">
              <w:r w:rsidRPr="005F7A4D" w:rsidDel="009C3E12">
                <w:rPr>
                  <w:color w:val="000000" w:themeColor="text1"/>
                  <w:szCs w:val="28"/>
                  <w:lang w:val="en-US"/>
                </w:rPr>
                <w:delText>Big</w:delText>
              </w:r>
              <w:r w:rsidRPr="00547CB9" w:rsidDel="009C3E12">
                <w:rPr>
                  <w:color w:val="000000" w:themeColor="text1"/>
                  <w:szCs w:val="28"/>
                  <w:rPrChange w:id="3135" w:author="пользователь Microsoft Office" w:date="2018-05-22T16:19:00Z">
                    <w:rPr>
                      <w:color w:val="000000" w:themeColor="text1"/>
                      <w:szCs w:val="28"/>
                      <w:lang w:val="en-US"/>
                    </w:rPr>
                  </w:rPrChange>
                </w:rPr>
                <w:delText xml:space="preserve"> </w:delText>
              </w:r>
              <w:r w:rsidRPr="005F7A4D" w:rsidDel="009C3E12">
                <w:rPr>
                  <w:color w:val="000000" w:themeColor="text1"/>
                  <w:szCs w:val="28"/>
                  <w:lang w:val="en-US"/>
                </w:rPr>
                <w:delText>init</w:delText>
              </w:r>
              <w:r w:rsidRPr="00547CB9" w:rsidDel="009C3E12">
                <w:rPr>
                  <w:color w:val="000000" w:themeColor="text1"/>
                  <w:szCs w:val="28"/>
                  <w:rPrChange w:id="3136" w:author="пользователь Microsoft Office" w:date="2018-05-22T16:19:00Z">
                    <w:rPr>
                      <w:color w:val="000000" w:themeColor="text1"/>
                      <w:szCs w:val="28"/>
                      <w:lang w:val="en-US"/>
                    </w:rPr>
                  </w:rPrChange>
                </w:rPr>
                <w:delText xml:space="preserve"> </w:delText>
              </w:r>
              <w:r w:rsidRPr="005F7A4D" w:rsidDel="009C3E12">
                <w:rPr>
                  <w:color w:val="000000" w:themeColor="text1"/>
                  <w:szCs w:val="28"/>
                  <w:lang w:val="en-US"/>
                </w:rPr>
                <w:delText>method</w:delText>
              </w:r>
              <w:r w:rsidRPr="00547CB9" w:rsidDel="009C3E12">
                <w:rPr>
                  <w:color w:val="000000" w:themeColor="text1"/>
                  <w:szCs w:val="28"/>
                  <w:rPrChange w:id="3137" w:author="пользователь Microsoft Office" w:date="2018-05-22T16:19:00Z">
                    <w:rPr>
                      <w:color w:val="000000" w:themeColor="text1"/>
                      <w:szCs w:val="28"/>
                      <w:lang w:val="en-US"/>
                    </w:rPr>
                  </w:rPrChange>
                </w:rPr>
                <w:delText xml:space="preserve"> </w:delText>
              </w:r>
              <w:r w:rsidRPr="005F7A4D" w:rsidDel="009C3E12">
                <w:rPr>
                  <w:color w:val="000000" w:themeColor="text1"/>
                  <w:szCs w:val="28"/>
                  <w:lang w:val="en-US"/>
                </w:rPr>
                <w:delText>in</w:delText>
              </w:r>
              <w:r w:rsidRPr="00547CB9" w:rsidDel="009C3E12">
                <w:rPr>
                  <w:color w:val="000000" w:themeColor="text1"/>
                  <w:szCs w:val="28"/>
                  <w:rPrChange w:id="3138" w:author="пользователь Microsoft Office" w:date="2018-05-22T16:19:00Z">
                    <w:rPr>
                      <w:color w:val="000000" w:themeColor="text1"/>
                      <w:szCs w:val="28"/>
                      <w:lang w:val="en-US"/>
                    </w:rPr>
                  </w:rPrChange>
                </w:rPr>
                <w:delText xml:space="preserve"> </w:delText>
              </w:r>
              <w:r w:rsidRPr="005F7A4D" w:rsidDel="009C3E12">
                <w:rPr>
                  <w:color w:val="000000" w:themeColor="text1"/>
                  <w:szCs w:val="28"/>
                  <w:lang w:val="en-US"/>
                </w:rPr>
                <w:delText>bytecode</w:delText>
              </w:r>
            </w:del>
            <w:bookmarkStart w:id="3139" w:name="_Toc514774053"/>
            <w:bookmarkEnd w:id="3132"/>
            <w:bookmarkEnd w:id="3133"/>
            <w:ins w:id="3140" w:author="пользователь Microsoft Office" w:date="2018-05-22T16:19:00Z">
              <w:r w:rsidR="009C3E12" w:rsidRPr="00547CB9">
                <w:rPr>
                  <w:color w:val="000000" w:themeColor="text1"/>
                  <w:szCs w:val="28"/>
                  <w:rPrChange w:id="3141" w:author="пользователь Microsoft Office" w:date="2018-05-22T16:19:00Z">
                    <w:rPr>
                      <w:color w:val="000000" w:themeColor="text1"/>
                      <w:szCs w:val="28"/>
                      <w:lang w:val="en-US"/>
                    </w:rPr>
                  </w:rPrChange>
                </w:rPr>
                <w:t>Большое количество инструкций в методе-инициализаторе в байт-коде</w:t>
              </w:r>
            </w:ins>
            <w:bookmarkEnd w:id="3139"/>
          </w:p>
        </w:tc>
        <w:tc>
          <w:tcPr>
            <w:tcW w:w="2017" w:type="dxa"/>
            <w:vAlign w:val="center"/>
          </w:tcPr>
          <w:p w14:paraId="7965FDA4" w14:textId="3B5F16BC" w:rsidR="004D57CF" w:rsidRPr="005F7A4D" w:rsidRDefault="003D6242" w:rsidP="003D624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142" w:name="_Toc513729859"/>
            <w:bookmarkStart w:id="3143" w:name="_Toc514515812"/>
            <w:bookmarkStart w:id="3144" w:name="_Toc514774054"/>
            <w:r w:rsidRPr="005F7A4D">
              <w:rPr>
                <w:color w:val="000000" w:themeColor="text1"/>
                <w:szCs w:val="28"/>
              </w:rPr>
              <w:t>0</w:t>
            </w:r>
            <w:bookmarkEnd w:id="3142"/>
            <w:bookmarkEnd w:id="3143"/>
            <w:bookmarkEnd w:id="3144"/>
          </w:p>
        </w:tc>
        <w:tc>
          <w:tcPr>
            <w:tcW w:w="1993" w:type="dxa"/>
            <w:vAlign w:val="center"/>
          </w:tcPr>
          <w:p w14:paraId="58C06D6B" w14:textId="49F7F5E6" w:rsidR="004D57CF" w:rsidRPr="005F7A4D" w:rsidRDefault="003D6242" w:rsidP="003D624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145" w:name="_Toc513729860"/>
            <w:bookmarkStart w:id="3146" w:name="_Toc514515813"/>
            <w:bookmarkStart w:id="3147" w:name="_Toc514774055"/>
            <w:r w:rsidRPr="005F7A4D">
              <w:rPr>
                <w:color w:val="000000" w:themeColor="text1"/>
                <w:szCs w:val="28"/>
              </w:rPr>
              <w:t>2</w:t>
            </w:r>
            <w:bookmarkEnd w:id="3145"/>
            <w:bookmarkEnd w:id="3146"/>
            <w:bookmarkEnd w:id="3147"/>
          </w:p>
        </w:tc>
        <w:tc>
          <w:tcPr>
            <w:tcW w:w="1897" w:type="dxa"/>
            <w:vAlign w:val="center"/>
          </w:tcPr>
          <w:p w14:paraId="693290FD" w14:textId="48A15CF5" w:rsidR="004D57CF" w:rsidRPr="005F7A4D" w:rsidRDefault="003D6242" w:rsidP="003D624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148" w:name="_Toc513729861"/>
            <w:bookmarkStart w:id="3149" w:name="_Toc514515814"/>
            <w:bookmarkStart w:id="3150" w:name="_Toc514774056"/>
            <w:r w:rsidRPr="005F7A4D">
              <w:rPr>
                <w:color w:val="000000" w:themeColor="text1"/>
                <w:szCs w:val="28"/>
              </w:rPr>
              <w:t>2</w:t>
            </w:r>
            <w:bookmarkEnd w:id="3148"/>
            <w:bookmarkEnd w:id="3149"/>
            <w:bookmarkEnd w:id="3150"/>
          </w:p>
        </w:tc>
      </w:tr>
      <w:tr w:rsidR="00871EC5" w:rsidRPr="005F7A4D" w14:paraId="4EDB08C1" w14:textId="77777777" w:rsidTr="00A136BD">
        <w:trPr>
          <w:jc w:val="center"/>
        </w:trPr>
        <w:tc>
          <w:tcPr>
            <w:tcW w:w="3437" w:type="dxa"/>
            <w:tcBorders>
              <w:bottom w:val="single" w:sz="4" w:space="0" w:color="auto"/>
            </w:tcBorders>
            <w:vAlign w:val="center"/>
          </w:tcPr>
          <w:p w14:paraId="64B485B8" w14:textId="20A19165" w:rsidR="004D57CF" w:rsidRPr="005F7A4D" w:rsidRDefault="002032FC" w:rsidP="004847A8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3151" w:name="_Toc513729862"/>
            <w:bookmarkStart w:id="3152" w:name="_Toc514515815"/>
            <w:del w:id="3153" w:author="пользователь Microsoft Office" w:date="2018-05-22T16:20:00Z">
              <w:r w:rsidRPr="005F7A4D" w:rsidDel="00547CB9">
                <w:rPr>
                  <w:color w:val="000000" w:themeColor="text1"/>
                  <w:szCs w:val="28"/>
                </w:rPr>
                <w:delText>Big methods</w:delText>
              </w:r>
            </w:del>
            <w:bookmarkStart w:id="3154" w:name="_Toc514774057"/>
            <w:bookmarkEnd w:id="3151"/>
            <w:bookmarkEnd w:id="3152"/>
            <w:ins w:id="3155" w:author="пользователь Microsoft Office" w:date="2018-05-22T16:20:00Z">
              <w:r w:rsidR="00547CB9">
                <w:rPr>
                  <w:color w:val="000000" w:themeColor="text1"/>
                  <w:szCs w:val="28"/>
                </w:rPr>
                <w:t>Большие методы</w:t>
              </w:r>
            </w:ins>
            <w:bookmarkEnd w:id="3154"/>
          </w:p>
        </w:tc>
        <w:tc>
          <w:tcPr>
            <w:tcW w:w="2017" w:type="dxa"/>
            <w:tcBorders>
              <w:bottom w:val="single" w:sz="4" w:space="0" w:color="auto"/>
            </w:tcBorders>
            <w:vAlign w:val="center"/>
          </w:tcPr>
          <w:p w14:paraId="7C7ACFBD" w14:textId="71780C20" w:rsidR="004D57CF" w:rsidRPr="005F7A4D" w:rsidRDefault="003D6242" w:rsidP="003D624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156" w:name="_Toc513729863"/>
            <w:bookmarkStart w:id="3157" w:name="_Toc514515816"/>
            <w:bookmarkStart w:id="3158" w:name="_Toc514774058"/>
            <w:r w:rsidRPr="005F7A4D">
              <w:rPr>
                <w:color w:val="000000" w:themeColor="text1"/>
                <w:szCs w:val="28"/>
              </w:rPr>
              <w:t>0</w:t>
            </w:r>
            <w:bookmarkEnd w:id="3156"/>
            <w:bookmarkEnd w:id="3157"/>
            <w:bookmarkEnd w:id="3158"/>
          </w:p>
        </w:tc>
        <w:tc>
          <w:tcPr>
            <w:tcW w:w="1993" w:type="dxa"/>
            <w:tcBorders>
              <w:bottom w:val="single" w:sz="4" w:space="0" w:color="auto"/>
            </w:tcBorders>
            <w:vAlign w:val="center"/>
          </w:tcPr>
          <w:p w14:paraId="0E807515" w14:textId="257621C3" w:rsidR="004D57CF" w:rsidRPr="005F7A4D" w:rsidRDefault="003D6242" w:rsidP="003D624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159" w:name="_Toc513729864"/>
            <w:bookmarkStart w:id="3160" w:name="_Toc514515817"/>
            <w:bookmarkStart w:id="3161" w:name="_Toc514774059"/>
            <w:r w:rsidRPr="005F7A4D">
              <w:rPr>
                <w:color w:val="000000" w:themeColor="text1"/>
                <w:szCs w:val="28"/>
              </w:rPr>
              <w:t>3</w:t>
            </w:r>
            <w:bookmarkEnd w:id="3159"/>
            <w:bookmarkEnd w:id="3160"/>
            <w:bookmarkEnd w:id="3161"/>
          </w:p>
        </w:tc>
        <w:tc>
          <w:tcPr>
            <w:tcW w:w="1897" w:type="dxa"/>
            <w:tcBorders>
              <w:bottom w:val="single" w:sz="4" w:space="0" w:color="auto"/>
            </w:tcBorders>
            <w:vAlign w:val="center"/>
          </w:tcPr>
          <w:p w14:paraId="71185E00" w14:textId="3FF9EC50" w:rsidR="004D57CF" w:rsidRPr="005F7A4D" w:rsidRDefault="003D6242" w:rsidP="003D624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162" w:name="_Toc513729865"/>
            <w:bookmarkStart w:id="3163" w:name="_Toc514515818"/>
            <w:bookmarkStart w:id="3164" w:name="_Toc514774060"/>
            <w:r w:rsidRPr="005F7A4D">
              <w:rPr>
                <w:color w:val="000000" w:themeColor="text1"/>
                <w:szCs w:val="28"/>
              </w:rPr>
              <w:t>3</w:t>
            </w:r>
            <w:bookmarkEnd w:id="3162"/>
            <w:bookmarkEnd w:id="3163"/>
            <w:bookmarkEnd w:id="3164"/>
          </w:p>
        </w:tc>
      </w:tr>
      <w:tr w:rsidR="00871EC5" w:rsidRPr="005F7A4D" w14:paraId="61E97BA6" w14:textId="77777777" w:rsidTr="00A136BD">
        <w:trPr>
          <w:jc w:val="center"/>
        </w:trPr>
        <w:tc>
          <w:tcPr>
            <w:tcW w:w="3437" w:type="dxa"/>
            <w:tcBorders>
              <w:bottom w:val="single" w:sz="4" w:space="0" w:color="auto"/>
            </w:tcBorders>
            <w:vAlign w:val="center"/>
          </w:tcPr>
          <w:p w14:paraId="43EBBD8A" w14:textId="345A95AE" w:rsidR="004D57CF" w:rsidRPr="005F7A4D" w:rsidRDefault="002032FC" w:rsidP="004847A8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3165" w:name="_Toc513729870"/>
            <w:bookmarkStart w:id="3166" w:name="_Toc514515819"/>
            <w:del w:id="3167" w:author="пользователь Microsoft Office" w:date="2018-05-22T16:20:00Z">
              <w:r w:rsidRPr="005F7A4D" w:rsidDel="00547CB9">
                <w:rPr>
                  <w:color w:val="000000" w:themeColor="text1"/>
                  <w:szCs w:val="28"/>
                </w:rPr>
                <w:delText>Big multiline strings</w:delText>
              </w:r>
            </w:del>
            <w:bookmarkStart w:id="3168" w:name="_Toc514774061"/>
            <w:bookmarkEnd w:id="3165"/>
            <w:bookmarkEnd w:id="3166"/>
            <w:ins w:id="3169" w:author="пользователь Microsoft Office" w:date="2018-05-22T16:20:00Z">
              <w:r w:rsidR="00547CB9">
                <w:rPr>
                  <w:color w:val="000000" w:themeColor="text1"/>
                  <w:szCs w:val="28"/>
                </w:rPr>
                <w:t xml:space="preserve">Большие многострочные </w:t>
              </w:r>
              <w:r w:rsidR="0004098F">
                <w:rPr>
                  <w:color w:val="000000" w:themeColor="text1"/>
                  <w:szCs w:val="28"/>
                </w:rPr>
                <w:t>переменные типа «</w:t>
              </w:r>
              <w:r w:rsidR="00547CB9">
                <w:rPr>
                  <w:color w:val="000000" w:themeColor="text1"/>
                  <w:szCs w:val="28"/>
                </w:rPr>
                <w:t>строк</w:t>
              </w:r>
              <w:r w:rsidR="0004098F">
                <w:rPr>
                  <w:color w:val="000000" w:themeColor="text1"/>
                  <w:szCs w:val="28"/>
                </w:rPr>
                <w:t>а»</w:t>
              </w:r>
            </w:ins>
            <w:bookmarkEnd w:id="3168"/>
          </w:p>
        </w:tc>
        <w:tc>
          <w:tcPr>
            <w:tcW w:w="2017" w:type="dxa"/>
            <w:tcBorders>
              <w:bottom w:val="single" w:sz="4" w:space="0" w:color="auto"/>
            </w:tcBorders>
            <w:vAlign w:val="center"/>
          </w:tcPr>
          <w:p w14:paraId="45D3206A" w14:textId="75BD1618" w:rsidR="004D57CF" w:rsidRPr="005F7A4D" w:rsidRDefault="003D6242" w:rsidP="003D624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170" w:name="_Toc513729871"/>
            <w:bookmarkStart w:id="3171" w:name="_Toc514515820"/>
            <w:bookmarkStart w:id="3172" w:name="_Toc514774062"/>
            <w:r w:rsidRPr="005F7A4D">
              <w:rPr>
                <w:color w:val="000000" w:themeColor="text1"/>
                <w:szCs w:val="28"/>
              </w:rPr>
              <w:t>27</w:t>
            </w:r>
            <w:bookmarkEnd w:id="3170"/>
            <w:bookmarkEnd w:id="3171"/>
            <w:bookmarkEnd w:id="3172"/>
          </w:p>
        </w:tc>
        <w:tc>
          <w:tcPr>
            <w:tcW w:w="1993" w:type="dxa"/>
            <w:tcBorders>
              <w:bottom w:val="single" w:sz="4" w:space="0" w:color="auto"/>
            </w:tcBorders>
            <w:vAlign w:val="center"/>
          </w:tcPr>
          <w:p w14:paraId="4F8F4EB6" w14:textId="72059A5D" w:rsidR="004D57CF" w:rsidRPr="005F7A4D" w:rsidRDefault="003D6242" w:rsidP="003D624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173" w:name="_Toc513729872"/>
            <w:bookmarkStart w:id="3174" w:name="_Toc514515821"/>
            <w:bookmarkStart w:id="3175" w:name="_Toc514774063"/>
            <w:r w:rsidRPr="005F7A4D">
              <w:rPr>
                <w:color w:val="000000" w:themeColor="text1"/>
                <w:szCs w:val="28"/>
              </w:rPr>
              <w:t>14</w:t>
            </w:r>
            <w:bookmarkEnd w:id="3173"/>
            <w:bookmarkEnd w:id="3174"/>
            <w:bookmarkEnd w:id="3175"/>
          </w:p>
        </w:tc>
        <w:tc>
          <w:tcPr>
            <w:tcW w:w="1897" w:type="dxa"/>
            <w:tcBorders>
              <w:bottom w:val="single" w:sz="4" w:space="0" w:color="auto"/>
            </w:tcBorders>
            <w:vAlign w:val="center"/>
          </w:tcPr>
          <w:p w14:paraId="47CB6B8B" w14:textId="5BFFE788" w:rsidR="004D57CF" w:rsidRPr="005F7A4D" w:rsidRDefault="003D6242" w:rsidP="003D624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176" w:name="_Toc513729873"/>
            <w:bookmarkStart w:id="3177" w:name="_Toc514515822"/>
            <w:bookmarkStart w:id="3178" w:name="_Toc514774064"/>
            <w:r w:rsidRPr="005F7A4D">
              <w:rPr>
                <w:color w:val="000000" w:themeColor="text1"/>
                <w:szCs w:val="28"/>
              </w:rPr>
              <w:t>41</w:t>
            </w:r>
            <w:bookmarkEnd w:id="3176"/>
            <w:bookmarkEnd w:id="3177"/>
            <w:bookmarkEnd w:id="3178"/>
          </w:p>
        </w:tc>
      </w:tr>
      <w:tr w:rsidR="00871EC5" w:rsidRPr="005F7A4D" w14:paraId="2E8D47B4" w14:textId="77777777" w:rsidTr="00A136BD">
        <w:trPr>
          <w:jc w:val="center"/>
        </w:trPr>
        <w:tc>
          <w:tcPr>
            <w:tcW w:w="3437" w:type="dxa"/>
            <w:vAlign w:val="center"/>
          </w:tcPr>
          <w:p w14:paraId="55398C6F" w14:textId="566F6A51" w:rsidR="003D6242" w:rsidRPr="00094840" w:rsidRDefault="003D6242" w:rsidP="004847A8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  <w:rPrChange w:id="3179" w:author="пользователь Microsoft Office" w:date="2018-05-22T16:21:00Z">
                  <w:rPr>
                    <w:color w:val="000000" w:themeColor="text1"/>
                    <w:szCs w:val="28"/>
                    <w:lang w:val="en-US"/>
                  </w:rPr>
                </w:rPrChange>
              </w:rPr>
            </w:pPr>
            <w:bookmarkStart w:id="3180" w:name="_Toc513729874"/>
            <w:bookmarkStart w:id="3181" w:name="_Toc514515823"/>
            <w:del w:id="3182" w:author="пользователь Microsoft Office" w:date="2018-05-22T16:21:00Z">
              <w:r w:rsidRPr="005F7A4D" w:rsidDel="00B32AE5">
                <w:rPr>
                  <w:color w:val="000000" w:themeColor="text1"/>
                  <w:szCs w:val="28"/>
                  <w:lang w:val="en-US"/>
                </w:rPr>
                <w:delText>Big</w:delText>
              </w:r>
              <w:r w:rsidRPr="00094840" w:rsidDel="00B32AE5">
                <w:rPr>
                  <w:color w:val="000000" w:themeColor="text1"/>
                  <w:szCs w:val="28"/>
                  <w:rPrChange w:id="3183" w:author="пользователь Microsoft Office" w:date="2018-05-22T16:21:00Z">
                    <w:rPr>
                      <w:color w:val="000000" w:themeColor="text1"/>
                      <w:szCs w:val="28"/>
                      <w:lang w:val="en-US"/>
                    </w:rPr>
                  </w:rPrChange>
                </w:rPr>
                <w:delText xml:space="preserve"> </w:delText>
              </w:r>
              <w:r w:rsidRPr="005F7A4D" w:rsidDel="00B32AE5">
                <w:rPr>
                  <w:color w:val="000000" w:themeColor="text1"/>
                  <w:szCs w:val="28"/>
                  <w:lang w:val="en-US"/>
                </w:rPr>
                <w:delText>static</w:delText>
              </w:r>
              <w:r w:rsidRPr="00094840" w:rsidDel="00B32AE5">
                <w:rPr>
                  <w:color w:val="000000" w:themeColor="text1"/>
                  <w:szCs w:val="28"/>
                  <w:rPrChange w:id="3184" w:author="пользователь Microsoft Office" w:date="2018-05-22T16:21:00Z">
                    <w:rPr>
                      <w:color w:val="000000" w:themeColor="text1"/>
                      <w:szCs w:val="28"/>
                      <w:lang w:val="en-US"/>
                    </w:rPr>
                  </w:rPrChange>
                </w:rPr>
                <w:delText xml:space="preserve"> </w:delText>
              </w:r>
              <w:r w:rsidRPr="005F7A4D" w:rsidDel="00B32AE5">
                <w:rPr>
                  <w:color w:val="000000" w:themeColor="text1"/>
                  <w:szCs w:val="28"/>
                  <w:lang w:val="en-US"/>
                </w:rPr>
                <w:delText>arrays</w:delText>
              </w:r>
              <w:r w:rsidRPr="00094840" w:rsidDel="00B32AE5">
                <w:rPr>
                  <w:color w:val="000000" w:themeColor="text1"/>
                  <w:szCs w:val="28"/>
                  <w:rPrChange w:id="3185" w:author="пользователь Microsoft Office" w:date="2018-05-22T16:21:00Z">
                    <w:rPr>
                      <w:color w:val="000000" w:themeColor="text1"/>
                      <w:szCs w:val="28"/>
                      <w:lang w:val="en-US"/>
                    </w:rPr>
                  </w:rPrChange>
                </w:rPr>
                <w:delText xml:space="preserve"> </w:delText>
              </w:r>
              <w:r w:rsidRPr="005F7A4D" w:rsidDel="00B32AE5">
                <w:rPr>
                  <w:color w:val="000000" w:themeColor="text1"/>
                  <w:szCs w:val="28"/>
                  <w:lang w:val="en-US"/>
                </w:rPr>
                <w:delText>or</w:delText>
              </w:r>
              <w:r w:rsidRPr="00094840" w:rsidDel="00B32AE5">
                <w:rPr>
                  <w:color w:val="000000" w:themeColor="text1"/>
                  <w:szCs w:val="28"/>
                  <w:rPrChange w:id="3186" w:author="пользователь Microsoft Office" w:date="2018-05-22T16:21:00Z">
                    <w:rPr>
                      <w:color w:val="000000" w:themeColor="text1"/>
                      <w:szCs w:val="28"/>
                      <w:lang w:val="en-US"/>
                    </w:rPr>
                  </w:rPrChange>
                </w:rPr>
                <w:delText xml:space="preserve"> </w:delText>
              </w:r>
              <w:r w:rsidRPr="005F7A4D" w:rsidDel="00B32AE5">
                <w:rPr>
                  <w:color w:val="000000" w:themeColor="text1"/>
                  <w:szCs w:val="28"/>
                  <w:lang w:val="en-US"/>
                </w:rPr>
                <w:delText>map</w:delText>
              </w:r>
            </w:del>
            <w:bookmarkStart w:id="3187" w:name="_Toc514774065"/>
            <w:bookmarkEnd w:id="3180"/>
            <w:bookmarkEnd w:id="3181"/>
            <w:ins w:id="3188" w:author="пользователь Microsoft Office" w:date="2018-05-22T16:21:00Z">
              <w:r w:rsidR="00B32AE5" w:rsidRPr="00094840">
                <w:rPr>
                  <w:color w:val="000000" w:themeColor="text1"/>
                  <w:szCs w:val="28"/>
                  <w:rPrChange w:id="3189" w:author="пользователь Microsoft Office" w:date="2018-05-22T16:21:00Z">
                    <w:rPr>
                      <w:color w:val="000000" w:themeColor="text1"/>
                      <w:szCs w:val="28"/>
                      <w:lang w:val="en-US"/>
                    </w:rPr>
                  </w:rPrChange>
                </w:rPr>
                <w:t>Большие статически заданные массивы или отображения</w:t>
              </w:r>
            </w:ins>
            <w:bookmarkEnd w:id="3187"/>
          </w:p>
        </w:tc>
        <w:tc>
          <w:tcPr>
            <w:tcW w:w="2017" w:type="dxa"/>
            <w:vAlign w:val="center"/>
          </w:tcPr>
          <w:p w14:paraId="1BCD6534" w14:textId="03622F17" w:rsidR="003D6242" w:rsidRPr="005F7A4D" w:rsidRDefault="003D6242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190" w:name="_Toc513729875"/>
            <w:bookmarkStart w:id="3191" w:name="_Toc514515824"/>
            <w:bookmarkStart w:id="3192" w:name="_Toc514774066"/>
            <w:r w:rsidRPr="005F7A4D">
              <w:rPr>
                <w:color w:val="000000" w:themeColor="text1"/>
                <w:szCs w:val="28"/>
              </w:rPr>
              <w:t>30</w:t>
            </w:r>
            <w:bookmarkEnd w:id="3190"/>
            <w:bookmarkEnd w:id="3191"/>
            <w:bookmarkEnd w:id="3192"/>
          </w:p>
        </w:tc>
        <w:tc>
          <w:tcPr>
            <w:tcW w:w="1993" w:type="dxa"/>
            <w:vAlign w:val="center"/>
          </w:tcPr>
          <w:p w14:paraId="31B03E6E" w14:textId="68B5414C" w:rsidR="003D6242" w:rsidRPr="005F7A4D" w:rsidRDefault="003D6242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193" w:name="_Toc513729876"/>
            <w:bookmarkStart w:id="3194" w:name="_Toc514515825"/>
            <w:bookmarkStart w:id="3195" w:name="_Toc514774067"/>
            <w:r w:rsidRPr="005F7A4D">
              <w:rPr>
                <w:color w:val="000000" w:themeColor="text1"/>
                <w:szCs w:val="28"/>
              </w:rPr>
              <w:t>3</w:t>
            </w:r>
            <w:bookmarkEnd w:id="3193"/>
            <w:bookmarkEnd w:id="3194"/>
            <w:bookmarkEnd w:id="3195"/>
          </w:p>
        </w:tc>
        <w:tc>
          <w:tcPr>
            <w:tcW w:w="1897" w:type="dxa"/>
            <w:vAlign w:val="center"/>
          </w:tcPr>
          <w:p w14:paraId="5157C0D3" w14:textId="0C96E671" w:rsidR="003D6242" w:rsidRPr="005F7A4D" w:rsidRDefault="003D6242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196" w:name="_Toc513729877"/>
            <w:bookmarkStart w:id="3197" w:name="_Toc514515826"/>
            <w:bookmarkStart w:id="3198" w:name="_Toc514774068"/>
            <w:r w:rsidRPr="005F7A4D">
              <w:rPr>
                <w:color w:val="000000" w:themeColor="text1"/>
                <w:szCs w:val="28"/>
              </w:rPr>
              <w:t>33</w:t>
            </w:r>
            <w:bookmarkEnd w:id="3196"/>
            <w:bookmarkEnd w:id="3197"/>
            <w:bookmarkEnd w:id="3198"/>
          </w:p>
        </w:tc>
      </w:tr>
      <w:tr w:rsidR="00871EC5" w:rsidRPr="005F7A4D" w14:paraId="7850D7A8" w14:textId="77777777" w:rsidTr="00A136BD">
        <w:trPr>
          <w:jc w:val="center"/>
        </w:trPr>
        <w:tc>
          <w:tcPr>
            <w:tcW w:w="3437" w:type="dxa"/>
            <w:vAlign w:val="center"/>
          </w:tcPr>
          <w:p w14:paraId="7D049130" w14:textId="473A6CD3" w:rsidR="003D6242" w:rsidRPr="00815AFF" w:rsidRDefault="003D6242" w:rsidP="004847A8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  <w:rPrChange w:id="3199" w:author="пользователь Microsoft Office" w:date="2018-05-22T16:21:00Z">
                  <w:rPr>
                    <w:color w:val="000000" w:themeColor="text1"/>
                    <w:szCs w:val="28"/>
                    <w:lang w:val="en-US"/>
                  </w:rPr>
                </w:rPrChange>
              </w:rPr>
            </w:pPr>
            <w:bookmarkStart w:id="3200" w:name="_Toc513729878"/>
            <w:bookmarkStart w:id="3201" w:name="_Toc514515827"/>
            <w:del w:id="3202" w:author="пользователь Microsoft Office" w:date="2018-05-22T16:21:00Z">
              <w:r w:rsidRPr="005F7A4D" w:rsidDel="00094840">
                <w:rPr>
                  <w:color w:val="000000" w:themeColor="text1"/>
                  <w:szCs w:val="28"/>
                  <w:lang w:val="en-US"/>
                </w:rPr>
                <w:delText>Complex</w:delText>
              </w:r>
              <w:r w:rsidRPr="00815AFF" w:rsidDel="00094840">
                <w:rPr>
                  <w:color w:val="000000" w:themeColor="text1"/>
                  <w:szCs w:val="28"/>
                  <w:rPrChange w:id="3203" w:author="пользователь Microsoft Office" w:date="2018-05-22T16:21:00Z">
                    <w:rPr>
                      <w:color w:val="000000" w:themeColor="text1"/>
                      <w:szCs w:val="28"/>
                      <w:lang w:val="en-US"/>
                    </w:rPr>
                  </w:rPrChange>
                </w:rPr>
                <w:delText xml:space="preserve"> </w:delText>
              </w:r>
              <w:r w:rsidRPr="005F7A4D" w:rsidDel="00094840">
                <w:rPr>
                  <w:color w:val="000000" w:themeColor="text1"/>
                  <w:szCs w:val="28"/>
                  <w:lang w:val="en-US"/>
                </w:rPr>
                <w:delText>or</w:delText>
              </w:r>
              <w:r w:rsidRPr="00815AFF" w:rsidDel="00094840">
                <w:rPr>
                  <w:color w:val="000000" w:themeColor="text1"/>
                  <w:szCs w:val="28"/>
                  <w:rPrChange w:id="3204" w:author="пользователь Microsoft Office" w:date="2018-05-22T16:21:00Z">
                    <w:rPr>
                      <w:color w:val="000000" w:themeColor="text1"/>
                      <w:szCs w:val="28"/>
                      <w:lang w:val="en-US"/>
                    </w:rPr>
                  </w:rPrChange>
                </w:rPr>
                <w:delText xml:space="preserve"> </w:delText>
              </w:r>
              <w:r w:rsidRPr="005F7A4D" w:rsidDel="00094840">
                <w:rPr>
                  <w:color w:val="000000" w:themeColor="text1"/>
                  <w:szCs w:val="28"/>
                  <w:lang w:val="en-US"/>
                </w:rPr>
                <w:delText>long</w:delText>
              </w:r>
              <w:r w:rsidRPr="00815AFF" w:rsidDel="00094840">
                <w:rPr>
                  <w:color w:val="000000" w:themeColor="text1"/>
                  <w:szCs w:val="28"/>
                  <w:rPrChange w:id="3205" w:author="пользователь Microsoft Office" w:date="2018-05-22T16:21:00Z">
                    <w:rPr>
                      <w:color w:val="000000" w:themeColor="text1"/>
                      <w:szCs w:val="28"/>
                      <w:lang w:val="en-US"/>
                    </w:rPr>
                  </w:rPrChange>
                </w:rPr>
                <w:delText xml:space="preserve"> </w:delText>
              </w:r>
              <w:r w:rsidRPr="005F7A4D" w:rsidDel="00094840">
                <w:rPr>
                  <w:color w:val="000000" w:themeColor="text1"/>
                  <w:szCs w:val="28"/>
                  <w:lang w:val="en-US"/>
                </w:rPr>
                <w:delText>logical</w:delText>
              </w:r>
              <w:r w:rsidRPr="00815AFF" w:rsidDel="00094840">
                <w:rPr>
                  <w:color w:val="000000" w:themeColor="text1"/>
                  <w:szCs w:val="28"/>
                  <w:rPrChange w:id="3206" w:author="пользователь Microsoft Office" w:date="2018-05-22T16:21:00Z">
                    <w:rPr>
                      <w:color w:val="000000" w:themeColor="text1"/>
                      <w:szCs w:val="28"/>
                      <w:lang w:val="en-US"/>
                    </w:rPr>
                  </w:rPrChange>
                </w:rPr>
                <w:delText xml:space="preserve"> </w:delText>
              </w:r>
              <w:r w:rsidRPr="005F7A4D" w:rsidDel="00094840">
                <w:rPr>
                  <w:color w:val="000000" w:themeColor="text1"/>
                  <w:szCs w:val="28"/>
                  <w:lang w:val="en-US"/>
                </w:rPr>
                <w:delText>expressions</w:delText>
              </w:r>
            </w:del>
            <w:bookmarkStart w:id="3207" w:name="_Toc514774069"/>
            <w:bookmarkEnd w:id="3200"/>
            <w:bookmarkEnd w:id="3201"/>
            <w:ins w:id="3208" w:author="пользователь Microsoft Office" w:date="2018-05-22T16:21:00Z">
              <w:r w:rsidR="00094840" w:rsidRPr="00815AFF">
                <w:rPr>
                  <w:color w:val="000000" w:themeColor="text1"/>
                  <w:szCs w:val="28"/>
                  <w:rPrChange w:id="3209" w:author="пользователь Microsoft Office" w:date="2018-05-22T16:21:00Z">
                    <w:rPr>
                      <w:color w:val="000000" w:themeColor="text1"/>
                      <w:szCs w:val="28"/>
                      <w:lang w:val="en-US"/>
                    </w:rPr>
                  </w:rPrChange>
                </w:rPr>
                <w:t>Сложные и/или длинные логические выражения</w:t>
              </w:r>
            </w:ins>
            <w:bookmarkEnd w:id="3207"/>
          </w:p>
        </w:tc>
        <w:tc>
          <w:tcPr>
            <w:tcW w:w="2017" w:type="dxa"/>
            <w:vAlign w:val="center"/>
          </w:tcPr>
          <w:p w14:paraId="3342E59C" w14:textId="07715FCD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210" w:name="_Toc513729879"/>
            <w:bookmarkStart w:id="3211" w:name="_Toc514515828"/>
            <w:bookmarkStart w:id="3212" w:name="_Toc514774070"/>
            <w:r w:rsidRPr="005F7A4D">
              <w:rPr>
                <w:color w:val="000000" w:themeColor="text1"/>
                <w:szCs w:val="28"/>
              </w:rPr>
              <w:t>6</w:t>
            </w:r>
            <w:bookmarkEnd w:id="3210"/>
            <w:bookmarkEnd w:id="3211"/>
            <w:bookmarkEnd w:id="3212"/>
          </w:p>
        </w:tc>
        <w:tc>
          <w:tcPr>
            <w:tcW w:w="1993" w:type="dxa"/>
            <w:vAlign w:val="center"/>
          </w:tcPr>
          <w:p w14:paraId="286F5F39" w14:textId="2374F279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213" w:name="_Toc513729880"/>
            <w:bookmarkStart w:id="3214" w:name="_Toc514515829"/>
            <w:bookmarkStart w:id="3215" w:name="_Toc514774071"/>
            <w:r w:rsidRPr="005F7A4D">
              <w:rPr>
                <w:color w:val="000000" w:themeColor="text1"/>
                <w:szCs w:val="28"/>
              </w:rPr>
              <w:t>0</w:t>
            </w:r>
            <w:bookmarkEnd w:id="3213"/>
            <w:bookmarkEnd w:id="3214"/>
            <w:bookmarkEnd w:id="3215"/>
          </w:p>
        </w:tc>
        <w:tc>
          <w:tcPr>
            <w:tcW w:w="1897" w:type="dxa"/>
            <w:vAlign w:val="center"/>
          </w:tcPr>
          <w:p w14:paraId="53A4E778" w14:textId="5886CBDF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216" w:name="_Toc513729881"/>
            <w:bookmarkStart w:id="3217" w:name="_Toc514515830"/>
            <w:bookmarkStart w:id="3218" w:name="_Toc514774072"/>
            <w:r w:rsidRPr="005F7A4D">
              <w:rPr>
                <w:color w:val="000000" w:themeColor="text1"/>
                <w:szCs w:val="28"/>
              </w:rPr>
              <w:t>6</w:t>
            </w:r>
            <w:bookmarkEnd w:id="3216"/>
            <w:bookmarkEnd w:id="3217"/>
            <w:bookmarkEnd w:id="3218"/>
          </w:p>
        </w:tc>
      </w:tr>
      <w:tr w:rsidR="00871EC5" w:rsidRPr="005F7A4D" w14:paraId="33B6A4C4" w14:textId="77777777" w:rsidTr="00A136BD">
        <w:trPr>
          <w:jc w:val="center"/>
        </w:trPr>
        <w:tc>
          <w:tcPr>
            <w:tcW w:w="3437" w:type="dxa"/>
            <w:vAlign w:val="center"/>
          </w:tcPr>
          <w:p w14:paraId="506E4BE8" w14:textId="67500291" w:rsidR="003D6242" w:rsidRPr="005F7A4D" w:rsidRDefault="003D6242" w:rsidP="00576B49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3219" w:name="_Toc513729882"/>
            <w:bookmarkStart w:id="3220" w:name="_Toc514515831"/>
            <w:del w:id="3221" w:author="пользователь Microsoft Office" w:date="2018-05-22T16:21:00Z">
              <w:r w:rsidRPr="005F7A4D" w:rsidDel="00815AFF">
                <w:rPr>
                  <w:color w:val="000000" w:themeColor="text1"/>
                  <w:szCs w:val="28"/>
                </w:rPr>
                <w:delText>Long calls chain</w:delText>
              </w:r>
            </w:del>
            <w:bookmarkStart w:id="3222" w:name="_Toc514774073"/>
            <w:bookmarkEnd w:id="3219"/>
            <w:bookmarkEnd w:id="3220"/>
            <w:ins w:id="3223" w:author="пользователь Microsoft Office" w:date="2018-05-22T16:21:00Z">
              <w:r w:rsidR="00815AFF">
                <w:rPr>
                  <w:color w:val="000000" w:themeColor="text1"/>
                  <w:szCs w:val="28"/>
                </w:rPr>
                <w:t>Длинные цепочки вызовов методов</w:t>
              </w:r>
            </w:ins>
            <w:bookmarkEnd w:id="3222"/>
          </w:p>
        </w:tc>
        <w:tc>
          <w:tcPr>
            <w:tcW w:w="2017" w:type="dxa"/>
            <w:vAlign w:val="center"/>
          </w:tcPr>
          <w:p w14:paraId="3262D122" w14:textId="46480187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224" w:name="_Toc513729883"/>
            <w:bookmarkStart w:id="3225" w:name="_Toc514515832"/>
            <w:bookmarkStart w:id="3226" w:name="_Toc514774074"/>
            <w:r w:rsidRPr="005F7A4D">
              <w:rPr>
                <w:color w:val="000000" w:themeColor="text1"/>
                <w:szCs w:val="28"/>
              </w:rPr>
              <w:t>5</w:t>
            </w:r>
            <w:bookmarkEnd w:id="3224"/>
            <w:bookmarkEnd w:id="3225"/>
            <w:bookmarkEnd w:id="3226"/>
          </w:p>
        </w:tc>
        <w:tc>
          <w:tcPr>
            <w:tcW w:w="1993" w:type="dxa"/>
            <w:vAlign w:val="center"/>
          </w:tcPr>
          <w:p w14:paraId="13FDD4A1" w14:textId="536F77E0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227" w:name="_Toc513729884"/>
            <w:bookmarkStart w:id="3228" w:name="_Toc514515833"/>
            <w:bookmarkStart w:id="3229" w:name="_Toc514774075"/>
            <w:r w:rsidRPr="005F7A4D">
              <w:rPr>
                <w:color w:val="000000" w:themeColor="text1"/>
                <w:szCs w:val="28"/>
              </w:rPr>
              <w:t>2</w:t>
            </w:r>
            <w:bookmarkEnd w:id="3227"/>
            <w:bookmarkEnd w:id="3228"/>
            <w:bookmarkEnd w:id="3229"/>
          </w:p>
        </w:tc>
        <w:tc>
          <w:tcPr>
            <w:tcW w:w="1897" w:type="dxa"/>
            <w:vAlign w:val="center"/>
          </w:tcPr>
          <w:p w14:paraId="0BD2DEB6" w14:textId="7656B26D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230" w:name="_Toc513729885"/>
            <w:bookmarkStart w:id="3231" w:name="_Toc514515834"/>
            <w:bookmarkStart w:id="3232" w:name="_Toc514774076"/>
            <w:r w:rsidRPr="005F7A4D">
              <w:rPr>
                <w:color w:val="000000" w:themeColor="text1"/>
                <w:szCs w:val="28"/>
              </w:rPr>
              <w:t>7</w:t>
            </w:r>
            <w:bookmarkEnd w:id="3230"/>
            <w:bookmarkEnd w:id="3231"/>
            <w:bookmarkEnd w:id="3232"/>
          </w:p>
        </w:tc>
      </w:tr>
      <w:tr w:rsidR="00871EC5" w:rsidRPr="005F7A4D" w14:paraId="713A996A" w14:textId="77777777" w:rsidTr="00A136BD">
        <w:trPr>
          <w:jc w:val="center"/>
        </w:trPr>
        <w:tc>
          <w:tcPr>
            <w:tcW w:w="3437" w:type="dxa"/>
            <w:vAlign w:val="center"/>
          </w:tcPr>
          <w:p w14:paraId="00DBB2F9" w14:textId="06047E37" w:rsidR="003D6242" w:rsidRPr="005F7A4D" w:rsidRDefault="003D6242" w:rsidP="004847A8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3233" w:name="_Toc513729886"/>
            <w:bookmarkStart w:id="3234" w:name="_Toc514515835"/>
            <w:del w:id="3235" w:author="пользователь Microsoft Office" w:date="2018-05-22T16:21:00Z">
              <w:r w:rsidRPr="005F7A4D" w:rsidDel="0090435F">
                <w:rPr>
                  <w:color w:val="000000" w:themeColor="text1"/>
                  <w:szCs w:val="28"/>
                </w:rPr>
                <w:delText>Long enumerations</w:delText>
              </w:r>
            </w:del>
            <w:bookmarkStart w:id="3236" w:name="_Toc514774077"/>
            <w:bookmarkEnd w:id="3233"/>
            <w:bookmarkEnd w:id="3234"/>
            <w:ins w:id="3237" w:author="пользователь Microsoft Office" w:date="2018-05-22T16:21:00Z">
              <w:r w:rsidR="0090435F">
                <w:rPr>
                  <w:color w:val="000000" w:themeColor="text1"/>
                  <w:szCs w:val="28"/>
                </w:rPr>
                <w:t>Длинные перечисления</w:t>
              </w:r>
            </w:ins>
            <w:bookmarkEnd w:id="3236"/>
          </w:p>
        </w:tc>
        <w:tc>
          <w:tcPr>
            <w:tcW w:w="2017" w:type="dxa"/>
            <w:vAlign w:val="center"/>
          </w:tcPr>
          <w:p w14:paraId="076D9DAD" w14:textId="7707E892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238" w:name="_Toc513729887"/>
            <w:bookmarkStart w:id="3239" w:name="_Toc514515836"/>
            <w:bookmarkStart w:id="3240" w:name="_Toc514774078"/>
            <w:r w:rsidRPr="005F7A4D">
              <w:rPr>
                <w:color w:val="000000" w:themeColor="text1"/>
                <w:szCs w:val="28"/>
              </w:rPr>
              <w:t>2</w:t>
            </w:r>
            <w:bookmarkEnd w:id="3238"/>
            <w:bookmarkEnd w:id="3239"/>
            <w:bookmarkEnd w:id="3240"/>
          </w:p>
        </w:tc>
        <w:tc>
          <w:tcPr>
            <w:tcW w:w="1993" w:type="dxa"/>
            <w:vAlign w:val="center"/>
          </w:tcPr>
          <w:p w14:paraId="1346B790" w14:textId="05721550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241" w:name="_Toc513729888"/>
            <w:bookmarkStart w:id="3242" w:name="_Toc514515837"/>
            <w:bookmarkStart w:id="3243" w:name="_Toc514774079"/>
            <w:r w:rsidRPr="005F7A4D">
              <w:rPr>
                <w:color w:val="000000" w:themeColor="text1"/>
                <w:szCs w:val="28"/>
              </w:rPr>
              <w:t>0</w:t>
            </w:r>
            <w:bookmarkEnd w:id="3241"/>
            <w:bookmarkEnd w:id="3242"/>
            <w:bookmarkEnd w:id="3243"/>
          </w:p>
        </w:tc>
        <w:tc>
          <w:tcPr>
            <w:tcW w:w="1897" w:type="dxa"/>
            <w:vAlign w:val="center"/>
          </w:tcPr>
          <w:p w14:paraId="1AFCD9C2" w14:textId="04A863AD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244" w:name="_Toc513729889"/>
            <w:bookmarkStart w:id="3245" w:name="_Toc514515838"/>
            <w:bookmarkStart w:id="3246" w:name="_Toc514774080"/>
            <w:r w:rsidRPr="005F7A4D">
              <w:rPr>
                <w:color w:val="000000" w:themeColor="text1"/>
                <w:szCs w:val="28"/>
              </w:rPr>
              <w:t>2</w:t>
            </w:r>
            <w:bookmarkEnd w:id="3244"/>
            <w:bookmarkEnd w:id="3245"/>
            <w:bookmarkEnd w:id="3246"/>
          </w:p>
        </w:tc>
      </w:tr>
      <w:tr w:rsidR="00871EC5" w:rsidRPr="005F7A4D" w14:paraId="63FCCF4E" w14:textId="77777777" w:rsidTr="00A136BD">
        <w:trPr>
          <w:jc w:val="center"/>
        </w:trPr>
        <w:tc>
          <w:tcPr>
            <w:tcW w:w="3437" w:type="dxa"/>
            <w:vAlign w:val="center"/>
          </w:tcPr>
          <w:p w14:paraId="701C66F6" w14:textId="2FB91A67" w:rsidR="003D6242" w:rsidRPr="005F7A4D" w:rsidRDefault="003D6242" w:rsidP="004847A8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3247" w:name="_Toc513729890"/>
            <w:bookmarkStart w:id="3248" w:name="_Toc514515839"/>
            <w:del w:id="3249" w:author="пользователь Microsoft Office" w:date="2018-05-22T16:22:00Z">
              <w:r w:rsidRPr="005F7A4D" w:rsidDel="00CF7035">
                <w:rPr>
                  <w:color w:val="000000" w:themeColor="text1"/>
                  <w:szCs w:val="28"/>
                </w:rPr>
                <w:delText>Many assignment statements</w:delText>
              </w:r>
            </w:del>
            <w:bookmarkStart w:id="3250" w:name="_Toc514774081"/>
            <w:bookmarkEnd w:id="3247"/>
            <w:bookmarkEnd w:id="3248"/>
            <w:ins w:id="3251" w:author="пользователь Microsoft Office" w:date="2018-05-22T16:22:00Z">
              <w:r w:rsidR="00CF7035">
                <w:rPr>
                  <w:color w:val="000000" w:themeColor="text1"/>
                  <w:szCs w:val="28"/>
                </w:rPr>
                <w:t>Большое количество выражений присваивания</w:t>
              </w:r>
            </w:ins>
            <w:bookmarkEnd w:id="3250"/>
          </w:p>
        </w:tc>
        <w:tc>
          <w:tcPr>
            <w:tcW w:w="2017" w:type="dxa"/>
            <w:vAlign w:val="center"/>
          </w:tcPr>
          <w:p w14:paraId="0CA6DFBC" w14:textId="4B048D82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252" w:name="_Toc513729891"/>
            <w:bookmarkStart w:id="3253" w:name="_Toc514515840"/>
            <w:bookmarkStart w:id="3254" w:name="_Toc514774082"/>
            <w:r w:rsidRPr="005F7A4D">
              <w:rPr>
                <w:color w:val="000000" w:themeColor="text1"/>
                <w:szCs w:val="28"/>
              </w:rPr>
              <w:t>57</w:t>
            </w:r>
            <w:bookmarkEnd w:id="3252"/>
            <w:bookmarkEnd w:id="3253"/>
            <w:bookmarkEnd w:id="3254"/>
          </w:p>
        </w:tc>
        <w:tc>
          <w:tcPr>
            <w:tcW w:w="1993" w:type="dxa"/>
            <w:vAlign w:val="center"/>
          </w:tcPr>
          <w:p w14:paraId="78E1E637" w14:textId="08B58DC5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255" w:name="_Toc513729892"/>
            <w:bookmarkStart w:id="3256" w:name="_Toc514515841"/>
            <w:bookmarkStart w:id="3257" w:name="_Toc514774083"/>
            <w:r w:rsidRPr="005F7A4D">
              <w:rPr>
                <w:color w:val="000000" w:themeColor="text1"/>
                <w:szCs w:val="28"/>
              </w:rPr>
              <w:t>9</w:t>
            </w:r>
            <w:bookmarkEnd w:id="3255"/>
            <w:bookmarkEnd w:id="3256"/>
            <w:bookmarkEnd w:id="3257"/>
          </w:p>
        </w:tc>
        <w:tc>
          <w:tcPr>
            <w:tcW w:w="1897" w:type="dxa"/>
            <w:vAlign w:val="center"/>
          </w:tcPr>
          <w:p w14:paraId="0D49D1A8" w14:textId="380C745E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258" w:name="_Toc513729893"/>
            <w:bookmarkStart w:id="3259" w:name="_Toc514515842"/>
            <w:bookmarkStart w:id="3260" w:name="_Toc514774084"/>
            <w:r w:rsidRPr="005F7A4D">
              <w:rPr>
                <w:color w:val="000000" w:themeColor="text1"/>
                <w:szCs w:val="28"/>
              </w:rPr>
              <w:t>66</w:t>
            </w:r>
            <w:bookmarkEnd w:id="3258"/>
            <w:bookmarkEnd w:id="3259"/>
            <w:bookmarkEnd w:id="3260"/>
          </w:p>
        </w:tc>
      </w:tr>
      <w:tr w:rsidR="00871EC5" w:rsidRPr="005F7A4D" w14:paraId="7D8A5DFF" w14:textId="77777777" w:rsidTr="00A136BD">
        <w:trPr>
          <w:jc w:val="center"/>
        </w:trPr>
        <w:tc>
          <w:tcPr>
            <w:tcW w:w="3437" w:type="dxa"/>
            <w:vAlign w:val="center"/>
          </w:tcPr>
          <w:p w14:paraId="74A9C2CB" w14:textId="2087EF87" w:rsidR="003D6242" w:rsidRPr="00E8240D" w:rsidRDefault="003D6242" w:rsidP="004847A8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3261" w:name="_Toc513729894"/>
            <w:bookmarkStart w:id="3262" w:name="_Toc514515843"/>
            <w:del w:id="3263" w:author="пользователь Microsoft Office" w:date="2018-05-22T16:22:00Z">
              <w:r w:rsidRPr="005F7A4D" w:rsidDel="00E774D9">
                <w:rPr>
                  <w:color w:val="000000" w:themeColor="text1"/>
                  <w:szCs w:val="28"/>
                </w:rPr>
                <w:delText>Many case in when</w:delText>
              </w:r>
            </w:del>
            <w:bookmarkStart w:id="3264" w:name="_Toc514774085"/>
            <w:bookmarkEnd w:id="3261"/>
            <w:bookmarkEnd w:id="3262"/>
            <w:ins w:id="3265" w:author="пользователь Microsoft Office" w:date="2018-05-22T16:22:00Z">
              <w:r w:rsidR="00E774D9">
                <w:rPr>
                  <w:color w:val="000000" w:themeColor="text1"/>
                  <w:szCs w:val="28"/>
                </w:rPr>
                <w:t>Большое количество веток в конструкция</w:t>
              </w:r>
            </w:ins>
            <w:ins w:id="3266" w:author="пользователь Microsoft Office" w:date="2018-05-22T16:23:00Z">
              <w:r w:rsidR="000C6594">
                <w:rPr>
                  <w:color w:val="000000" w:themeColor="text1"/>
                  <w:szCs w:val="28"/>
                </w:rPr>
                <w:t>х</w:t>
              </w:r>
            </w:ins>
            <w:ins w:id="3267" w:author="пользователь Microsoft Office" w:date="2018-05-22T16:22:00Z">
              <w:r w:rsidR="00E774D9">
                <w:rPr>
                  <w:color w:val="000000" w:themeColor="text1"/>
                  <w:szCs w:val="28"/>
                </w:rPr>
                <w:t xml:space="preserve"> </w:t>
              </w:r>
              <w:r w:rsidR="00E774D9">
                <w:rPr>
                  <w:color w:val="000000" w:themeColor="text1"/>
                  <w:szCs w:val="28"/>
                  <w:lang w:val="en-US"/>
                </w:rPr>
                <w:t>when</w:t>
              </w:r>
            </w:ins>
            <w:bookmarkEnd w:id="3264"/>
          </w:p>
        </w:tc>
        <w:tc>
          <w:tcPr>
            <w:tcW w:w="2017" w:type="dxa"/>
            <w:vAlign w:val="center"/>
          </w:tcPr>
          <w:p w14:paraId="2FA2CF52" w14:textId="62975FEC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268" w:name="_Toc513729895"/>
            <w:bookmarkStart w:id="3269" w:name="_Toc514515844"/>
            <w:bookmarkStart w:id="3270" w:name="_Toc514774086"/>
            <w:r w:rsidRPr="005F7A4D">
              <w:rPr>
                <w:color w:val="000000" w:themeColor="text1"/>
                <w:szCs w:val="28"/>
              </w:rPr>
              <w:t>3</w:t>
            </w:r>
            <w:r w:rsidR="00BD38E9" w:rsidRPr="005F7A4D">
              <w:rPr>
                <w:color w:val="000000" w:themeColor="text1"/>
                <w:szCs w:val="28"/>
              </w:rPr>
              <w:t>4</w:t>
            </w:r>
            <w:bookmarkEnd w:id="3268"/>
            <w:bookmarkEnd w:id="3269"/>
            <w:bookmarkEnd w:id="3270"/>
          </w:p>
        </w:tc>
        <w:tc>
          <w:tcPr>
            <w:tcW w:w="1993" w:type="dxa"/>
            <w:vAlign w:val="center"/>
          </w:tcPr>
          <w:p w14:paraId="13F85415" w14:textId="2F88091F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271" w:name="_Toc513729896"/>
            <w:bookmarkStart w:id="3272" w:name="_Toc514515845"/>
            <w:bookmarkStart w:id="3273" w:name="_Toc514774087"/>
            <w:r w:rsidRPr="005F7A4D">
              <w:rPr>
                <w:color w:val="000000" w:themeColor="text1"/>
                <w:szCs w:val="28"/>
              </w:rPr>
              <w:t>3</w:t>
            </w:r>
            <w:bookmarkEnd w:id="3271"/>
            <w:bookmarkEnd w:id="3272"/>
            <w:bookmarkEnd w:id="3273"/>
          </w:p>
        </w:tc>
        <w:tc>
          <w:tcPr>
            <w:tcW w:w="1897" w:type="dxa"/>
            <w:vAlign w:val="center"/>
          </w:tcPr>
          <w:p w14:paraId="38BE748F" w14:textId="327C40A8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274" w:name="_Toc513729897"/>
            <w:bookmarkStart w:id="3275" w:name="_Toc514515846"/>
            <w:bookmarkStart w:id="3276" w:name="_Toc514774088"/>
            <w:r w:rsidRPr="005F7A4D">
              <w:rPr>
                <w:color w:val="000000" w:themeColor="text1"/>
                <w:szCs w:val="28"/>
              </w:rPr>
              <w:t>3</w:t>
            </w:r>
            <w:r w:rsidR="00BD38E9" w:rsidRPr="005F7A4D">
              <w:rPr>
                <w:color w:val="000000" w:themeColor="text1"/>
                <w:szCs w:val="28"/>
              </w:rPr>
              <w:t>7</w:t>
            </w:r>
            <w:bookmarkEnd w:id="3274"/>
            <w:bookmarkEnd w:id="3275"/>
            <w:bookmarkEnd w:id="3276"/>
          </w:p>
        </w:tc>
      </w:tr>
      <w:tr w:rsidR="00167747" w:rsidRPr="005F7A4D" w14:paraId="3D67F620" w14:textId="77777777" w:rsidTr="003004E2">
        <w:trPr>
          <w:jc w:val="center"/>
        </w:trPr>
        <w:tc>
          <w:tcPr>
            <w:tcW w:w="3437" w:type="dxa"/>
          </w:tcPr>
          <w:p w14:paraId="1035E6EA" w14:textId="77777777" w:rsidR="00167747" w:rsidRPr="005F7A4D" w:rsidRDefault="00167747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3277" w:name="_Toc514774089"/>
            <w:moveToRangeStart w:id="3278" w:author="пользователь Microsoft Office" w:date="2018-05-22T16:22:00Z" w:name="move514769499"/>
            <w:moveTo w:id="3279" w:author="пользователь Microsoft Office" w:date="2018-05-22T16:22:00Z">
              <w:r w:rsidRPr="005F7A4D">
                <w:rPr>
                  <w:b/>
                  <w:color w:val="000000" w:themeColor="text1"/>
                  <w:szCs w:val="28"/>
                </w:rPr>
                <w:lastRenderedPageBreak/>
                <w:t>Название класса</w:t>
              </w:r>
              <w:bookmarkEnd w:id="3277"/>
            </w:moveTo>
          </w:p>
        </w:tc>
        <w:tc>
          <w:tcPr>
            <w:tcW w:w="2017" w:type="dxa"/>
          </w:tcPr>
          <w:p w14:paraId="7EE84ED9" w14:textId="77777777" w:rsidR="00167747" w:rsidRPr="005F7A4D" w:rsidRDefault="00167747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3280" w:name="_Toc514774090"/>
            <w:moveTo w:id="3281" w:author="пользователь Microsoft Office" w:date="2018-05-22T16:22:00Z">
              <w:r w:rsidRPr="005F7A4D">
                <w:rPr>
                  <w:b/>
                  <w:color w:val="000000" w:themeColor="text1"/>
                  <w:szCs w:val="28"/>
                </w:rPr>
                <w:t>Количество аномалий по дереву разбора</w:t>
              </w:r>
              <w:bookmarkEnd w:id="3280"/>
            </w:moveTo>
          </w:p>
        </w:tc>
        <w:tc>
          <w:tcPr>
            <w:tcW w:w="1993" w:type="dxa"/>
          </w:tcPr>
          <w:p w14:paraId="3125C6FE" w14:textId="77777777" w:rsidR="00167747" w:rsidRPr="005F7A4D" w:rsidRDefault="00167747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3282" w:name="_Toc514774091"/>
            <w:moveTo w:id="3283" w:author="пользователь Microsoft Office" w:date="2018-05-22T16:22:00Z">
              <w:r w:rsidRPr="005F7A4D">
                <w:rPr>
                  <w:b/>
                  <w:color w:val="000000" w:themeColor="text1"/>
                  <w:szCs w:val="28"/>
                </w:rPr>
                <w:t>Количество аномалий по байт-коду</w:t>
              </w:r>
              <w:bookmarkEnd w:id="3282"/>
            </w:moveTo>
          </w:p>
        </w:tc>
        <w:tc>
          <w:tcPr>
            <w:tcW w:w="1897" w:type="dxa"/>
          </w:tcPr>
          <w:p w14:paraId="114FCC94" w14:textId="77777777" w:rsidR="00167747" w:rsidRPr="005F7A4D" w:rsidRDefault="00167747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3284" w:name="_Toc514774092"/>
            <w:moveTo w:id="3285" w:author="пользователь Microsoft Office" w:date="2018-05-22T16:22:00Z">
              <w:r w:rsidRPr="005F7A4D">
                <w:rPr>
                  <w:b/>
                  <w:color w:val="000000" w:themeColor="text1"/>
                  <w:szCs w:val="28"/>
                </w:rPr>
                <w:t>Общее количество аномалий</w:t>
              </w:r>
              <w:bookmarkEnd w:id="3284"/>
            </w:moveTo>
          </w:p>
        </w:tc>
      </w:tr>
      <w:tr w:rsidR="00871EC5" w:rsidRPr="005F7A4D" w14:paraId="480EA0A2" w14:textId="77777777" w:rsidTr="00A136BD">
        <w:trPr>
          <w:jc w:val="center"/>
        </w:trPr>
        <w:tc>
          <w:tcPr>
            <w:tcW w:w="3437" w:type="dxa"/>
            <w:vAlign w:val="center"/>
          </w:tcPr>
          <w:p w14:paraId="40450DDA" w14:textId="6734B28B" w:rsidR="003D6242" w:rsidRPr="005F7A4D" w:rsidRDefault="003D6242" w:rsidP="004847A8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3286" w:name="_Toc513729898"/>
            <w:bookmarkStart w:id="3287" w:name="_Toc514515847"/>
            <w:moveToRangeEnd w:id="3278"/>
            <w:del w:id="3288" w:author="пользователь Microsoft Office" w:date="2018-05-22T16:23:00Z">
              <w:r w:rsidRPr="005F7A4D" w:rsidDel="00E8240D">
                <w:rPr>
                  <w:color w:val="000000" w:themeColor="text1"/>
                  <w:szCs w:val="28"/>
                </w:rPr>
                <w:delText>Many concatenations</w:delText>
              </w:r>
            </w:del>
            <w:bookmarkStart w:id="3289" w:name="_Toc514774093"/>
            <w:bookmarkEnd w:id="3286"/>
            <w:bookmarkEnd w:id="3287"/>
            <w:ins w:id="3290" w:author="пользователь Microsoft Office" w:date="2018-05-22T16:23:00Z">
              <w:r w:rsidR="00E8240D">
                <w:rPr>
                  <w:color w:val="000000" w:themeColor="text1"/>
                  <w:szCs w:val="28"/>
                </w:rPr>
                <w:t>Много конкатенаций строк</w:t>
              </w:r>
            </w:ins>
            <w:bookmarkEnd w:id="3289"/>
          </w:p>
        </w:tc>
        <w:tc>
          <w:tcPr>
            <w:tcW w:w="2017" w:type="dxa"/>
            <w:vAlign w:val="center"/>
          </w:tcPr>
          <w:p w14:paraId="343134BF" w14:textId="00B9EB1F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291" w:name="_Toc513729899"/>
            <w:bookmarkStart w:id="3292" w:name="_Toc514515848"/>
            <w:bookmarkStart w:id="3293" w:name="_Toc514774094"/>
            <w:r w:rsidRPr="005F7A4D">
              <w:rPr>
                <w:color w:val="000000" w:themeColor="text1"/>
                <w:szCs w:val="28"/>
              </w:rPr>
              <w:t>13</w:t>
            </w:r>
            <w:bookmarkEnd w:id="3291"/>
            <w:bookmarkEnd w:id="3292"/>
            <w:bookmarkEnd w:id="3293"/>
          </w:p>
        </w:tc>
        <w:tc>
          <w:tcPr>
            <w:tcW w:w="1993" w:type="dxa"/>
            <w:vAlign w:val="center"/>
          </w:tcPr>
          <w:p w14:paraId="5EC140FA" w14:textId="777DB749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294" w:name="_Toc513729900"/>
            <w:bookmarkStart w:id="3295" w:name="_Toc514515849"/>
            <w:bookmarkStart w:id="3296" w:name="_Toc514774095"/>
            <w:r w:rsidRPr="005F7A4D">
              <w:rPr>
                <w:color w:val="000000" w:themeColor="text1"/>
                <w:szCs w:val="28"/>
              </w:rPr>
              <w:t>0</w:t>
            </w:r>
            <w:bookmarkEnd w:id="3294"/>
            <w:bookmarkEnd w:id="3295"/>
            <w:bookmarkEnd w:id="3296"/>
          </w:p>
        </w:tc>
        <w:tc>
          <w:tcPr>
            <w:tcW w:w="1897" w:type="dxa"/>
            <w:vAlign w:val="center"/>
          </w:tcPr>
          <w:p w14:paraId="36E69C80" w14:textId="2CED601C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297" w:name="_Toc513729901"/>
            <w:bookmarkStart w:id="3298" w:name="_Toc514515850"/>
            <w:bookmarkStart w:id="3299" w:name="_Toc514774096"/>
            <w:r w:rsidRPr="005F7A4D">
              <w:rPr>
                <w:color w:val="000000" w:themeColor="text1"/>
                <w:szCs w:val="28"/>
              </w:rPr>
              <w:t>13</w:t>
            </w:r>
            <w:bookmarkEnd w:id="3297"/>
            <w:bookmarkEnd w:id="3298"/>
            <w:bookmarkEnd w:id="3299"/>
          </w:p>
        </w:tc>
      </w:tr>
      <w:tr w:rsidR="00871EC5" w:rsidRPr="005F7A4D" w14:paraId="0508E4F0" w14:textId="77777777" w:rsidTr="00A136BD">
        <w:trPr>
          <w:jc w:val="center"/>
        </w:trPr>
        <w:tc>
          <w:tcPr>
            <w:tcW w:w="3437" w:type="dxa"/>
            <w:vAlign w:val="center"/>
          </w:tcPr>
          <w:p w14:paraId="7435414A" w14:textId="0B630BCE" w:rsidR="003D6242" w:rsidRPr="005F7A4D" w:rsidRDefault="003D6242" w:rsidP="004847A8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3300" w:name="_Toc513729902"/>
            <w:bookmarkStart w:id="3301" w:name="_Toc514515851"/>
            <w:del w:id="3302" w:author="пользователь Microsoft Office" w:date="2018-05-22T16:23:00Z">
              <w:r w:rsidRPr="005F7A4D" w:rsidDel="00C62515">
                <w:rPr>
                  <w:color w:val="000000" w:themeColor="text1"/>
                  <w:szCs w:val="28"/>
                </w:rPr>
                <w:delText>Many consecutive arithmetic expressions</w:delText>
              </w:r>
            </w:del>
            <w:bookmarkStart w:id="3303" w:name="_Toc514774097"/>
            <w:bookmarkEnd w:id="3300"/>
            <w:bookmarkEnd w:id="3301"/>
            <w:ins w:id="3304" w:author="пользователь Microsoft Office" w:date="2018-05-22T16:23:00Z">
              <w:r w:rsidR="00C62515">
                <w:rPr>
                  <w:color w:val="000000" w:themeColor="text1"/>
                  <w:szCs w:val="28"/>
                </w:rPr>
                <w:t>Много сложных арифметических выражений</w:t>
              </w:r>
            </w:ins>
            <w:bookmarkEnd w:id="3303"/>
          </w:p>
        </w:tc>
        <w:tc>
          <w:tcPr>
            <w:tcW w:w="2017" w:type="dxa"/>
            <w:vAlign w:val="center"/>
          </w:tcPr>
          <w:p w14:paraId="3A1696F0" w14:textId="298CE977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305" w:name="_Toc513729903"/>
            <w:bookmarkStart w:id="3306" w:name="_Toc514515852"/>
            <w:bookmarkStart w:id="3307" w:name="_Toc514774098"/>
            <w:r w:rsidRPr="005F7A4D">
              <w:rPr>
                <w:color w:val="000000" w:themeColor="text1"/>
                <w:szCs w:val="28"/>
              </w:rPr>
              <w:t>0</w:t>
            </w:r>
            <w:bookmarkEnd w:id="3305"/>
            <w:bookmarkEnd w:id="3306"/>
            <w:bookmarkEnd w:id="3307"/>
          </w:p>
        </w:tc>
        <w:tc>
          <w:tcPr>
            <w:tcW w:w="1993" w:type="dxa"/>
            <w:vAlign w:val="center"/>
          </w:tcPr>
          <w:p w14:paraId="0FA95420" w14:textId="1DE54529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308" w:name="_Toc513729904"/>
            <w:bookmarkStart w:id="3309" w:name="_Toc514515853"/>
            <w:bookmarkStart w:id="3310" w:name="_Toc514774099"/>
            <w:r w:rsidRPr="005F7A4D">
              <w:rPr>
                <w:color w:val="000000" w:themeColor="text1"/>
                <w:szCs w:val="28"/>
              </w:rPr>
              <w:t>1</w:t>
            </w:r>
            <w:bookmarkEnd w:id="3308"/>
            <w:bookmarkEnd w:id="3309"/>
            <w:bookmarkEnd w:id="3310"/>
          </w:p>
        </w:tc>
        <w:tc>
          <w:tcPr>
            <w:tcW w:w="1897" w:type="dxa"/>
            <w:vAlign w:val="center"/>
          </w:tcPr>
          <w:p w14:paraId="6E0D086B" w14:textId="7F9B01F1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311" w:name="_Toc513729905"/>
            <w:bookmarkStart w:id="3312" w:name="_Toc514515854"/>
            <w:bookmarkStart w:id="3313" w:name="_Toc514774100"/>
            <w:r w:rsidRPr="005F7A4D">
              <w:rPr>
                <w:color w:val="000000" w:themeColor="text1"/>
                <w:szCs w:val="28"/>
              </w:rPr>
              <w:t>1</w:t>
            </w:r>
            <w:bookmarkEnd w:id="3311"/>
            <w:bookmarkEnd w:id="3312"/>
            <w:bookmarkEnd w:id="3313"/>
          </w:p>
        </w:tc>
      </w:tr>
      <w:tr w:rsidR="00871EC5" w:rsidRPr="005F7A4D" w14:paraId="7B81981E" w14:textId="77777777" w:rsidTr="00A136BD">
        <w:trPr>
          <w:jc w:val="center"/>
        </w:trPr>
        <w:tc>
          <w:tcPr>
            <w:tcW w:w="3437" w:type="dxa"/>
            <w:vAlign w:val="center"/>
          </w:tcPr>
          <w:p w14:paraId="41438C9A" w14:textId="1FB9F36F" w:rsidR="003D6242" w:rsidRPr="005F7A4D" w:rsidRDefault="003D6242" w:rsidP="004847A8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3314" w:name="_Toc513729906"/>
            <w:bookmarkStart w:id="3315" w:name="_Toc514515855"/>
            <w:del w:id="3316" w:author="пользователь Microsoft Office" w:date="2018-05-22T16:23:00Z">
              <w:r w:rsidRPr="005F7A4D" w:rsidDel="009A1894">
                <w:rPr>
                  <w:color w:val="000000" w:themeColor="text1"/>
                  <w:szCs w:val="28"/>
                </w:rPr>
                <w:delText>Many delegate properties</w:delText>
              </w:r>
            </w:del>
            <w:bookmarkStart w:id="3317" w:name="_Toc514774101"/>
            <w:bookmarkEnd w:id="3314"/>
            <w:bookmarkEnd w:id="3315"/>
            <w:ins w:id="3318" w:author="пользователь Microsoft Office" w:date="2018-05-22T16:23:00Z">
              <w:r w:rsidR="009A1894">
                <w:rPr>
                  <w:color w:val="000000" w:themeColor="text1"/>
                  <w:szCs w:val="28"/>
                </w:rPr>
                <w:t>Много свойств-делегатов</w:t>
              </w:r>
            </w:ins>
            <w:bookmarkEnd w:id="3317"/>
          </w:p>
        </w:tc>
        <w:tc>
          <w:tcPr>
            <w:tcW w:w="2017" w:type="dxa"/>
            <w:vAlign w:val="center"/>
          </w:tcPr>
          <w:p w14:paraId="5775B960" w14:textId="78A688C3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319" w:name="_Toc513729907"/>
            <w:bookmarkStart w:id="3320" w:name="_Toc514515856"/>
            <w:bookmarkStart w:id="3321" w:name="_Toc514774102"/>
            <w:r w:rsidRPr="005F7A4D">
              <w:rPr>
                <w:color w:val="000000" w:themeColor="text1"/>
                <w:szCs w:val="28"/>
              </w:rPr>
              <w:t>0</w:t>
            </w:r>
            <w:bookmarkEnd w:id="3319"/>
            <w:bookmarkEnd w:id="3320"/>
            <w:bookmarkEnd w:id="3321"/>
          </w:p>
        </w:tc>
        <w:tc>
          <w:tcPr>
            <w:tcW w:w="1993" w:type="dxa"/>
            <w:vAlign w:val="center"/>
          </w:tcPr>
          <w:p w14:paraId="5A557203" w14:textId="27D997C1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322" w:name="_Toc513729908"/>
            <w:bookmarkStart w:id="3323" w:name="_Toc514515857"/>
            <w:bookmarkStart w:id="3324" w:name="_Toc514774103"/>
            <w:r w:rsidRPr="005F7A4D">
              <w:rPr>
                <w:color w:val="000000" w:themeColor="text1"/>
                <w:szCs w:val="28"/>
              </w:rPr>
              <w:t>2</w:t>
            </w:r>
            <w:bookmarkEnd w:id="3322"/>
            <w:bookmarkEnd w:id="3323"/>
            <w:bookmarkEnd w:id="3324"/>
          </w:p>
        </w:tc>
        <w:tc>
          <w:tcPr>
            <w:tcW w:w="1897" w:type="dxa"/>
            <w:vAlign w:val="center"/>
          </w:tcPr>
          <w:p w14:paraId="1B03CAA3" w14:textId="619F84C7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325" w:name="_Toc513729909"/>
            <w:bookmarkStart w:id="3326" w:name="_Toc514515858"/>
            <w:bookmarkStart w:id="3327" w:name="_Toc514774104"/>
            <w:r w:rsidRPr="005F7A4D">
              <w:rPr>
                <w:color w:val="000000" w:themeColor="text1"/>
                <w:szCs w:val="28"/>
              </w:rPr>
              <w:t>2</w:t>
            </w:r>
            <w:bookmarkEnd w:id="3325"/>
            <w:bookmarkEnd w:id="3326"/>
            <w:bookmarkEnd w:id="3327"/>
          </w:p>
        </w:tc>
      </w:tr>
      <w:tr w:rsidR="00871EC5" w:rsidRPr="005F7A4D" w14:paraId="77C8AE1B" w14:textId="77777777" w:rsidTr="00A136BD">
        <w:trPr>
          <w:jc w:val="center"/>
        </w:trPr>
        <w:tc>
          <w:tcPr>
            <w:tcW w:w="3437" w:type="dxa"/>
            <w:vAlign w:val="center"/>
          </w:tcPr>
          <w:p w14:paraId="35B5ACFD" w14:textId="21EE6FF6" w:rsidR="003D6242" w:rsidRPr="005F7A4D" w:rsidRDefault="003D6242" w:rsidP="004847A8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3328" w:name="_Toc513729910"/>
            <w:bookmarkStart w:id="3329" w:name="_Toc514515859"/>
            <w:del w:id="3330" w:author="пользователь Microsoft Office" w:date="2018-05-22T16:23:00Z">
              <w:r w:rsidRPr="005F7A4D" w:rsidDel="00A628F4">
                <w:rPr>
                  <w:color w:val="000000" w:themeColor="text1"/>
                  <w:szCs w:val="28"/>
                </w:rPr>
                <w:delText>Many function arguments</w:delText>
              </w:r>
            </w:del>
            <w:bookmarkStart w:id="3331" w:name="_Toc514774105"/>
            <w:bookmarkEnd w:id="3328"/>
            <w:bookmarkEnd w:id="3329"/>
            <w:ins w:id="3332" w:author="пользователь Microsoft Office" w:date="2018-05-22T16:23:00Z">
              <w:r w:rsidR="00A628F4">
                <w:rPr>
                  <w:color w:val="000000" w:themeColor="text1"/>
                  <w:szCs w:val="28"/>
                </w:rPr>
                <w:t>Много аргументов функций</w:t>
              </w:r>
            </w:ins>
            <w:bookmarkEnd w:id="3331"/>
          </w:p>
        </w:tc>
        <w:tc>
          <w:tcPr>
            <w:tcW w:w="2017" w:type="dxa"/>
            <w:vAlign w:val="center"/>
          </w:tcPr>
          <w:p w14:paraId="15BA2394" w14:textId="3FB5B2F0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333" w:name="_Toc513729911"/>
            <w:bookmarkStart w:id="3334" w:name="_Toc514515860"/>
            <w:bookmarkStart w:id="3335" w:name="_Toc514774106"/>
            <w:r w:rsidRPr="005F7A4D">
              <w:rPr>
                <w:color w:val="000000" w:themeColor="text1"/>
                <w:szCs w:val="28"/>
              </w:rPr>
              <w:t>17</w:t>
            </w:r>
            <w:bookmarkEnd w:id="3333"/>
            <w:bookmarkEnd w:id="3334"/>
            <w:bookmarkEnd w:id="3335"/>
          </w:p>
        </w:tc>
        <w:tc>
          <w:tcPr>
            <w:tcW w:w="1993" w:type="dxa"/>
            <w:vAlign w:val="center"/>
          </w:tcPr>
          <w:p w14:paraId="20F3AB0D" w14:textId="389E8990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336" w:name="_Toc513729912"/>
            <w:bookmarkStart w:id="3337" w:name="_Toc514515861"/>
            <w:bookmarkStart w:id="3338" w:name="_Toc514774107"/>
            <w:r w:rsidRPr="005F7A4D">
              <w:rPr>
                <w:color w:val="000000" w:themeColor="text1"/>
                <w:szCs w:val="28"/>
              </w:rPr>
              <w:t>8</w:t>
            </w:r>
            <w:bookmarkEnd w:id="3336"/>
            <w:bookmarkEnd w:id="3337"/>
            <w:bookmarkEnd w:id="3338"/>
          </w:p>
        </w:tc>
        <w:tc>
          <w:tcPr>
            <w:tcW w:w="1897" w:type="dxa"/>
            <w:vAlign w:val="center"/>
          </w:tcPr>
          <w:p w14:paraId="3EF5D3BC" w14:textId="35103420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339" w:name="_Toc513729913"/>
            <w:bookmarkStart w:id="3340" w:name="_Toc514515862"/>
            <w:bookmarkStart w:id="3341" w:name="_Toc514774108"/>
            <w:r w:rsidRPr="005F7A4D">
              <w:rPr>
                <w:color w:val="000000" w:themeColor="text1"/>
                <w:szCs w:val="28"/>
              </w:rPr>
              <w:t>25</w:t>
            </w:r>
            <w:bookmarkEnd w:id="3339"/>
            <w:bookmarkEnd w:id="3340"/>
            <w:bookmarkEnd w:id="3341"/>
          </w:p>
        </w:tc>
      </w:tr>
      <w:tr w:rsidR="00871EC5" w:rsidRPr="005F7A4D" w14:paraId="62976835" w14:textId="77777777" w:rsidTr="00A136BD">
        <w:trPr>
          <w:jc w:val="center"/>
        </w:trPr>
        <w:tc>
          <w:tcPr>
            <w:tcW w:w="3437" w:type="dxa"/>
            <w:vAlign w:val="center"/>
          </w:tcPr>
          <w:p w14:paraId="68CC47B4" w14:textId="3BBF36F5" w:rsidR="003D6242" w:rsidRPr="00332D6C" w:rsidRDefault="003D6242" w:rsidP="004847A8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3342" w:name="_Toc513729914"/>
            <w:bookmarkStart w:id="3343" w:name="_Toc514515863"/>
            <w:del w:id="3344" w:author="пользователь Microsoft Office" w:date="2018-05-22T16:23:00Z">
              <w:r w:rsidRPr="005F7A4D" w:rsidDel="00332D6C">
                <w:rPr>
                  <w:color w:val="000000" w:themeColor="text1"/>
                  <w:szCs w:val="28"/>
                </w:rPr>
                <w:delText>Many generic parameters</w:delText>
              </w:r>
            </w:del>
            <w:bookmarkStart w:id="3345" w:name="_Toc514774109"/>
            <w:bookmarkEnd w:id="3342"/>
            <w:bookmarkEnd w:id="3343"/>
            <w:ins w:id="3346" w:author="пользователь Microsoft Office" w:date="2018-05-22T16:23:00Z">
              <w:r w:rsidR="00332D6C">
                <w:rPr>
                  <w:color w:val="000000" w:themeColor="text1"/>
                  <w:szCs w:val="28"/>
                </w:rPr>
                <w:t xml:space="preserve">Много параметров </w:t>
              </w:r>
              <w:r w:rsidR="00332D6C">
                <w:rPr>
                  <w:color w:val="000000" w:themeColor="text1"/>
                  <w:szCs w:val="28"/>
                  <w:lang w:val="en-US"/>
                </w:rPr>
                <w:t>generic-</w:t>
              </w:r>
              <w:r w:rsidR="00332D6C">
                <w:rPr>
                  <w:color w:val="000000" w:themeColor="text1"/>
                  <w:szCs w:val="28"/>
                </w:rPr>
                <w:t>классов</w:t>
              </w:r>
            </w:ins>
            <w:bookmarkEnd w:id="3345"/>
          </w:p>
        </w:tc>
        <w:tc>
          <w:tcPr>
            <w:tcW w:w="2017" w:type="dxa"/>
            <w:vAlign w:val="center"/>
          </w:tcPr>
          <w:p w14:paraId="7FE7B501" w14:textId="49AC8F29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347" w:name="_Toc513729915"/>
            <w:bookmarkStart w:id="3348" w:name="_Toc514515864"/>
            <w:bookmarkStart w:id="3349" w:name="_Toc514774110"/>
            <w:r w:rsidRPr="005F7A4D">
              <w:rPr>
                <w:color w:val="000000" w:themeColor="text1"/>
                <w:szCs w:val="28"/>
              </w:rPr>
              <w:t>6</w:t>
            </w:r>
            <w:bookmarkEnd w:id="3347"/>
            <w:bookmarkEnd w:id="3348"/>
            <w:bookmarkEnd w:id="3349"/>
          </w:p>
        </w:tc>
        <w:tc>
          <w:tcPr>
            <w:tcW w:w="1993" w:type="dxa"/>
            <w:vAlign w:val="center"/>
          </w:tcPr>
          <w:p w14:paraId="7717E7CA" w14:textId="7BFCE212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350" w:name="_Toc513729916"/>
            <w:bookmarkStart w:id="3351" w:name="_Toc514515865"/>
            <w:bookmarkStart w:id="3352" w:name="_Toc514774111"/>
            <w:r w:rsidRPr="005F7A4D">
              <w:rPr>
                <w:color w:val="000000" w:themeColor="text1"/>
                <w:szCs w:val="28"/>
              </w:rPr>
              <w:t>0</w:t>
            </w:r>
            <w:bookmarkEnd w:id="3350"/>
            <w:bookmarkEnd w:id="3351"/>
            <w:bookmarkEnd w:id="3352"/>
          </w:p>
        </w:tc>
        <w:tc>
          <w:tcPr>
            <w:tcW w:w="1897" w:type="dxa"/>
            <w:vAlign w:val="center"/>
          </w:tcPr>
          <w:p w14:paraId="6B24171B" w14:textId="2F79C600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353" w:name="_Toc513729917"/>
            <w:bookmarkStart w:id="3354" w:name="_Toc514515866"/>
            <w:bookmarkStart w:id="3355" w:name="_Toc514774112"/>
            <w:r w:rsidRPr="005F7A4D">
              <w:rPr>
                <w:color w:val="000000" w:themeColor="text1"/>
                <w:szCs w:val="28"/>
              </w:rPr>
              <w:t>6</w:t>
            </w:r>
            <w:bookmarkEnd w:id="3353"/>
            <w:bookmarkEnd w:id="3354"/>
            <w:bookmarkEnd w:id="3355"/>
          </w:p>
        </w:tc>
      </w:tr>
      <w:tr w:rsidR="00871EC5" w:rsidRPr="005F7A4D" w14:paraId="273B8CA8" w14:textId="77777777" w:rsidTr="00A136BD">
        <w:trPr>
          <w:jc w:val="center"/>
        </w:trPr>
        <w:tc>
          <w:tcPr>
            <w:tcW w:w="3437" w:type="dxa"/>
            <w:vAlign w:val="center"/>
          </w:tcPr>
          <w:p w14:paraId="6585ADC4" w14:textId="1CA03DC5" w:rsidR="003D6242" w:rsidRPr="005F7A4D" w:rsidRDefault="003D6242" w:rsidP="00646866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3356" w:name="_Toc513729918"/>
            <w:bookmarkStart w:id="3357" w:name="_Toc514515867"/>
            <w:del w:id="3358" w:author="пользователь Microsoft Office" w:date="2018-05-22T16:23:00Z">
              <w:r w:rsidRPr="005F7A4D" w:rsidDel="00126194">
                <w:rPr>
                  <w:color w:val="000000" w:themeColor="text1"/>
                  <w:szCs w:val="28"/>
                </w:rPr>
                <w:delText>Many if statements</w:delText>
              </w:r>
            </w:del>
            <w:bookmarkStart w:id="3359" w:name="_Toc514774113"/>
            <w:bookmarkEnd w:id="3356"/>
            <w:bookmarkEnd w:id="3357"/>
            <w:ins w:id="3360" w:author="пользователь Microsoft Office" w:date="2018-05-22T16:23:00Z">
              <w:r w:rsidR="00126194">
                <w:rPr>
                  <w:color w:val="000000" w:themeColor="text1"/>
                  <w:szCs w:val="28"/>
                </w:rPr>
                <w:t xml:space="preserve">Много условных </w:t>
              </w:r>
            </w:ins>
            <w:ins w:id="3361" w:author="пользователь Microsoft Office" w:date="2018-05-22T16:24:00Z">
              <w:r w:rsidR="00646866">
                <w:rPr>
                  <w:color w:val="000000" w:themeColor="text1"/>
                  <w:szCs w:val="28"/>
                </w:rPr>
                <w:t>операторов</w:t>
              </w:r>
            </w:ins>
            <w:bookmarkEnd w:id="3359"/>
          </w:p>
        </w:tc>
        <w:tc>
          <w:tcPr>
            <w:tcW w:w="2017" w:type="dxa"/>
            <w:vAlign w:val="center"/>
          </w:tcPr>
          <w:p w14:paraId="5468235A" w14:textId="6DADB268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362" w:name="_Toc513729919"/>
            <w:bookmarkStart w:id="3363" w:name="_Toc514515868"/>
            <w:bookmarkStart w:id="3364" w:name="_Toc514774114"/>
            <w:r w:rsidRPr="005F7A4D">
              <w:rPr>
                <w:color w:val="000000" w:themeColor="text1"/>
                <w:szCs w:val="28"/>
              </w:rPr>
              <w:t>38</w:t>
            </w:r>
            <w:bookmarkEnd w:id="3362"/>
            <w:bookmarkEnd w:id="3363"/>
            <w:bookmarkEnd w:id="3364"/>
          </w:p>
        </w:tc>
        <w:tc>
          <w:tcPr>
            <w:tcW w:w="1993" w:type="dxa"/>
            <w:vAlign w:val="center"/>
          </w:tcPr>
          <w:p w14:paraId="3A2103CB" w14:textId="3BA239C4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365" w:name="_Toc513729920"/>
            <w:bookmarkStart w:id="3366" w:name="_Toc514515869"/>
            <w:bookmarkStart w:id="3367" w:name="_Toc514774115"/>
            <w:r w:rsidRPr="005F7A4D">
              <w:rPr>
                <w:color w:val="000000" w:themeColor="text1"/>
                <w:szCs w:val="28"/>
              </w:rPr>
              <w:t>5</w:t>
            </w:r>
            <w:bookmarkEnd w:id="3365"/>
            <w:bookmarkEnd w:id="3366"/>
            <w:bookmarkEnd w:id="3367"/>
          </w:p>
        </w:tc>
        <w:tc>
          <w:tcPr>
            <w:tcW w:w="1897" w:type="dxa"/>
            <w:vAlign w:val="center"/>
          </w:tcPr>
          <w:p w14:paraId="1F9B6342" w14:textId="598EE2F4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368" w:name="_Toc513729921"/>
            <w:bookmarkStart w:id="3369" w:name="_Toc514515870"/>
            <w:bookmarkStart w:id="3370" w:name="_Toc514774116"/>
            <w:r w:rsidRPr="005F7A4D">
              <w:rPr>
                <w:color w:val="000000" w:themeColor="text1"/>
                <w:szCs w:val="28"/>
              </w:rPr>
              <w:t>43</w:t>
            </w:r>
            <w:bookmarkEnd w:id="3368"/>
            <w:bookmarkEnd w:id="3369"/>
            <w:bookmarkEnd w:id="3370"/>
          </w:p>
        </w:tc>
      </w:tr>
      <w:tr w:rsidR="00871EC5" w:rsidRPr="005F7A4D" w14:paraId="695DC0A3" w14:textId="77777777" w:rsidTr="00A136BD">
        <w:trPr>
          <w:jc w:val="center"/>
        </w:trPr>
        <w:tc>
          <w:tcPr>
            <w:tcW w:w="3437" w:type="dxa"/>
            <w:vAlign w:val="center"/>
          </w:tcPr>
          <w:p w14:paraId="328FCCEB" w14:textId="7B22A4EB" w:rsidR="003D6242" w:rsidRPr="00075392" w:rsidRDefault="003D6242" w:rsidP="004847A8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3371" w:name="_Toc513729922"/>
            <w:bookmarkStart w:id="3372" w:name="_Toc514515871"/>
            <w:del w:id="3373" w:author="пользователь Microsoft Office" w:date="2018-05-22T16:24:00Z">
              <w:r w:rsidRPr="005F7A4D" w:rsidDel="008270F8">
                <w:rPr>
                  <w:color w:val="000000" w:themeColor="text1"/>
                  <w:szCs w:val="28"/>
                </w:rPr>
                <w:delText>Many inline functions</w:delText>
              </w:r>
            </w:del>
            <w:bookmarkStart w:id="3374" w:name="_Toc514774117"/>
            <w:bookmarkEnd w:id="3371"/>
            <w:bookmarkEnd w:id="3372"/>
            <w:ins w:id="3375" w:author="пользователь Microsoft Office" w:date="2018-05-22T16:24:00Z">
              <w:r w:rsidR="008270F8">
                <w:rPr>
                  <w:color w:val="000000" w:themeColor="text1"/>
                  <w:szCs w:val="28"/>
                </w:rPr>
                <w:t>Много встроенных (</w:t>
              </w:r>
              <w:r w:rsidR="008270F8">
                <w:rPr>
                  <w:color w:val="000000" w:themeColor="text1"/>
                  <w:szCs w:val="28"/>
                  <w:lang w:val="en-US"/>
                </w:rPr>
                <w:t>inline)</w:t>
              </w:r>
              <w:r w:rsidR="008270F8">
                <w:rPr>
                  <w:color w:val="000000" w:themeColor="text1"/>
                  <w:szCs w:val="28"/>
                </w:rPr>
                <w:t xml:space="preserve"> функций</w:t>
              </w:r>
            </w:ins>
            <w:bookmarkEnd w:id="3374"/>
          </w:p>
        </w:tc>
        <w:tc>
          <w:tcPr>
            <w:tcW w:w="2017" w:type="dxa"/>
            <w:vAlign w:val="center"/>
          </w:tcPr>
          <w:p w14:paraId="51B51C93" w14:textId="59A580CF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376" w:name="_Toc513729923"/>
            <w:bookmarkStart w:id="3377" w:name="_Toc514515872"/>
            <w:bookmarkStart w:id="3378" w:name="_Toc514774118"/>
            <w:r w:rsidRPr="005F7A4D">
              <w:rPr>
                <w:color w:val="000000" w:themeColor="text1"/>
                <w:szCs w:val="28"/>
              </w:rPr>
              <w:t>0</w:t>
            </w:r>
            <w:bookmarkEnd w:id="3376"/>
            <w:bookmarkEnd w:id="3377"/>
            <w:bookmarkEnd w:id="3378"/>
          </w:p>
        </w:tc>
        <w:tc>
          <w:tcPr>
            <w:tcW w:w="1993" w:type="dxa"/>
            <w:vAlign w:val="center"/>
          </w:tcPr>
          <w:p w14:paraId="2C161F00" w14:textId="3D4B5AB1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379" w:name="_Toc513729924"/>
            <w:bookmarkStart w:id="3380" w:name="_Toc514515873"/>
            <w:bookmarkStart w:id="3381" w:name="_Toc514774119"/>
            <w:r w:rsidRPr="005F7A4D">
              <w:rPr>
                <w:color w:val="000000" w:themeColor="text1"/>
                <w:szCs w:val="28"/>
              </w:rPr>
              <w:t>3</w:t>
            </w:r>
            <w:bookmarkEnd w:id="3379"/>
            <w:bookmarkEnd w:id="3380"/>
            <w:bookmarkEnd w:id="3381"/>
          </w:p>
        </w:tc>
        <w:tc>
          <w:tcPr>
            <w:tcW w:w="1897" w:type="dxa"/>
            <w:vAlign w:val="center"/>
          </w:tcPr>
          <w:p w14:paraId="67B0168B" w14:textId="0EE31BCF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382" w:name="_Toc513729925"/>
            <w:bookmarkStart w:id="3383" w:name="_Toc514515874"/>
            <w:bookmarkStart w:id="3384" w:name="_Toc514774120"/>
            <w:r w:rsidRPr="005F7A4D">
              <w:rPr>
                <w:color w:val="000000" w:themeColor="text1"/>
                <w:szCs w:val="28"/>
              </w:rPr>
              <w:t>3</w:t>
            </w:r>
            <w:bookmarkEnd w:id="3382"/>
            <w:bookmarkEnd w:id="3383"/>
            <w:bookmarkEnd w:id="3384"/>
          </w:p>
        </w:tc>
      </w:tr>
      <w:tr w:rsidR="00871EC5" w:rsidRPr="005F7A4D" w:rsidDel="00167747" w14:paraId="67F57B76" w14:textId="406FBE75" w:rsidTr="00CC0463">
        <w:trPr>
          <w:jc w:val="center"/>
        </w:trPr>
        <w:tc>
          <w:tcPr>
            <w:tcW w:w="3437" w:type="dxa"/>
          </w:tcPr>
          <w:p w14:paraId="75CE874E" w14:textId="17D87437" w:rsidR="00E90493" w:rsidRPr="005F7A4D" w:rsidDel="00167747" w:rsidRDefault="00E90493" w:rsidP="00CC0463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3385" w:name="_Toc513729946"/>
            <w:bookmarkStart w:id="3386" w:name="_Toc514515879"/>
            <w:moveFromRangeStart w:id="3387" w:author="пользователь Microsoft Office" w:date="2018-05-22T16:22:00Z" w:name="move514769499"/>
            <w:moveFrom w:id="3388" w:author="пользователь Microsoft Office" w:date="2018-05-22T16:22:00Z">
              <w:r w:rsidRPr="005F7A4D" w:rsidDel="00167747">
                <w:rPr>
                  <w:b/>
                  <w:color w:val="000000" w:themeColor="text1"/>
                  <w:szCs w:val="28"/>
                </w:rPr>
                <w:t>Название класса</w:t>
              </w:r>
              <w:bookmarkEnd w:id="3385"/>
              <w:bookmarkEnd w:id="3386"/>
            </w:moveFrom>
          </w:p>
        </w:tc>
        <w:tc>
          <w:tcPr>
            <w:tcW w:w="2017" w:type="dxa"/>
          </w:tcPr>
          <w:p w14:paraId="0F29A284" w14:textId="6F7826FD" w:rsidR="00E90493" w:rsidRPr="005F7A4D" w:rsidDel="00167747" w:rsidRDefault="00E90493" w:rsidP="00CC0463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3389" w:name="_Toc513729947"/>
            <w:bookmarkStart w:id="3390" w:name="_Toc514515880"/>
            <w:moveFrom w:id="3391" w:author="пользователь Microsoft Office" w:date="2018-05-22T16:22:00Z">
              <w:r w:rsidRPr="005F7A4D" w:rsidDel="00167747">
                <w:rPr>
                  <w:b/>
                  <w:color w:val="000000" w:themeColor="text1"/>
                  <w:szCs w:val="28"/>
                </w:rPr>
                <w:t>Количество аномалий по дереву разбора</w:t>
              </w:r>
              <w:bookmarkEnd w:id="3389"/>
              <w:bookmarkEnd w:id="3390"/>
            </w:moveFrom>
          </w:p>
        </w:tc>
        <w:tc>
          <w:tcPr>
            <w:tcW w:w="1993" w:type="dxa"/>
          </w:tcPr>
          <w:p w14:paraId="4B4C5A13" w14:textId="75F0113D" w:rsidR="00E90493" w:rsidRPr="005F7A4D" w:rsidDel="00167747" w:rsidRDefault="00E90493" w:rsidP="00CC0463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3392" w:name="_Toc513729948"/>
            <w:bookmarkStart w:id="3393" w:name="_Toc514515881"/>
            <w:moveFrom w:id="3394" w:author="пользователь Microsoft Office" w:date="2018-05-22T16:22:00Z">
              <w:r w:rsidRPr="005F7A4D" w:rsidDel="00167747">
                <w:rPr>
                  <w:b/>
                  <w:color w:val="000000" w:themeColor="text1"/>
                  <w:szCs w:val="28"/>
                </w:rPr>
                <w:t>Количество аномалий по байт-коду</w:t>
              </w:r>
              <w:bookmarkEnd w:id="3392"/>
              <w:bookmarkEnd w:id="3393"/>
            </w:moveFrom>
          </w:p>
        </w:tc>
        <w:tc>
          <w:tcPr>
            <w:tcW w:w="1897" w:type="dxa"/>
          </w:tcPr>
          <w:p w14:paraId="4B28669D" w14:textId="56EBCDA6" w:rsidR="00E90493" w:rsidRPr="005F7A4D" w:rsidDel="00167747" w:rsidRDefault="00E90493" w:rsidP="00CC0463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3395" w:name="_Toc513729949"/>
            <w:bookmarkStart w:id="3396" w:name="_Toc514515882"/>
            <w:moveFrom w:id="3397" w:author="пользователь Microsoft Office" w:date="2018-05-22T16:22:00Z">
              <w:r w:rsidRPr="005F7A4D" w:rsidDel="00167747">
                <w:rPr>
                  <w:b/>
                  <w:color w:val="000000" w:themeColor="text1"/>
                  <w:szCs w:val="28"/>
                </w:rPr>
                <w:t>Общее количество аномалий</w:t>
              </w:r>
              <w:bookmarkEnd w:id="3395"/>
              <w:bookmarkEnd w:id="3396"/>
            </w:moveFrom>
          </w:p>
        </w:tc>
      </w:tr>
      <w:tr w:rsidR="00871EC5" w:rsidRPr="005F7A4D" w14:paraId="50587C44" w14:textId="77777777" w:rsidTr="00A136BD">
        <w:trPr>
          <w:jc w:val="center"/>
        </w:trPr>
        <w:tc>
          <w:tcPr>
            <w:tcW w:w="3437" w:type="dxa"/>
            <w:vAlign w:val="center"/>
          </w:tcPr>
          <w:p w14:paraId="4CB42DDE" w14:textId="52DAB293" w:rsidR="003D6242" w:rsidRPr="005F7A4D" w:rsidRDefault="003D6242" w:rsidP="004847A8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3398" w:name="_Toc513729926"/>
            <w:bookmarkStart w:id="3399" w:name="_Toc514515875"/>
            <w:moveFromRangeEnd w:id="3387"/>
            <w:del w:id="3400" w:author="пользователь Microsoft Office" w:date="2018-05-22T16:24:00Z">
              <w:r w:rsidRPr="005F7A4D" w:rsidDel="009A2AD6">
                <w:rPr>
                  <w:color w:val="000000" w:themeColor="text1"/>
                  <w:szCs w:val="28"/>
                </w:rPr>
                <w:delText>Many literal strings</w:delText>
              </w:r>
            </w:del>
            <w:bookmarkStart w:id="3401" w:name="_Toc514774121"/>
            <w:bookmarkEnd w:id="3398"/>
            <w:bookmarkEnd w:id="3399"/>
            <w:ins w:id="3402" w:author="пользователь Microsoft Office" w:date="2018-05-22T16:24:00Z">
              <w:r w:rsidR="009A2AD6">
                <w:rPr>
                  <w:color w:val="000000" w:themeColor="text1"/>
                  <w:szCs w:val="28"/>
                </w:rPr>
                <w:t>Много литеральных строк</w:t>
              </w:r>
            </w:ins>
            <w:bookmarkEnd w:id="3401"/>
          </w:p>
        </w:tc>
        <w:tc>
          <w:tcPr>
            <w:tcW w:w="2017" w:type="dxa"/>
            <w:vAlign w:val="center"/>
          </w:tcPr>
          <w:p w14:paraId="375072C5" w14:textId="39AE9011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403" w:name="_Toc513729927"/>
            <w:bookmarkStart w:id="3404" w:name="_Toc514515876"/>
            <w:bookmarkStart w:id="3405" w:name="_Toc514774122"/>
            <w:r w:rsidRPr="005F7A4D">
              <w:rPr>
                <w:color w:val="000000" w:themeColor="text1"/>
                <w:szCs w:val="28"/>
              </w:rPr>
              <w:t>0</w:t>
            </w:r>
            <w:bookmarkEnd w:id="3403"/>
            <w:bookmarkEnd w:id="3404"/>
            <w:bookmarkEnd w:id="3405"/>
          </w:p>
        </w:tc>
        <w:tc>
          <w:tcPr>
            <w:tcW w:w="1993" w:type="dxa"/>
            <w:vAlign w:val="center"/>
          </w:tcPr>
          <w:p w14:paraId="244FB03B" w14:textId="78D9BB08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406" w:name="_Toc513729928"/>
            <w:bookmarkStart w:id="3407" w:name="_Toc514515877"/>
            <w:bookmarkStart w:id="3408" w:name="_Toc514774123"/>
            <w:r w:rsidRPr="005F7A4D">
              <w:rPr>
                <w:color w:val="000000" w:themeColor="text1"/>
                <w:szCs w:val="28"/>
              </w:rPr>
              <w:t>4</w:t>
            </w:r>
            <w:bookmarkEnd w:id="3406"/>
            <w:bookmarkEnd w:id="3407"/>
            <w:bookmarkEnd w:id="3408"/>
          </w:p>
        </w:tc>
        <w:tc>
          <w:tcPr>
            <w:tcW w:w="1897" w:type="dxa"/>
            <w:vAlign w:val="center"/>
          </w:tcPr>
          <w:p w14:paraId="202897E9" w14:textId="53E92076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409" w:name="_Toc513729929"/>
            <w:bookmarkStart w:id="3410" w:name="_Toc514515878"/>
            <w:bookmarkStart w:id="3411" w:name="_Toc514774124"/>
            <w:r w:rsidRPr="005F7A4D">
              <w:rPr>
                <w:color w:val="000000" w:themeColor="text1"/>
                <w:szCs w:val="28"/>
              </w:rPr>
              <w:t>4</w:t>
            </w:r>
            <w:bookmarkEnd w:id="3409"/>
            <w:bookmarkEnd w:id="3410"/>
            <w:bookmarkEnd w:id="3411"/>
          </w:p>
        </w:tc>
      </w:tr>
      <w:tr w:rsidR="00871EC5" w:rsidRPr="005F7A4D" w14:paraId="39563EAA" w14:textId="77777777" w:rsidTr="00A136BD">
        <w:trPr>
          <w:jc w:val="center"/>
        </w:trPr>
        <w:tc>
          <w:tcPr>
            <w:tcW w:w="3437" w:type="dxa"/>
            <w:vAlign w:val="center"/>
          </w:tcPr>
          <w:p w14:paraId="6DA42680" w14:textId="405B15DE" w:rsidR="003D6242" w:rsidRPr="005F7A4D" w:rsidRDefault="003D6242" w:rsidP="004847A8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3412" w:name="_Toc513729930"/>
            <w:bookmarkStart w:id="3413" w:name="_Toc514515883"/>
            <w:del w:id="3414" w:author="пользователь Microsoft Office" w:date="2018-05-22T16:24:00Z">
              <w:r w:rsidRPr="005F7A4D" w:rsidDel="00780D8F">
                <w:rPr>
                  <w:color w:val="000000" w:themeColor="text1"/>
                  <w:szCs w:val="28"/>
                </w:rPr>
                <w:delText>Many loops</w:delText>
              </w:r>
            </w:del>
            <w:bookmarkStart w:id="3415" w:name="_Toc514774125"/>
            <w:bookmarkEnd w:id="3412"/>
            <w:bookmarkEnd w:id="3413"/>
            <w:ins w:id="3416" w:author="пользователь Microsoft Office" w:date="2018-05-22T16:24:00Z">
              <w:r w:rsidR="00780D8F">
                <w:rPr>
                  <w:color w:val="000000" w:themeColor="text1"/>
                  <w:szCs w:val="28"/>
                </w:rPr>
                <w:t>Много циклов</w:t>
              </w:r>
            </w:ins>
            <w:bookmarkEnd w:id="3415"/>
          </w:p>
        </w:tc>
        <w:tc>
          <w:tcPr>
            <w:tcW w:w="2017" w:type="dxa"/>
            <w:vAlign w:val="center"/>
          </w:tcPr>
          <w:p w14:paraId="4D65E89F" w14:textId="3A467AFB" w:rsidR="003D6242" w:rsidRPr="005F7A4D" w:rsidRDefault="00BD38E9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417" w:name="_Toc513729931"/>
            <w:bookmarkStart w:id="3418" w:name="_Toc514515884"/>
            <w:bookmarkStart w:id="3419" w:name="_Toc514774126"/>
            <w:r w:rsidRPr="005F7A4D">
              <w:rPr>
                <w:color w:val="000000" w:themeColor="text1"/>
                <w:szCs w:val="28"/>
              </w:rPr>
              <w:t>8</w:t>
            </w:r>
            <w:bookmarkEnd w:id="3417"/>
            <w:bookmarkEnd w:id="3418"/>
            <w:bookmarkEnd w:id="3419"/>
          </w:p>
        </w:tc>
        <w:tc>
          <w:tcPr>
            <w:tcW w:w="1993" w:type="dxa"/>
            <w:vAlign w:val="center"/>
          </w:tcPr>
          <w:p w14:paraId="5999F9CC" w14:textId="5AE8C722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420" w:name="_Toc513729932"/>
            <w:bookmarkStart w:id="3421" w:name="_Toc514515885"/>
            <w:bookmarkStart w:id="3422" w:name="_Toc514774127"/>
            <w:r w:rsidRPr="005F7A4D">
              <w:rPr>
                <w:color w:val="000000" w:themeColor="text1"/>
                <w:szCs w:val="28"/>
              </w:rPr>
              <w:t>1</w:t>
            </w:r>
            <w:bookmarkEnd w:id="3420"/>
            <w:bookmarkEnd w:id="3421"/>
            <w:bookmarkEnd w:id="3422"/>
          </w:p>
        </w:tc>
        <w:tc>
          <w:tcPr>
            <w:tcW w:w="1897" w:type="dxa"/>
            <w:vAlign w:val="center"/>
          </w:tcPr>
          <w:p w14:paraId="0310DF61" w14:textId="46B75C68" w:rsidR="003D6242" w:rsidRPr="005F7A4D" w:rsidRDefault="00BD38E9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423" w:name="_Toc513729933"/>
            <w:bookmarkStart w:id="3424" w:name="_Toc514515886"/>
            <w:bookmarkStart w:id="3425" w:name="_Toc514774128"/>
            <w:r w:rsidRPr="005F7A4D">
              <w:rPr>
                <w:color w:val="000000" w:themeColor="text1"/>
                <w:szCs w:val="28"/>
              </w:rPr>
              <w:t>9</w:t>
            </w:r>
            <w:bookmarkEnd w:id="3423"/>
            <w:bookmarkEnd w:id="3424"/>
            <w:bookmarkEnd w:id="3425"/>
          </w:p>
        </w:tc>
      </w:tr>
      <w:tr w:rsidR="00871EC5" w:rsidRPr="005F7A4D" w14:paraId="0D4DDAFC" w14:textId="77777777" w:rsidTr="00A136BD">
        <w:trPr>
          <w:jc w:val="center"/>
        </w:trPr>
        <w:tc>
          <w:tcPr>
            <w:tcW w:w="3437" w:type="dxa"/>
            <w:vAlign w:val="center"/>
          </w:tcPr>
          <w:p w14:paraId="3CAEE2F7" w14:textId="5CC10858" w:rsidR="003D6242" w:rsidRPr="005F7A4D" w:rsidRDefault="003D6242" w:rsidP="004847A8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3426" w:name="_Toc513729934"/>
            <w:bookmarkStart w:id="3427" w:name="_Toc514515887"/>
            <w:del w:id="3428" w:author="пользователь Microsoft Office" w:date="2018-05-22T16:24:00Z">
              <w:r w:rsidRPr="005F7A4D" w:rsidDel="00075392">
                <w:rPr>
                  <w:color w:val="000000" w:themeColor="text1"/>
                  <w:szCs w:val="28"/>
                </w:rPr>
                <w:delText>Many nested structures</w:delText>
              </w:r>
            </w:del>
            <w:bookmarkStart w:id="3429" w:name="_Toc514774129"/>
            <w:bookmarkEnd w:id="3426"/>
            <w:bookmarkEnd w:id="3427"/>
            <w:ins w:id="3430" w:author="пользователь Microsoft Office" w:date="2018-05-22T16:24:00Z">
              <w:r w:rsidR="00075392">
                <w:rPr>
                  <w:color w:val="000000" w:themeColor="text1"/>
                  <w:szCs w:val="28"/>
                </w:rPr>
                <w:t>Много вложенных структур</w:t>
              </w:r>
            </w:ins>
            <w:bookmarkEnd w:id="3429"/>
          </w:p>
        </w:tc>
        <w:tc>
          <w:tcPr>
            <w:tcW w:w="2017" w:type="dxa"/>
            <w:vAlign w:val="center"/>
          </w:tcPr>
          <w:p w14:paraId="1C45FB18" w14:textId="515C39A4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431" w:name="_Toc513729935"/>
            <w:bookmarkStart w:id="3432" w:name="_Toc514515888"/>
            <w:bookmarkStart w:id="3433" w:name="_Toc514774130"/>
            <w:r w:rsidRPr="005F7A4D">
              <w:rPr>
                <w:color w:val="000000" w:themeColor="text1"/>
                <w:szCs w:val="28"/>
              </w:rPr>
              <w:t>0</w:t>
            </w:r>
            <w:bookmarkEnd w:id="3431"/>
            <w:bookmarkEnd w:id="3432"/>
            <w:bookmarkEnd w:id="3433"/>
          </w:p>
        </w:tc>
        <w:tc>
          <w:tcPr>
            <w:tcW w:w="1993" w:type="dxa"/>
            <w:vAlign w:val="center"/>
          </w:tcPr>
          <w:p w14:paraId="43BE87A2" w14:textId="5A1C305A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434" w:name="_Toc513729936"/>
            <w:bookmarkStart w:id="3435" w:name="_Toc514515889"/>
            <w:bookmarkStart w:id="3436" w:name="_Toc514774131"/>
            <w:r w:rsidRPr="005F7A4D">
              <w:rPr>
                <w:color w:val="000000" w:themeColor="text1"/>
                <w:szCs w:val="28"/>
              </w:rPr>
              <w:t>2</w:t>
            </w:r>
            <w:bookmarkEnd w:id="3434"/>
            <w:bookmarkEnd w:id="3435"/>
            <w:bookmarkEnd w:id="3436"/>
          </w:p>
        </w:tc>
        <w:tc>
          <w:tcPr>
            <w:tcW w:w="1897" w:type="dxa"/>
            <w:vAlign w:val="center"/>
          </w:tcPr>
          <w:p w14:paraId="7F66295D" w14:textId="0677DC7E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437" w:name="_Toc513729937"/>
            <w:bookmarkStart w:id="3438" w:name="_Toc514515890"/>
            <w:bookmarkStart w:id="3439" w:name="_Toc514774132"/>
            <w:r w:rsidRPr="005F7A4D">
              <w:rPr>
                <w:color w:val="000000" w:themeColor="text1"/>
                <w:szCs w:val="28"/>
              </w:rPr>
              <w:t>2</w:t>
            </w:r>
            <w:bookmarkEnd w:id="3437"/>
            <w:bookmarkEnd w:id="3438"/>
            <w:bookmarkEnd w:id="3439"/>
          </w:p>
        </w:tc>
      </w:tr>
      <w:tr w:rsidR="00871EC5" w:rsidRPr="005F7A4D" w14:paraId="5AEC82E4" w14:textId="77777777" w:rsidTr="00A136BD">
        <w:trPr>
          <w:jc w:val="center"/>
        </w:trPr>
        <w:tc>
          <w:tcPr>
            <w:tcW w:w="3437" w:type="dxa"/>
            <w:vAlign w:val="center"/>
          </w:tcPr>
          <w:p w14:paraId="7ED6B54F" w14:textId="72BE3710" w:rsidR="003D6242" w:rsidRPr="00A94DD2" w:rsidRDefault="003D6242" w:rsidP="00F54841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  <w:rPrChange w:id="3440" w:author="пользователь Microsoft Office" w:date="2018-05-22T16:25:00Z">
                  <w:rPr>
                    <w:color w:val="000000" w:themeColor="text1"/>
                    <w:szCs w:val="28"/>
                    <w:lang w:val="en-US"/>
                  </w:rPr>
                </w:rPrChange>
              </w:rPr>
            </w:pPr>
            <w:bookmarkStart w:id="3441" w:name="_Toc513729938"/>
            <w:bookmarkStart w:id="3442" w:name="_Toc514515891"/>
            <w:del w:id="3443" w:author="пользователь Microsoft Office" w:date="2018-05-22T16:24:00Z">
              <w:r w:rsidRPr="005F7A4D" w:rsidDel="008B042F">
                <w:rPr>
                  <w:color w:val="000000" w:themeColor="text1"/>
                  <w:szCs w:val="28"/>
                  <w:lang w:val="en-US"/>
                </w:rPr>
                <w:delText>Many</w:delText>
              </w:r>
              <w:r w:rsidRPr="008B042F" w:rsidDel="008B042F">
                <w:rPr>
                  <w:color w:val="000000" w:themeColor="text1"/>
                  <w:szCs w:val="28"/>
                  <w:rPrChange w:id="3444" w:author="пользователь Microsoft Office" w:date="2018-05-22T16:24:00Z">
                    <w:rPr>
                      <w:color w:val="000000" w:themeColor="text1"/>
                      <w:szCs w:val="28"/>
                      <w:lang w:val="en-US"/>
                    </w:rPr>
                  </w:rPrChange>
                </w:rPr>
                <w:delText xml:space="preserve"> </w:delText>
              </w:r>
              <w:r w:rsidRPr="005F7A4D" w:rsidDel="008B042F">
                <w:rPr>
                  <w:color w:val="000000" w:themeColor="text1"/>
                  <w:szCs w:val="28"/>
                  <w:lang w:val="en-US"/>
                </w:rPr>
                <w:delText>not</w:delText>
              </w:r>
              <w:r w:rsidRPr="008B042F" w:rsidDel="008B042F">
                <w:rPr>
                  <w:color w:val="000000" w:themeColor="text1"/>
                  <w:szCs w:val="28"/>
                  <w:rPrChange w:id="3445" w:author="пользователь Microsoft Office" w:date="2018-05-22T16:24:00Z">
                    <w:rPr>
                      <w:color w:val="000000" w:themeColor="text1"/>
                      <w:szCs w:val="28"/>
                      <w:lang w:val="en-US"/>
                    </w:rPr>
                  </w:rPrChange>
                </w:rPr>
                <w:delText xml:space="preserve"> </w:delText>
              </w:r>
              <w:r w:rsidRPr="005F7A4D" w:rsidDel="008B042F">
                <w:rPr>
                  <w:color w:val="000000" w:themeColor="text1"/>
                  <w:szCs w:val="28"/>
                  <w:lang w:val="en-US"/>
                </w:rPr>
                <w:delText>null</w:delText>
              </w:r>
              <w:r w:rsidRPr="008B042F" w:rsidDel="008B042F">
                <w:rPr>
                  <w:color w:val="000000" w:themeColor="text1"/>
                  <w:szCs w:val="28"/>
                  <w:rPrChange w:id="3446" w:author="пользователь Microsoft Office" w:date="2018-05-22T16:24:00Z">
                    <w:rPr>
                      <w:color w:val="000000" w:themeColor="text1"/>
                      <w:szCs w:val="28"/>
                      <w:lang w:val="en-US"/>
                    </w:rPr>
                  </w:rPrChange>
                </w:rPr>
                <w:delText xml:space="preserve"> </w:delText>
              </w:r>
              <w:r w:rsidRPr="005F7A4D" w:rsidDel="008B042F">
                <w:rPr>
                  <w:color w:val="000000" w:themeColor="text1"/>
                  <w:szCs w:val="28"/>
                  <w:lang w:val="en-US"/>
                </w:rPr>
                <w:delText>assertion</w:delText>
              </w:r>
              <w:r w:rsidRPr="008B042F" w:rsidDel="008B042F">
                <w:rPr>
                  <w:color w:val="000000" w:themeColor="text1"/>
                  <w:szCs w:val="28"/>
                  <w:rPrChange w:id="3447" w:author="пользователь Microsoft Office" w:date="2018-05-22T16:24:00Z">
                    <w:rPr>
                      <w:color w:val="000000" w:themeColor="text1"/>
                      <w:szCs w:val="28"/>
                      <w:lang w:val="en-US"/>
                    </w:rPr>
                  </w:rPrChange>
                </w:rPr>
                <w:delText xml:space="preserve"> </w:delText>
              </w:r>
              <w:r w:rsidRPr="005F7A4D" w:rsidDel="008B042F">
                <w:rPr>
                  <w:color w:val="000000" w:themeColor="text1"/>
                  <w:szCs w:val="28"/>
                  <w:lang w:val="en-US"/>
                </w:rPr>
                <w:delText>operators</w:delText>
              </w:r>
            </w:del>
            <w:bookmarkStart w:id="3448" w:name="_Toc514774133"/>
            <w:bookmarkEnd w:id="3441"/>
            <w:bookmarkEnd w:id="3442"/>
            <w:ins w:id="3449" w:author="пользователь Microsoft Office" w:date="2018-05-22T16:24:00Z">
              <w:r w:rsidR="008B042F" w:rsidRPr="008B042F">
                <w:rPr>
                  <w:color w:val="000000" w:themeColor="text1"/>
                  <w:szCs w:val="28"/>
                  <w:rPrChange w:id="3450" w:author="пользователь Microsoft Office" w:date="2018-05-22T16:24:00Z">
                    <w:rPr>
                      <w:color w:val="000000" w:themeColor="text1"/>
                      <w:szCs w:val="28"/>
                      <w:lang w:val="en-US"/>
                    </w:rPr>
                  </w:rPrChange>
                </w:rPr>
                <w:t xml:space="preserve">Много операторов приведения к </w:t>
              </w:r>
            </w:ins>
            <w:proofErr w:type="spellStart"/>
            <w:ins w:id="3451" w:author="пользователь Microsoft Office" w:date="2018-05-22T16:25:00Z">
              <w:r w:rsidR="00A94DD2">
                <w:rPr>
                  <w:color w:val="000000" w:themeColor="text1"/>
                  <w:szCs w:val="28"/>
                </w:rPr>
                <w:t>not</w:t>
              </w:r>
            </w:ins>
            <w:proofErr w:type="spellEnd"/>
            <w:ins w:id="3452" w:author="пользователь Microsoft Office" w:date="2018-05-22T16:24:00Z">
              <w:r w:rsidR="008B042F" w:rsidRPr="008B042F">
                <w:rPr>
                  <w:color w:val="000000" w:themeColor="text1"/>
                  <w:szCs w:val="28"/>
                  <w:rPrChange w:id="3453" w:author="пользователь Microsoft Office" w:date="2018-05-22T16:24:00Z">
                    <w:rPr>
                      <w:color w:val="000000" w:themeColor="text1"/>
                      <w:szCs w:val="28"/>
                      <w:lang w:val="en-US"/>
                    </w:rPr>
                  </w:rPrChange>
                </w:rPr>
                <w:t>-</w:t>
              </w:r>
              <w:proofErr w:type="spellStart"/>
              <w:r w:rsidR="008B042F">
                <w:rPr>
                  <w:color w:val="000000" w:themeColor="text1"/>
                  <w:szCs w:val="28"/>
                  <w:lang w:val="en-US"/>
                </w:rPr>
                <w:t>null</w:t>
              </w:r>
            </w:ins>
            <w:ins w:id="3454" w:author="пользователь Microsoft Office" w:date="2018-05-22T16:25:00Z">
              <w:r w:rsidR="00F54841">
                <w:rPr>
                  <w:color w:val="000000" w:themeColor="text1"/>
                  <w:szCs w:val="28"/>
                  <w:lang w:val="en-US"/>
                </w:rPr>
                <w:t>a</w:t>
              </w:r>
              <w:r w:rsidR="00A94DD2">
                <w:rPr>
                  <w:color w:val="000000" w:themeColor="text1"/>
                  <w:szCs w:val="28"/>
                  <w:lang w:val="en-US"/>
                </w:rPr>
                <w:t>ble</w:t>
              </w:r>
            </w:ins>
            <w:proofErr w:type="spellEnd"/>
            <w:ins w:id="3455" w:author="пользователь Microsoft Office" w:date="2018-05-22T16:24:00Z">
              <w:r w:rsidR="008B042F" w:rsidRPr="00A94DD2">
                <w:rPr>
                  <w:color w:val="000000" w:themeColor="text1"/>
                  <w:szCs w:val="28"/>
                  <w:rPrChange w:id="3456" w:author="пользователь Microsoft Office" w:date="2018-05-22T16:25:00Z">
                    <w:rPr>
                      <w:color w:val="000000" w:themeColor="text1"/>
                      <w:szCs w:val="28"/>
                      <w:lang w:val="en-US"/>
                    </w:rPr>
                  </w:rPrChange>
                </w:rPr>
                <w:t xml:space="preserve"> типу</w:t>
              </w:r>
            </w:ins>
            <w:bookmarkEnd w:id="3448"/>
          </w:p>
        </w:tc>
        <w:tc>
          <w:tcPr>
            <w:tcW w:w="2017" w:type="dxa"/>
            <w:vAlign w:val="center"/>
          </w:tcPr>
          <w:p w14:paraId="0DF687A5" w14:textId="3F52818D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457" w:name="_Toc513729939"/>
            <w:bookmarkStart w:id="3458" w:name="_Toc514515892"/>
            <w:bookmarkStart w:id="3459" w:name="_Toc514774134"/>
            <w:r w:rsidRPr="005F7A4D">
              <w:rPr>
                <w:color w:val="000000" w:themeColor="text1"/>
                <w:szCs w:val="28"/>
              </w:rPr>
              <w:t>0</w:t>
            </w:r>
            <w:bookmarkEnd w:id="3457"/>
            <w:bookmarkEnd w:id="3458"/>
            <w:bookmarkEnd w:id="3459"/>
          </w:p>
        </w:tc>
        <w:tc>
          <w:tcPr>
            <w:tcW w:w="1993" w:type="dxa"/>
            <w:vAlign w:val="center"/>
          </w:tcPr>
          <w:p w14:paraId="45BE86CE" w14:textId="5B40C567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460" w:name="_Toc513729940"/>
            <w:bookmarkStart w:id="3461" w:name="_Toc514515893"/>
            <w:bookmarkStart w:id="3462" w:name="_Toc514774135"/>
            <w:r w:rsidRPr="005F7A4D">
              <w:rPr>
                <w:color w:val="000000" w:themeColor="text1"/>
                <w:szCs w:val="28"/>
              </w:rPr>
              <w:t>1</w:t>
            </w:r>
            <w:bookmarkEnd w:id="3460"/>
            <w:bookmarkEnd w:id="3461"/>
            <w:bookmarkEnd w:id="3462"/>
          </w:p>
        </w:tc>
        <w:tc>
          <w:tcPr>
            <w:tcW w:w="1897" w:type="dxa"/>
            <w:vAlign w:val="center"/>
          </w:tcPr>
          <w:p w14:paraId="394659B7" w14:textId="5EE1EFAF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463" w:name="_Toc513729941"/>
            <w:bookmarkStart w:id="3464" w:name="_Toc514515894"/>
            <w:bookmarkStart w:id="3465" w:name="_Toc514774136"/>
            <w:r w:rsidRPr="005F7A4D">
              <w:rPr>
                <w:color w:val="000000" w:themeColor="text1"/>
                <w:szCs w:val="28"/>
              </w:rPr>
              <w:t>1</w:t>
            </w:r>
            <w:bookmarkEnd w:id="3463"/>
            <w:bookmarkEnd w:id="3464"/>
            <w:bookmarkEnd w:id="3465"/>
          </w:p>
        </w:tc>
      </w:tr>
      <w:tr w:rsidR="00B745AA" w:rsidRPr="005F7A4D" w14:paraId="5EDB5201" w14:textId="77777777" w:rsidTr="003004E2">
        <w:trPr>
          <w:jc w:val="center"/>
          <w:ins w:id="3466" w:author="пользователь Microsoft Office" w:date="2018-05-22T16:25:00Z"/>
        </w:trPr>
        <w:tc>
          <w:tcPr>
            <w:tcW w:w="3437" w:type="dxa"/>
          </w:tcPr>
          <w:p w14:paraId="70A9BA23" w14:textId="77777777" w:rsidR="00B745AA" w:rsidRPr="005F7A4D" w:rsidRDefault="00B745AA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ins w:id="3467" w:author="пользователь Microsoft Office" w:date="2018-05-22T16:25:00Z"/>
                <w:b/>
                <w:color w:val="000000" w:themeColor="text1"/>
                <w:szCs w:val="28"/>
              </w:rPr>
            </w:pPr>
            <w:bookmarkStart w:id="3468" w:name="_Toc514774137"/>
            <w:ins w:id="3469" w:author="пользователь Microsoft Office" w:date="2018-05-22T16:25:00Z">
              <w:r w:rsidRPr="005F7A4D">
                <w:rPr>
                  <w:b/>
                  <w:color w:val="000000" w:themeColor="text1"/>
                  <w:szCs w:val="28"/>
                </w:rPr>
                <w:lastRenderedPageBreak/>
                <w:t>Название класса</w:t>
              </w:r>
              <w:bookmarkEnd w:id="3468"/>
            </w:ins>
          </w:p>
        </w:tc>
        <w:tc>
          <w:tcPr>
            <w:tcW w:w="2017" w:type="dxa"/>
          </w:tcPr>
          <w:p w14:paraId="3A56B93E" w14:textId="77777777" w:rsidR="00B745AA" w:rsidRPr="005F7A4D" w:rsidRDefault="00B745AA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ins w:id="3470" w:author="пользователь Microsoft Office" w:date="2018-05-22T16:25:00Z"/>
                <w:b/>
                <w:color w:val="000000" w:themeColor="text1"/>
                <w:szCs w:val="28"/>
              </w:rPr>
            </w:pPr>
            <w:bookmarkStart w:id="3471" w:name="_Toc514774138"/>
            <w:ins w:id="3472" w:author="пользователь Microsoft Office" w:date="2018-05-22T16:25:00Z">
              <w:r w:rsidRPr="005F7A4D">
                <w:rPr>
                  <w:b/>
                  <w:color w:val="000000" w:themeColor="text1"/>
                  <w:szCs w:val="28"/>
                </w:rPr>
                <w:t>Количество аномалий по дереву разбора</w:t>
              </w:r>
              <w:bookmarkEnd w:id="3471"/>
            </w:ins>
          </w:p>
        </w:tc>
        <w:tc>
          <w:tcPr>
            <w:tcW w:w="1993" w:type="dxa"/>
          </w:tcPr>
          <w:p w14:paraId="2C0D41FD" w14:textId="77777777" w:rsidR="00B745AA" w:rsidRPr="005F7A4D" w:rsidRDefault="00B745AA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ins w:id="3473" w:author="пользователь Microsoft Office" w:date="2018-05-22T16:25:00Z"/>
                <w:b/>
                <w:color w:val="000000" w:themeColor="text1"/>
                <w:szCs w:val="28"/>
              </w:rPr>
            </w:pPr>
            <w:bookmarkStart w:id="3474" w:name="_Toc514774139"/>
            <w:ins w:id="3475" w:author="пользователь Microsoft Office" w:date="2018-05-22T16:25:00Z">
              <w:r w:rsidRPr="005F7A4D">
                <w:rPr>
                  <w:b/>
                  <w:color w:val="000000" w:themeColor="text1"/>
                  <w:szCs w:val="28"/>
                </w:rPr>
                <w:t>Количество аномалий по байт-коду</w:t>
              </w:r>
              <w:bookmarkEnd w:id="3474"/>
            </w:ins>
          </w:p>
        </w:tc>
        <w:tc>
          <w:tcPr>
            <w:tcW w:w="1897" w:type="dxa"/>
          </w:tcPr>
          <w:p w14:paraId="13A93ECF" w14:textId="77777777" w:rsidR="00B745AA" w:rsidRPr="005F7A4D" w:rsidRDefault="00B745AA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ins w:id="3476" w:author="пользователь Microsoft Office" w:date="2018-05-22T16:25:00Z"/>
                <w:b/>
                <w:color w:val="000000" w:themeColor="text1"/>
                <w:szCs w:val="28"/>
              </w:rPr>
            </w:pPr>
            <w:bookmarkStart w:id="3477" w:name="_Toc514774140"/>
            <w:ins w:id="3478" w:author="пользователь Microsoft Office" w:date="2018-05-22T16:25:00Z">
              <w:r w:rsidRPr="005F7A4D">
                <w:rPr>
                  <w:b/>
                  <w:color w:val="000000" w:themeColor="text1"/>
                  <w:szCs w:val="28"/>
                </w:rPr>
                <w:t>Общее количество аномалий</w:t>
              </w:r>
              <w:bookmarkEnd w:id="3477"/>
            </w:ins>
          </w:p>
        </w:tc>
      </w:tr>
      <w:tr w:rsidR="00871EC5" w:rsidRPr="005F7A4D" w14:paraId="7E008428" w14:textId="77777777" w:rsidTr="00A136BD">
        <w:trPr>
          <w:jc w:val="center"/>
        </w:trPr>
        <w:tc>
          <w:tcPr>
            <w:tcW w:w="3437" w:type="dxa"/>
            <w:vAlign w:val="center"/>
          </w:tcPr>
          <w:p w14:paraId="3E66549F" w14:textId="37AD65E2" w:rsidR="003D6242" w:rsidRPr="005F7A4D" w:rsidRDefault="003D6242" w:rsidP="004847A8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3479" w:name="_Toc513729942"/>
            <w:bookmarkStart w:id="3480" w:name="_Toc514515895"/>
            <w:del w:id="3481" w:author="пользователь Microsoft Office" w:date="2018-05-22T16:25:00Z">
              <w:r w:rsidRPr="005F7A4D" w:rsidDel="00400FA3">
                <w:rPr>
                  <w:color w:val="000000" w:themeColor="text1"/>
                  <w:szCs w:val="28"/>
                </w:rPr>
                <w:delText>Many root function definitions</w:delText>
              </w:r>
            </w:del>
            <w:bookmarkStart w:id="3482" w:name="_Toc514774141"/>
            <w:bookmarkEnd w:id="3479"/>
            <w:bookmarkEnd w:id="3480"/>
            <w:ins w:id="3483" w:author="пользователь Microsoft Office" w:date="2018-05-22T16:25:00Z">
              <w:r w:rsidR="00400FA3">
                <w:rPr>
                  <w:color w:val="000000" w:themeColor="text1"/>
                  <w:szCs w:val="28"/>
                </w:rPr>
                <w:t>Много корневых функций</w:t>
              </w:r>
            </w:ins>
            <w:bookmarkEnd w:id="3482"/>
          </w:p>
        </w:tc>
        <w:tc>
          <w:tcPr>
            <w:tcW w:w="2017" w:type="dxa"/>
            <w:vAlign w:val="center"/>
          </w:tcPr>
          <w:p w14:paraId="76C931E6" w14:textId="1CB502AA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484" w:name="_Toc513729943"/>
            <w:bookmarkStart w:id="3485" w:name="_Toc514515896"/>
            <w:bookmarkStart w:id="3486" w:name="_Toc514774142"/>
            <w:r w:rsidRPr="005F7A4D">
              <w:rPr>
                <w:color w:val="000000" w:themeColor="text1"/>
                <w:szCs w:val="28"/>
              </w:rPr>
              <w:t>0</w:t>
            </w:r>
            <w:bookmarkEnd w:id="3484"/>
            <w:bookmarkEnd w:id="3485"/>
            <w:bookmarkEnd w:id="3486"/>
          </w:p>
        </w:tc>
        <w:tc>
          <w:tcPr>
            <w:tcW w:w="1993" w:type="dxa"/>
            <w:vAlign w:val="center"/>
          </w:tcPr>
          <w:p w14:paraId="1F8C321A" w14:textId="6733F16C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487" w:name="_Toc513729944"/>
            <w:bookmarkStart w:id="3488" w:name="_Toc514515897"/>
            <w:bookmarkStart w:id="3489" w:name="_Toc514774143"/>
            <w:r w:rsidRPr="005F7A4D">
              <w:rPr>
                <w:color w:val="000000" w:themeColor="text1"/>
                <w:szCs w:val="28"/>
              </w:rPr>
              <w:t>4</w:t>
            </w:r>
            <w:bookmarkEnd w:id="3487"/>
            <w:bookmarkEnd w:id="3488"/>
            <w:bookmarkEnd w:id="3489"/>
          </w:p>
        </w:tc>
        <w:tc>
          <w:tcPr>
            <w:tcW w:w="1897" w:type="dxa"/>
            <w:vAlign w:val="center"/>
          </w:tcPr>
          <w:p w14:paraId="606AD880" w14:textId="4EC1A8E1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490" w:name="_Toc513729945"/>
            <w:bookmarkStart w:id="3491" w:name="_Toc514515898"/>
            <w:bookmarkStart w:id="3492" w:name="_Toc514774144"/>
            <w:r w:rsidRPr="005F7A4D">
              <w:rPr>
                <w:color w:val="000000" w:themeColor="text1"/>
                <w:szCs w:val="28"/>
              </w:rPr>
              <w:t>4</w:t>
            </w:r>
            <w:bookmarkEnd w:id="3490"/>
            <w:bookmarkEnd w:id="3491"/>
            <w:bookmarkEnd w:id="3492"/>
          </w:p>
        </w:tc>
      </w:tr>
      <w:tr w:rsidR="00871EC5" w:rsidRPr="005F7A4D" w14:paraId="1226B7DF" w14:textId="77777777" w:rsidTr="00A136BD">
        <w:trPr>
          <w:jc w:val="center"/>
        </w:trPr>
        <w:tc>
          <w:tcPr>
            <w:tcW w:w="3437" w:type="dxa"/>
            <w:vAlign w:val="center"/>
          </w:tcPr>
          <w:p w14:paraId="74DAF4AE" w14:textId="4C87B5E5" w:rsidR="003D6242" w:rsidRPr="005F7A4D" w:rsidRDefault="003D6242" w:rsidP="004847A8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3493" w:name="_Toc513729950"/>
            <w:bookmarkStart w:id="3494" w:name="_Toc514515899"/>
            <w:del w:id="3495" w:author="пользователь Microsoft Office" w:date="2018-05-22T16:25:00Z">
              <w:r w:rsidRPr="005F7A4D" w:rsidDel="00D86128">
                <w:rPr>
                  <w:color w:val="000000" w:themeColor="text1"/>
                  <w:szCs w:val="28"/>
                </w:rPr>
                <w:delText>Many safe calls</w:delText>
              </w:r>
            </w:del>
            <w:bookmarkStart w:id="3496" w:name="_Toc514774145"/>
            <w:bookmarkEnd w:id="3493"/>
            <w:bookmarkEnd w:id="3494"/>
            <w:ins w:id="3497" w:author="пользователь Microsoft Office" w:date="2018-05-22T16:25:00Z">
              <w:r w:rsidR="00D86128">
                <w:rPr>
                  <w:color w:val="000000" w:themeColor="text1"/>
                  <w:szCs w:val="28"/>
                </w:rPr>
                <w:t>Много безопасных вызовов</w:t>
              </w:r>
            </w:ins>
            <w:bookmarkEnd w:id="3496"/>
          </w:p>
        </w:tc>
        <w:tc>
          <w:tcPr>
            <w:tcW w:w="2017" w:type="dxa"/>
            <w:vAlign w:val="center"/>
          </w:tcPr>
          <w:p w14:paraId="0EE9A4AF" w14:textId="7678A81C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498" w:name="_Toc513729951"/>
            <w:bookmarkStart w:id="3499" w:name="_Toc514515900"/>
            <w:bookmarkStart w:id="3500" w:name="_Toc514774146"/>
            <w:r w:rsidRPr="005F7A4D">
              <w:rPr>
                <w:color w:val="000000" w:themeColor="text1"/>
                <w:szCs w:val="28"/>
              </w:rPr>
              <w:t>0</w:t>
            </w:r>
            <w:bookmarkEnd w:id="3498"/>
            <w:bookmarkEnd w:id="3499"/>
            <w:bookmarkEnd w:id="3500"/>
          </w:p>
        </w:tc>
        <w:tc>
          <w:tcPr>
            <w:tcW w:w="1993" w:type="dxa"/>
            <w:vAlign w:val="center"/>
          </w:tcPr>
          <w:p w14:paraId="345F8F96" w14:textId="0DD63B5A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501" w:name="_Toc513729952"/>
            <w:bookmarkStart w:id="3502" w:name="_Toc514515901"/>
            <w:bookmarkStart w:id="3503" w:name="_Toc514774147"/>
            <w:r w:rsidRPr="005F7A4D">
              <w:rPr>
                <w:color w:val="000000" w:themeColor="text1"/>
                <w:szCs w:val="28"/>
              </w:rPr>
              <w:t>1</w:t>
            </w:r>
            <w:bookmarkEnd w:id="3501"/>
            <w:bookmarkEnd w:id="3502"/>
            <w:bookmarkEnd w:id="3503"/>
          </w:p>
        </w:tc>
        <w:tc>
          <w:tcPr>
            <w:tcW w:w="1897" w:type="dxa"/>
            <w:vAlign w:val="center"/>
          </w:tcPr>
          <w:p w14:paraId="5114484E" w14:textId="6EAFA4DD" w:rsidR="003D6242" w:rsidRPr="005F7A4D" w:rsidRDefault="00161CBC" w:rsidP="008915A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504" w:name="_Toc513729953"/>
            <w:bookmarkStart w:id="3505" w:name="_Toc514515902"/>
            <w:bookmarkStart w:id="3506" w:name="_Toc514774148"/>
            <w:r w:rsidRPr="005F7A4D">
              <w:rPr>
                <w:color w:val="000000" w:themeColor="text1"/>
                <w:szCs w:val="28"/>
              </w:rPr>
              <w:t>1</w:t>
            </w:r>
            <w:bookmarkEnd w:id="3504"/>
            <w:bookmarkEnd w:id="3505"/>
            <w:bookmarkEnd w:id="3506"/>
          </w:p>
        </w:tc>
      </w:tr>
      <w:tr w:rsidR="00871EC5" w:rsidRPr="005F7A4D" w14:paraId="0A403B73" w14:textId="77777777" w:rsidTr="00A136BD">
        <w:trPr>
          <w:jc w:val="center"/>
        </w:trPr>
        <w:tc>
          <w:tcPr>
            <w:tcW w:w="3437" w:type="dxa"/>
            <w:vAlign w:val="center"/>
          </w:tcPr>
          <w:p w14:paraId="7268B030" w14:textId="09ABE3F6" w:rsidR="003D6242" w:rsidRPr="00847453" w:rsidRDefault="003D6242" w:rsidP="004847A8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  <w:rPrChange w:id="3507" w:author="пользователь Microsoft Office" w:date="2018-05-22T16:26:00Z">
                  <w:rPr>
                    <w:color w:val="000000" w:themeColor="text1"/>
                    <w:szCs w:val="28"/>
                    <w:lang w:val="en-GB"/>
                  </w:rPr>
                </w:rPrChange>
              </w:rPr>
            </w:pPr>
            <w:bookmarkStart w:id="3508" w:name="_Toc513729954"/>
            <w:bookmarkStart w:id="3509" w:name="_Toc514515903"/>
            <w:del w:id="3510" w:author="пользователь Microsoft Office" w:date="2018-05-22T16:25:00Z">
              <w:r w:rsidRPr="005F7A4D" w:rsidDel="0073491E">
                <w:rPr>
                  <w:color w:val="000000" w:themeColor="text1"/>
                  <w:szCs w:val="28"/>
                </w:rPr>
                <w:delText>Many similar call expressions</w:delText>
              </w:r>
            </w:del>
            <w:bookmarkStart w:id="3511" w:name="_Toc514774149"/>
            <w:bookmarkEnd w:id="3508"/>
            <w:bookmarkEnd w:id="3509"/>
            <w:ins w:id="3512" w:author="пользователь Microsoft Office" w:date="2018-05-22T16:25:00Z">
              <w:r w:rsidR="0073491E">
                <w:rPr>
                  <w:color w:val="000000" w:themeColor="text1"/>
                  <w:szCs w:val="28"/>
                </w:rPr>
                <w:t>Много похожих вызовов методов или функций</w:t>
              </w:r>
            </w:ins>
            <w:bookmarkEnd w:id="3511"/>
          </w:p>
        </w:tc>
        <w:tc>
          <w:tcPr>
            <w:tcW w:w="2017" w:type="dxa"/>
            <w:vAlign w:val="center"/>
          </w:tcPr>
          <w:p w14:paraId="353C1AE6" w14:textId="6354A2D3" w:rsidR="003D6242" w:rsidRPr="005F7A4D" w:rsidRDefault="00161CBC" w:rsidP="00D40158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513" w:name="_Toc513729955"/>
            <w:bookmarkStart w:id="3514" w:name="_Toc514515904"/>
            <w:bookmarkStart w:id="3515" w:name="_Toc514774150"/>
            <w:r w:rsidRPr="005F7A4D">
              <w:rPr>
                <w:color w:val="000000" w:themeColor="text1"/>
                <w:szCs w:val="28"/>
              </w:rPr>
              <w:t>86</w:t>
            </w:r>
            <w:bookmarkEnd w:id="3513"/>
            <w:bookmarkEnd w:id="3514"/>
            <w:bookmarkEnd w:id="3515"/>
          </w:p>
        </w:tc>
        <w:tc>
          <w:tcPr>
            <w:tcW w:w="1993" w:type="dxa"/>
            <w:vAlign w:val="center"/>
          </w:tcPr>
          <w:p w14:paraId="5DE0ADF6" w14:textId="40F77243" w:rsidR="003D6242" w:rsidRPr="005F7A4D" w:rsidRDefault="00161CBC" w:rsidP="00D40158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516" w:name="_Toc513729956"/>
            <w:bookmarkStart w:id="3517" w:name="_Toc514515905"/>
            <w:bookmarkStart w:id="3518" w:name="_Toc514774151"/>
            <w:r w:rsidRPr="005F7A4D">
              <w:rPr>
                <w:color w:val="000000" w:themeColor="text1"/>
                <w:szCs w:val="28"/>
              </w:rPr>
              <w:t>42</w:t>
            </w:r>
            <w:bookmarkEnd w:id="3516"/>
            <w:bookmarkEnd w:id="3517"/>
            <w:bookmarkEnd w:id="3518"/>
          </w:p>
        </w:tc>
        <w:tc>
          <w:tcPr>
            <w:tcW w:w="1897" w:type="dxa"/>
            <w:vAlign w:val="center"/>
          </w:tcPr>
          <w:p w14:paraId="0F7EB05B" w14:textId="6FE7469C" w:rsidR="003D6242" w:rsidRPr="005F7A4D" w:rsidRDefault="00161CBC" w:rsidP="00D40158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519" w:name="_Toc513729957"/>
            <w:bookmarkStart w:id="3520" w:name="_Toc514515906"/>
            <w:bookmarkStart w:id="3521" w:name="_Toc514774152"/>
            <w:r w:rsidRPr="005F7A4D">
              <w:rPr>
                <w:color w:val="000000" w:themeColor="text1"/>
                <w:szCs w:val="28"/>
              </w:rPr>
              <w:t>128</w:t>
            </w:r>
            <w:bookmarkEnd w:id="3519"/>
            <w:bookmarkEnd w:id="3520"/>
            <w:bookmarkEnd w:id="3521"/>
          </w:p>
        </w:tc>
      </w:tr>
      <w:tr w:rsidR="00871EC5" w:rsidRPr="005F7A4D" w14:paraId="6DA92FAE" w14:textId="77777777" w:rsidTr="00A136BD">
        <w:trPr>
          <w:jc w:val="center"/>
        </w:trPr>
        <w:tc>
          <w:tcPr>
            <w:tcW w:w="3437" w:type="dxa"/>
            <w:vAlign w:val="center"/>
          </w:tcPr>
          <w:p w14:paraId="5D355A95" w14:textId="61A49557" w:rsidR="003D6242" w:rsidRPr="005F7A4D" w:rsidRDefault="003D6242" w:rsidP="00847453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3522" w:name="_Toc513729958"/>
            <w:bookmarkStart w:id="3523" w:name="_Toc514515907"/>
            <w:del w:id="3524" w:author="пользователь Microsoft Office" w:date="2018-05-22T16:26:00Z">
              <w:r w:rsidRPr="005F7A4D" w:rsidDel="00847453">
                <w:rPr>
                  <w:color w:val="000000" w:themeColor="text1"/>
                  <w:szCs w:val="28"/>
                </w:rPr>
                <w:delText>Many square bracket annotations</w:delText>
              </w:r>
            </w:del>
            <w:bookmarkStart w:id="3525" w:name="_Toc514774153"/>
            <w:bookmarkEnd w:id="3522"/>
            <w:bookmarkEnd w:id="3523"/>
            <w:ins w:id="3526" w:author="пользователь Microsoft Office" w:date="2018-05-22T16:26:00Z">
              <w:r w:rsidR="00847453">
                <w:rPr>
                  <w:color w:val="000000" w:themeColor="text1"/>
                  <w:szCs w:val="28"/>
                </w:rPr>
                <w:t>Много аннотаций, заданных квадратными скобками</w:t>
              </w:r>
            </w:ins>
            <w:bookmarkEnd w:id="3525"/>
          </w:p>
        </w:tc>
        <w:tc>
          <w:tcPr>
            <w:tcW w:w="2017" w:type="dxa"/>
            <w:vAlign w:val="center"/>
          </w:tcPr>
          <w:p w14:paraId="62E0DB9F" w14:textId="168CB973" w:rsidR="003D6242" w:rsidRPr="005F7A4D" w:rsidRDefault="00161CBC" w:rsidP="00D40158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527" w:name="_Toc513729959"/>
            <w:bookmarkStart w:id="3528" w:name="_Toc514515908"/>
            <w:bookmarkStart w:id="3529" w:name="_Toc514774154"/>
            <w:r w:rsidRPr="005F7A4D">
              <w:rPr>
                <w:color w:val="000000" w:themeColor="text1"/>
                <w:szCs w:val="28"/>
              </w:rPr>
              <w:t>0</w:t>
            </w:r>
            <w:bookmarkEnd w:id="3527"/>
            <w:bookmarkEnd w:id="3528"/>
            <w:bookmarkEnd w:id="3529"/>
          </w:p>
        </w:tc>
        <w:tc>
          <w:tcPr>
            <w:tcW w:w="1993" w:type="dxa"/>
            <w:vAlign w:val="center"/>
          </w:tcPr>
          <w:p w14:paraId="67564644" w14:textId="2FB31E1C" w:rsidR="003D6242" w:rsidRPr="005F7A4D" w:rsidRDefault="00161CBC" w:rsidP="00D40158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530" w:name="_Toc513729960"/>
            <w:bookmarkStart w:id="3531" w:name="_Toc514515909"/>
            <w:bookmarkStart w:id="3532" w:name="_Toc514774155"/>
            <w:r w:rsidRPr="005F7A4D">
              <w:rPr>
                <w:color w:val="000000" w:themeColor="text1"/>
                <w:szCs w:val="28"/>
              </w:rPr>
              <w:t>3</w:t>
            </w:r>
            <w:bookmarkEnd w:id="3530"/>
            <w:bookmarkEnd w:id="3531"/>
            <w:bookmarkEnd w:id="3532"/>
          </w:p>
        </w:tc>
        <w:tc>
          <w:tcPr>
            <w:tcW w:w="1897" w:type="dxa"/>
            <w:vAlign w:val="center"/>
          </w:tcPr>
          <w:p w14:paraId="73D280EE" w14:textId="0596EDE5" w:rsidR="003D6242" w:rsidRPr="005F7A4D" w:rsidRDefault="00161CBC" w:rsidP="00D40158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533" w:name="_Toc513729961"/>
            <w:bookmarkStart w:id="3534" w:name="_Toc514515910"/>
            <w:bookmarkStart w:id="3535" w:name="_Toc514774156"/>
            <w:r w:rsidRPr="005F7A4D">
              <w:rPr>
                <w:color w:val="000000" w:themeColor="text1"/>
                <w:szCs w:val="28"/>
              </w:rPr>
              <w:t>3</w:t>
            </w:r>
            <w:bookmarkEnd w:id="3533"/>
            <w:bookmarkEnd w:id="3534"/>
            <w:bookmarkEnd w:id="3535"/>
          </w:p>
        </w:tc>
      </w:tr>
      <w:tr w:rsidR="00871EC5" w:rsidRPr="005F7A4D" w14:paraId="46B18256" w14:textId="77777777" w:rsidTr="00A136BD">
        <w:trPr>
          <w:jc w:val="center"/>
        </w:trPr>
        <w:tc>
          <w:tcPr>
            <w:tcW w:w="3437" w:type="dxa"/>
            <w:vAlign w:val="center"/>
          </w:tcPr>
          <w:p w14:paraId="4C453168" w14:textId="1F195EDE" w:rsidR="003D6242" w:rsidRPr="00DB2320" w:rsidRDefault="003D6242" w:rsidP="00B97216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3536" w:name="_Toc513729962"/>
            <w:bookmarkStart w:id="3537" w:name="_Toc514515911"/>
            <w:del w:id="3538" w:author="пользователь Microsoft Office" w:date="2018-05-22T16:26:00Z">
              <w:r w:rsidRPr="005F7A4D" w:rsidDel="00DB2320">
                <w:rPr>
                  <w:color w:val="000000" w:themeColor="text1"/>
                  <w:szCs w:val="28"/>
                </w:rPr>
                <w:delText>Many type reified params</w:delText>
              </w:r>
            </w:del>
            <w:bookmarkStart w:id="3539" w:name="_Toc514774157"/>
            <w:bookmarkEnd w:id="3536"/>
            <w:bookmarkEnd w:id="3537"/>
            <w:ins w:id="3540" w:author="пользователь Microsoft Office" w:date="2018-05-22T16:26:00Z">
              <w:r w:rsidR="00DB2320">
                <w:rPr>
                  <w:color w:val="000000" w:themeColor="text1"/>
                  <w:szCs w:val="28"/>
                </w:rPr>
                <w:t xml:space="preserve">Много </w:t>
              </w:r>
            </w:ins>
            <w:ins w:id="3541" w:author="пользователь Microsoft Office" w:date="2018-05-22T16:27:00Z">
              <w:r w:rsidR="00DB2320">
                <w:rPr>
                  <w:color w:val="000000" w:themeColor="text1"/>
                  <w:szCs w:val="28"/>
                </w:rPr>
                <w:t xml:space="preserve">параметров </w:t>
              </w:r>
            </w:ins>
            <w:ins w:id="3542" w:author="пользователь Microsoft Office" w:date="2018-05-22T16:26:00Z">
              <w:r w:rsidR="00DB2320">
                <w:rPr>
                  <w:color w:val="000000" w:themeColor="text1"/>
                  <w:szCs w:val="28"/>
                  <w:lang w:val="en-US"/>
                </w:rPr>
                <w:t>generic</w:t>
              </w:r>
            </w:ins>
            <w:ins w:id="3543" w:author="пользователь Microsoft Office" w:date="2018-05-22T16:27:00Z">
              <w:r w:rsidR="00DB2320" w:rsidRPr="00DB2320">
                <w:rPr>
                  <w:color w:val="000000" w:themeColor="text1"/>
                  <w:szCs w:val="28"/>
                  <w:rPrChange w:id="3544" w:author="пользователь Microsoft Office" w:date="2018-05-22T16:27:00Z">
                    <w:rPr>
                      <w:color w:val="000000" w:themeColor="text1"/>
                      <w:szCs w:val="28"/>
                      <w:lang w:val="en-US"/>
                    </w:rPr>
                  </w:rPrChange>
                </w:rPr>
                <w:t xml:space="preserve">-классов с </w:t>
              </w:r>
              <w:r w:rsidR="00B97216">
                <w:rPr>
                  <w:color w:val="000000" w:themeColor="text1"/>
                  <w:szCs w:val="28"/>
                </w:rPr>
                <w:t>ключевым словом</w:t>
              </w:r>
              <w:r w:rsidR="00DB2320" w:rsidRPr="00DB2320">
                <w:rPr>
                  <w:color w:val="000000" w:themeColor="text1"/>
                  <w:szCs w:val="28"/>
                  <w:rPrChange w:id="3545" w:author="пользователь Microsoft Office" w:date="2018-05-22T16:27:00Z">
                    <w:rPr>
                      <w:color w:val="000000" w:themeColor="text1"/>
                      <w:szCs w:val="28"/>
                      <w:lang w:val="en-US"/>
                    </w:rPr>
                  </w:rPrChange>
                </w:rPr>
                <w:t xml:space="preserve"> </w:t>
              </w:r>
              <w:proofErr w:type="spellStart"/>
              <w:r w:rsidR="00DB2320" w:rsidRPr="005F7A4D">
                <w:rPr>
                  <w:color w:val="000000" w:themeColor="text1"/>
                  <w:szCs w:val="28"/>
                </w:rPr>
                <w:t>reified</w:t>
              </w:r>
            </w:ins>
            <w:bookmarkEnd w:id="3539"/>
            <w:proofErr w:type="spellEnd"/>
          </w:p>
        </w:tc>
        <w:tc>
          <w:tcPr>
            <w:tcW w:w="2017" w:type="dxa"/>
            <w:vAlign w:val="center"/>
          </w:tcPr>
          <w:p w14:paraId="15854850" w14:textId="0A3115E1" w:rsidR="003D6242" w:rsidRPr="005F7A4D" w:rsidRDefault="00161CBC" w:rsidP="00D40158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546" w:name="_Toc513729963"/>
            <w:bookmarkStart w:id="3547" w:name="_Toc514515912"/>
            <w:bookmarkStart w:id="3548" w:name="_Toc514774158"/>
            <w:r w:rsidRPr="005F7A4D">
              <w:rPr>
                <w:color w:val="000000" w:themeColor="text1"/>
                <w:szCs w:val="28"/>
              </w:rPr>
              <w:t>0</w:t>
            </w:r>
            <w:bookmarkEnd w:id="3546"/>
            <w:bookmarkEnd w:id="3547"/>
            <w:bookmarkEnd w:id="3548"/>
          </w:p>
        </w:tc>
        <w:tc>
          <w:tcPr>
            <w:tcW w:w="1993" w:type="dxa"/>
            <w:vAlign w:val="center"/>
          </w:tcPr>
          <w:p w14:paraId="3533DD42" w14:textId="1821083F" w:rsidR="003D6242" w:rsidRPr="005F7A4D" w:rsidRDefault="00161CBC" w:rsidP="00D40158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549" w:name="_Toc513729964"/>
            <w:bookmarkStart w:id="3550" w:name="_Toc514515913"/>
            <w:bookmarkStart w:id="3551" w:name="_Toc514774159"/>
            <w:r w:rsidRPr="005F7A4D">
              <w:rPr>
                <w:color w:val="000000" w:themeColor="text1"/>
                <w:szCs w:val="28"/>
              </w:rPr>
              <w:t>1</w:t>
            </w:r>
            <w:bookmarkEnd w:id="3549"/>
            <w:bookmarkEnd w:id="3550"/>
            <w:bookmarkEnd w:id="3551"/>
          </w:p>
        </w:tc>
        <w:tc>
          <w:tcPr>
            <w:tcW w:w="1897" w:type="dxa"/>
            <w:vAlign w:val="center"/>
          </w:tcPr>
          <w:p w14:paraId="21BC0FA9" w14:textId="46461282" w:rsidR="003D6242" w:rsidRPr="005F7A4D" w:rsidRDefault="00161CBC" w:rsidP="00D40158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552" w:name="_Toc513729965"/>
            <w:bookmarkStart w:id="3553" w:name="_Toc514515914"/>
            <w:bookmarkStart w:id="3554" w:name="_Toc514774160"/>
            <w:r w:rsidRPr="005F7A4D">
              <w:rPr>
                <w:color w:val="000000" w:themeColor="text1"/>
                <w:szCs w:val="28"/>
              </w:rPr>
              <w:t>1</w:t>
            </w:r>
            <w:bookmarkEnd w:id="3552"/>
            <w:bookmarkEnd w:id="3553"/>
            <w:bookmarkEnd w:id="3554"/>
          </w:p>
        </w:tc>
      </w:tr>
      <w:tr w:rsidR="00871EC5" w:rsidRPr="005F7A4D" w14:paraId="65633C99" w14:textId="77777777" w:rsidTr="00A136BD">
        <w:trPr>
          <w:jc w:val="center"/>
        </w:trPr>
        <w:tc>
          <w:tcPr>
            <w:tcW w:w="3437" w:type="dxa"/>
            <w:vAlign w:val="center"/>
          </w:tcPr>
          <w:p w14:paraId="48A21757" w14:textId="7EBD0443" w:rsidR="003D6242" w:rsidRPr="005F7A4D" w:rsidRDefault="003D6242" w:rsidP="004847A8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3555" w:name="_Toc513729966"/>
            <w:bookmarkStart w:id="3556" w:name="_Toc514515915"/>
            <w:del w:id="3557" w:author="пользователь Microsoft Office" w:date="2018-05-22T16:27:00Z">
              <w:r w:rsidRPr="005F7A4D" w:rsidDel="0005262B">
                <w:rPr>
                  <w:color w:val="000000" w:themeColor="text1"/>
                  <w:szCs w:val="28"/>
                </w:rPr>
                <w:delText>Nested calls</w:delText>
              </w:r>
            </w:del>
            <w:bookmarkStart w:id="3558" w:name="_Toc514774161"/>
            <w:bookmarkEnd w:id="3555"/>
            <w:bookmarkEnd w:id="3556"/>
            <w:ins w:id="3559" w:author="пользователь Microsoft Office" w:date="2018-05-22T16:27:00Z">
              <w:r w:rsidR="0005262B">
                <w:rPr>
                  <w:color w:val="000000" w:themeColor="text1"/>
                  <w:szCs w:val="28"/>
                </w:rPr>
                <w:t>Много вложенных вызовов</w:t>
              </w:r>
            </w:ins>
            <w:bookmarkEnd w:id="3558"/>
          </w:p>
        </w:tc>
        <w:tc>
          <w:tcPr>
            <w:tcW w:w="2017" w:type="dxa"/>
            <w:vAlign w:val="center"/>
          </w:tcPr>
          <w:p w14:paraId="0D66536E" w14:textId="0940D2DB" w:rsidR="003D6242" w:rsidRPr="005F7A4D" w:rsidRDefault="00161CBC" w:rsidP="00D40158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560" w:name="_Toc513729967"/>
            <w:bookmarkStart w:id="3561" w:name="_Toc514515916"/>
            <w:bookmarkStart w:id="3562" w:name="_Toc514774162"/>
            <w:r w:rsidRPr="005F7A4D">
              <w:rPr>
                <w:color w:val="000000" w:themeColor="text1"/>
                <w:szCs w:val="28"/>
              </w:rPr>
              <w:t>3</w:t>
            </w:r>
            <w:bookmarkEnd w:id="3560"/>
            <w:bookmarkEnd w:id="3561"/>
            <w:bookmarkEnd w:id="3562"/>
          </w:p>
        </w:tc>
        <w:tc>
          <w:tcPr>
            <w:tcW w:w="1993" w:type="dxa"/>
            <w:vAlign w:val="center"/>
          </w:tcPr>
          <w:p w14:paraId="299B48E0" w14:textId="16E5D5EE" w:rsidR="003D6242" w:rsidRPr="005F7A4D" w:rsidRDefault="00161CBC" w:rsidP="00D40158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563" w:name="_Toc513729968"/>
            <w:bookmarkStart w:id="3564" w:name="_Toc514515917"/>
            <w:bookmarkStart w:id="3565" w:name="_Toc514774163"/>
            <w:r w:rsidRPr="005F7A4D">
              <w:rPr>
                <w:color w:val="000000" w:themeColor="text1"/>
                <w:szCs w:val="28"/>
              </w:rPr>
              <w:t>0</w:t>
            </w:r>
            <w:bookmarkEnd w:id="3563"/>
            <w:bookmarkEnd w:id="3564"/>
            <w:bookmarkEnd w:id="3565"/>
          </w:p>
        </w:tc>
        <w:tc>
          <w:tcPr>
            <w:tcW w:w="1897" w:type="dxa"/>
            <w:vAlign w:val="center"/>
          </w:tcPr>
          <w:p w14:paraId="45478FC4" w14:textId="0A4CD20C" w:rsidR="003D6242" w:rsidRPr="005F7A4D" w:rsidRDefault="00161CBC" w:rsidP="00D40158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566" w:name="_Toc513729969"/>
            <w:bookmarkStart w:id="3567" w:name="_Toc514515918"/>
            <w:bookmarkStart w:id="3568" w:name="_Toc514774164"/>
            <w:r w:rsidRPr="005F7A4D">
              <w:rPr>
                <w:color w:val="000000" w:themeColor="text1"/>
                <w:szCs w:val="28"/>
              </w:rPr>
              <w:t>3</w:t>
            </w:r>
            <w:bookmarkEnd w:id="3566"/>
            <w:bookmarkEnd w:id="3567"/>
            <w:bookmarkEnd w:id="3568"/>
          </w:p>
        </w:tc>
      </w:tr>
    </w:tbl>
    <w:p w14:paraId="2438AC62" w14:textId="77777777" w:rsidR="00F1129D" w:rsidRPr="005F7A4D" w:rsidRDefault="00F1129D" w:rsidP="0075524D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</w:p>
    <w:p w14:paraId="44876594" w14:textId="77777777" w:rsidR="00AF76C9" w:rsidRDefault="00F96B92" w:rsidP="00FA7E3C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ins w:id="3569" w:author="пользователь Microsoft Office" w:date="2018-05-22T16:59:00Z"/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3570" w:name="_Toc513729970"/>
      <w:bookmarkStart w:id="3571" w:name="_Toc514515919"/>
      <w:bookmarkStart w:id="3572" w:name="_Toc514774165"/>
      <w:r w:rsidR="000C151C" w:rsidRPr="005F7A4D">
        <w:rPr>
          <w:color w:val="000000" w:themeColor="text1"/>
          <w:szCs w:val="28"/>
        </w:rPr>
        <w:t>И</w:t>
      </w:r>
      <w:r w:rsidR="001852C4" w:rsidRPr="005F7A4D">
        <w:rPr>
          <w:color w:val="000000" w:themeColor="text1"/>
          <w:szCs w:val="28"/>
        </w:rPr>
        <w:t xml:space="preserve">з 30 </w:t>
      </w:r>
      <w:r w:rsidR="00D57E34" w:rsidRPr="005F7A4D">
        <w:rPr>
          <w:color w:val="000000" w:themeColor="text1"/>
          <w:szCs w:val="28"/>
        </w:rPr>
        <w:t>в 25</w:t>
      </w:r>
      <w:r w:rsidR="001852C4" w:rsidRPr="005F7A4D">
        <w:rPr>
          <w:color w:val="000000" w:themeColor="text1"/>
          <w:szCs w:val="28"/>
        </w:rPr>
        <w:t xml:space="preserve"> классах </w:t>
      </w:r>
      <w:r w:rsidR="006F24AA" w:rsidRPr="005F7A4D">
        <w:rPr>
          <w:color w:val="000000" w:themeColor="text1"/>
          <w:szCs w:val="28"/>
        </w:rPr>
        <w:t>присутствовали аномалии по байт-коду</w:t>
      </w:r>
      <w:r w:rsidR="006F5BB7" w:rsidRPr="005F7A4D">
        <w:rPr>
          <w:color w:val="000000" w:themeColor="text1"/>
          <w:szCs w:val="28"/>
        </w:rPr>
        <w:t>,</w:t>
      </w:r>
      <w:r w:rsidR="006F24AA" w:rsidRPr="005F7A4D">
        <w:rPr>
          <w:color w:val="000000" w:themeColor="text1"/>
          <w:szCs w:val="28"/>
        </w:rPr>
        <w:t xml:space="preserve"> в </w:t>
      </w:r>
      <w:r w:rsidR="00D57E34" w:rsidRPr="005F7A4D">
        <w:rPr>
          <w:color w:val="000000" w:themeColor="text1"/>
          <w:szCs w:val="28"/>
        </w:rPr>
        <w:t>15</w:t>
      </w:r>
      <w:r w:rsidR="001852C4" w:rsidRPr="005F7A4D">
        <w:rPr>
          <w:color w:val="000000" w:themeColor="text1"/>
          <w:szCs w:val="28"/>
        </w:rPr>
        <w:t xml:space="preserve"> классах </w:t>
      </w:r>
      <w:r w:rsidR="00903895" w:rsidRPr="005F7A4D">
        <w:rPr>
          <w:color w:val="000000" w:themeColor="text1"/>
          <w:szCs w:val="28"/>
        </w:rPr>
        <w:t>присутствовали аномалии по дереву разбора</w:t>
      </w:r>
      <w:r w:rsidR="00D57E34" w:rsidRPr="005F7A4D">
        <w:rPr>
          <w:color w:val="000000" w:themeColor="text1"/>
          <w:szCs w:val="28"/>
        </w:rPr>
        <w:t xml:space="preserve">, в 10 классах присутствовали аномалии </w:t>
      </w:r>
      <w:r w:rsidR="00D839FC" w:rsidRPr="005F7A4D">
        <w:rPr>
          <w:color w:val="000000" w:themeColor="text1"/>
          <w:szCs w:val="28"/>
        </w:rPr>
        <w:t xml:space="preserve">как </w:t>
      </w:r>
      <w:r w:rsidR="00D57E34" w:rsidRPr="005F7A4D">
        <w:rPr>
          <w:color w:val="000000" w:themeColor="text1"/>
          <w:szCs w:val="28"/>
        </w:rPr>
        <w:t>по дереву разбора, так и по байт-коду.</w:t>
      </w:r>
      <w:r w:rsidR="008F33DC" w:rsidRPr="005F7A4D">
        <w:rPr>
          <w:color w:val="000000" w:themeColor="text1"/>
          <w:szCs w:val="28"/>
        </w:rPr>
        <w:t xml:space="preserve"> Большинство</w:t>
      </w:r>
      <w:r w:rsidR="008F33DC" w:rsidRPr="00AF76C9">
        <w:rPr>
          <w:color w:val="000000" w:themeColor="text1"/>
          <w:szCs w:val="28"/>
          <w:rPrChange w:id="3573" w:author="пользователь Microsoft Office" w:date="2018-05-22T16:56:00Z">
            <w:rPr>
              <w:color w:val="000000" w:themeColor="text1"/>
              <w:szCs w:val="28"/>
              <w:lang w:val="en-US"/>
            </w:rPr>
          </w:rPrChange>
        </w:rPr>
        <w:t xml:space="preserve"> </w:t>
      </w:r>
      <w:r w:rsidR="008F33DC" w:rsidRPr="005F7A4D">
        <w:rPr>
          <w:color w:val="000000" w:themeColor="text1"/>
          <w:szCs w:val="28"/>
        </w:rPr>
        <w:t>файлов</w:t>
      </w:r>
      <w:r w:rsidR="008F33DC" w:rsidRPr="00AF76C9">
        <w:rPr>
          <w:color w:val="000000" w:themeColor="text1"/>
          <w:szCs w:val="28"/>
          <w:rPrChange w:id="3574" w:author="пользователь Microsoft Office" w:date="2018-05-22T16:56:00Z">
            <w:rPr>
              <w:color w:val="000000" w:themeColor="text1"/>
              <w:szCs w:val="28"/>
              <w:lang w:val="en-US"/>
            </w:rPr>
          </w:rPrChange>
        </w:rPr>
        <w:t>-</w:t>
      </w:r>
      <w:r w:rsidR="008F33DC" w:rsidRPr="005F7A4D">
        <w:rPr>
          <w:color w:val="000000" w:themeColor="text1"/>
          <w:szCs w:val="28"/>
        </w:rPr>
        <w:t>аномалий</w:t>
      </w:r>
      <w:r w:rsidR="00FC75AC" w:rsidRPr="00AF76C9">
        <w:rPr>
          <w:color w:val="000000" w:themeColor="text1"/>
          <w:szCs w:val="28"/>
          <w:rPrChange w:id="3575" w:author="пользователь Microsoft Office" w:date="2018-05-22T16:56:00Z">
            <w:rPr>
              <w:color w:val="000000" w:themeColor="text1"/>
              <w:szCs w:val="28"/>
              <w:lang w:val="en-US"/>
            </w:rPr>
          </w:rPrChange>
        </w:rPr>
        <w:t xml:space="preserve"> (384 </w:t>
      </w:r>
      <w:r w:rsidR="00FC75AC" w:rsidRPr="005F7A4D">
        <w:rPr>
          <w:color w:val="000000" w:themeColor="text1"/>
          <w:szCs w:val="28"/>
        </w:rPr>
        <w:t>из</w:t>
      </w:r>
      <w:r w:rsidR="00FC75AC" w:rsidRPr="00AF76C9">
        <w:rPr>
          <w:color w:val="000000" w:themeColor="text1"/>
          <w:szCs w:val="28"/>
          <w:rPrChange w:id="3576" w:author="пользователь Microsoft Office" w:date="2018-05-22T16:56:00Z">
            <w:rPr>
              <w:color w:val="000000" w:themeColor="text1"/>
              <w:szCs w:val="28"/>
              <w:lang w:val="en-US"/>
            </w:rPr>
          </w:rPrChange>
        </w:rPr>
        <w:t xml:space="preserve"> 513 — </w:t>
      </w:r>
      <w:r w:rsidR="00F3509E" w:rsidRPr="00AF76C9">
        <w:rPr>
          <w:color w:val="000000" w:themeColor="text1"/>
          <w:szCs w:val="28"/>
          <w:rPrChange w:id="3577" w:author="пользователь Microsoft Office" w:date="2018-05-22T16:56:00Z">
            <w:rPr>
              <w:color w:val="000000" w:themeColor="text1"/>
              <w:szCs w:val="28"/>
              <w:lang w:val="en-US"/>
            </w:rPr>
          </w:rPrChange>
        </w:rPr>
        <w:t>75%</w:t>
      </w:r>
      <w:r w:rsidR="00FC75AC" w:rsidRPr="00AF76C9">
        <w:rPr>
          <w:color w:val="000000" w:themeColor="text1"/>
          <w:szCs w:val="28"/>
          <w:rPrChange w:id="3578" w:author="пользователь Microsoft Office" w:date="2018-05-22T16:56:00Z">
            <w:rPr>
              <w:color w:val="000000" w:themeColor="text1"/>
              <w:szCs w:val="28"/>
              <w:lang w:val="en-US"/>
            </w:rPr>
          </w:rPrChange>
        </w:rPr>
        <w:t>)</w:t>
      </w:r>
      <w:r w:rsidR="008F33DC" w:rsidRPr="00AF76C9">
        <w:rPr>
          <w:color w:val="000000" w:themeColor="text1"/>
          <w:szCs w:val="28"/>
          <w:rPrChange w:id="3579" w:author="пользователь Microsoft Office" w:date="2018-05-22T16:56:00Z">
            <w:rPr>
              <w:color w:val="000000" w:themeColor="text1"/>
              <w:szCs w:val="28"/>
              <w:lang w:val="en-US"/>
            </w:rPr>
          </w:rPrChange>
        </w:rPr>
        <w:t xml:space="preserve"> </w:t>
      </w:r>
      <w:r w:rsidR="008F33DC" w:rsidRPr="005F7A4D">
        <w:rPr>
          <w:color w:val="000000" w:themeColor="text1"/>
          <w:szCs w:val="28"/>
        </w:rPr>
        <w:t>распределились</w:t>
      </w:r>
      <w:r w:rsidR="008F33DC" w:rsidRPr="00AF76C9">
        <w:rPr>
          <w:color w:val="000000" w:themeColor="text1"/>
          <w:szCs w:val="28"/>
          <w:rPrChange w:id="3580" w:author="пользователь Microsoft Office" w:date="2018-05-22T16:56:00Z">
            <w:rPr>
              <w:color w:val="000000" w:themeColor="text1"/>
              <w:szCs w:val="28"/>
              <w:lang w:val="en-US"/>
            </w:rPr>
          </w:rPrChange>
        </w:rPr>
        <w:t xml:space="preserve"> </w:t>
      </w:r>
      <w:r w:rsidR="008F33DC" w:rsidRPr="005F7A4D">
        <w:rPr>
          <w:color w:val="000000" w:themeColor="text1"/>
          <w:szCs w:val="28"/>
        </w:rPr>
        <w:t>по</w:t>
      </w:r>
      <w:r w:rsidR="008F33DC" w:rsidRPr="00AF76C9">
        <w:rPr>
          <w:color w:val="000000" w:themeColor="text1"/>
          <w:szCs w:val="28"/>
          <w:rPrChange w:id="3581" w:author="пользователь Microsoft Office" w:date="2018-05-22T16:56:00Z">
            <w:rPr>
              <w:color w:val="000000" w:themeColor="text1"/>
              <w:szCs w:val="28"/>
              <w:lang w:val="en-US"/>
            </w:rPr>
          </w:rPrChange>
        </w:rPr>
        <w:t xml:space="preserve"> </w:t>
      </w:r>
      <w:r w:rsidR="007F6634" w:rsidRPr="005F7A4D">
        <w:rPr>
          <w:color w:val="000000" w:themeColor="text1"/>
          <w:szCs w:val="28"/>
        </w:rPr>
        <w:t>семи</w:t>
      </w:r>
      <w:r w:rsidR="007F6634" w:rsidRPr="00AF76C9">
        <w:rPr>
          <w:color w:val="000000" w:themeColor="text1"/>
          <w:szCs w:val="28"/>
          <w:rPrChange w:id="3582" w:author="пользователь Microsoft Office" w:date="2018-05-22T16:56:00Z">
            <w:rPr>
              <w:color w:val="000000" w:themeColor="text1"/>
              <w:szCs w:val="28"/>
              <w:lang w:val="en-US"/>
            </w:rPr>
          </w:rPrChange>
        </w:rPr>
        <w:t xml:space="preserve"> </w:t>
      </w:r>
      <w:r w:rsidR="007F6634" w:rsidRPr="005F7A4D">
        <w:rPr>
          <w:color w:val="000000" w:themeColor="text1"/>
          <w:szCs w:val="28"/>
        </w:rPr>
        <w:t>классам</w:t>
      </w:r>
      <w:r w:rsidR="007F6634" w:rsidRPr="00AF76C9">
        <w:rPr>
          <w:color w:val="000000" w:themeColor="text1"/>
          <w:szCs w:val="28"/>
          <w:rPrChange w:id="3583" w:author="пользователь Microsoft Office" w:date="2018-05-22T16:56:00Z">
            <w:rPr>
              <w:color w:val="000000" w:themeColor="text1"/>
              <w:szCs w:val="28"/>
              <w:lang w:val="en-US"/>
            </w:rPr>
          </w:rPrChange>
        </w:rPr>
        <w:t>:</w:t>
      </w:r>
      <w:bookmarkEnd w:id="3572"/>
    </w:p>
    <w:p w14:paraId="3396A5DE" w14:textId="5E32F506" w:rsidR="00336EB1" w:rsidRDefault="007F6634" w:rsidP="00336EB1">
      <w:pPr>
        <w:pStyle w:val="a3"/>
        <w:numPr>
          <w:ilvl w:val="0"/>
          <w:numId w:val="21"/>
        </w:numPr>
        <w:tabs>
          <w:tab w:val="left" w:pos="709"/>
          <w:tab w:val="center" w:pos="4677"/>
        </w:tabs>
        <w:spacing w:after="120" w:line="360" w:lineRule="auto"/>
        <w:outlineLvl w:val="0"/>
        <w:rPr>
          <w:ins w:id="3584" w:author="пользователь Microsoft Office" w:date="2018-05-22T17:00:00Z"/>
          <w:color w:val="000000" w:themeColor="text1"/>
          <w:szCs w:val="28"/>
        </w:rPr>
        <w:pPrChange w:id="3585" w:author="пользователь Microsoft Office" w:date="2018-05-22T16:59:00Z">
          <w:pPr>
            <w:pStyle w:val="a3"/>
            <w:tabs>
              <w:tab w:val="left" w:pos="709"/>
              <w:tab w:val="center" w:pos="4677"/>
            </w:tabs>
            <w:spacing w:after="120" w:line="360" w:lineRule="auto"/>
            <w:outlineLvl w:val="0"/>
          </w:pPr>
        </w:pPrChange>
      </w:pPr>
      <w:del w:id="3586" w:author="пользователь Microsoft Office" w:date="2018-05-22T16:59:00Z">
        <w:r w:rsidRPr="00AF76C9" w:rsidDel="00AF76C9">
          <w:rPr>
            <w:color w:val="000000" w:themeColor="text1"/>
            <w:szCs w:val="28"/>
            <w:rPrChange w:id="3587" w:author="пользователь Microsoft Office" w:date="2018-05-22T16:56:00Z">
              <w:rPr>
                <w:color w:val="000000" w:themeColor="text1"/>
                <w:szCs w:val="28"/>
                <w:lang w:val="en-US"/>
              </w:rPr>
            </w:rPrChange>
          </w:rPr>
          <w:delText xml:space="preserve"> </w:delText>
        </w:r>
      </w:del>
      <w:del w:id="3588" w:author="пользователь Microsoft Office" w:date="2018-05-22T16:56:00Z">
        <w:r w:rsidRPr="005F7A4D" w:rsidDel="00AF76C9">
          <w:rPr>
            <w:color w:val="000000" w:themeColor="text1"/>
            <w:szCs w:val="28"/>
            <w:lang w:val="en-GB"/>
          </w:rPr>
          <w:delText>big</w:delText>
        </w:r>
        <w:r w:rsidRPr="00AF76C9" w:rsidDel="00AF76C9">
          <w:rPr>
            <w:color w:val="000000" w:themeColor="text1"/>
            <w:szCs w:val="28"/>
            <w:rPrChange w:id="3589" w:author="пользователь Microsoft Office" w:date="2018-05-22T16:56:00Z">
              <w:rPr>
                <w:color w:val="000000" w:themeColor="text1"/>
                <w:szCs w:val="28"/>
                <w:lang w:val="en-GB"/>
              </w:rPr>
            </w:rPrChange>
          </w:rPr>
          <w:delText xml:space="preserve"> </w:delText>
        </w:r>
        <w:r w:rsidRPr="005F7A4D" w:rsidDel="00AF76C9">
          <w:rPr>
            <w:color w:val="000000" w:themeColor="text1"/>
            <w:szCs w:val="28"/>
            <w:lang w:val="en-GB"/>
          </w:rPr>
          <w:delText>code</w:delText>
        </w:r>
        <w:r w:rsidRPr="00AF76C9" w:rsidDel="00AF76C9">
          <w:rPr>
            <w:color w:val="000000" w:themeColor="text1"/>
            <w:szCs w:val="28"/>
            <w:rPrChange w:id="3590" w:author="пользователь Microsoft Office" w:date="2018-05-22T16:56:00Z">
              <w:rPr>
                <w:color w:val="000000" w:themeColor="text1"/>
                <w:szCs w:val="28"/>
                <w:lang w:val="en-GB"/>
              </w:rPr>
            </w:rPrChange>
          </w:rPr>
          <w:delText xml:space="preserve"> </w:delText>
        </w:r>
        <w:r w:rsidRPr="005F7A4D" w:rsidDel="00AF76C9">
          <w:rPr>
            <w:color w:val="000000" w:themeColor="text1"/>
            <w:szCs w:val="28"/>
            <w:lang w:val="en-GB"/>
          </w:rPr>
          <w:delText>hierarchy</w:delText>
        </w:r>
      </w:del>
      <w:bookmarkStart w:id="3591" w:name="_Toc514774166"/>
      <w:ins w:id="3592" w:author="пользователь Microsoft Office" w:date="2018-05-22T17:00:00Z">
        <w:r w:rsidR="00336EB1">
          <w:rPr>
            <w:color w:val="000000" w:themeColor="text1"/>
            <w:szCs w:val="28"/>
          </w:rPr>
          <w:t>б</w:t>
        </w:r>
      </w:ins>
      <w:ins w:id="3593" w:author="пользователь Microsoft Office" w:date="2018-05-22T16:56:00Z">
        <w:r w:rsidR="00AF76C9">
          <w:rPr>
            <w:color w:val="000000" w:themeColor="text1"/>
            <w:szCs w:val="28"/>
          </w:rPr>
          <w:t>ольшая</w:t>
        </w:r>
        <w:r w:rsidR="00AF76C9" w:rsidRPr="00AF76C9">
          <w:rPr>
            <w:color w:val="000000" w:themeColor="text1"/>
            <w:szCs w:val="28"/>
          </w:rPr>
          <w:t xml:space="preserve"> </w:t>
        </w:r>
        <w:r w:rsidR="00AF76C9">
          <w:rPr>
            <w:color w:val="000000" w:themeColor="text1"/>
            <w:szCs w:val="28"/>
          </w:rPr>
          <w:t>иерархия</w:t>
        </w:r>
        <w:r w:rsidR="00AF76C9" w:rsidRPr="00AF76C9">
          <w:rPr>
            <w:color w:val="000000" w:themeColor="text1"/>
            <w:szCs w:val="28"/>
          </w:rPr>
          <w:t xml:space="preserve"> </w:t>
        </w:r>
        <w:r w:rsidR="00AF76C9">
          <w:rPr>
            <w:color w:val="000000" w:themeColor="text1"/>
            <w:szCs w:val="28"/>
          </w:rPr>
          <w:t>в</w:t>
        </w:r>
        <w:r w:rsidR="00AF76C9" w:rsidRPr="00AF76C9">
          <w:rPr>
            <w:color w:val="000000" w:themeColor="text1"/>
            <w:szCs w:val="28"/>
          </w:rPr>
          <w:t xml:space="preserve"> </w:t>
        </w:r>
        <w:r w:rsidR="00AF76C9">
          <w:rPr>
            <w:color w:val="000000" w:themeColor="text1"/>
            <w:szCs w:val="28"/>
          </w:rPr>
          <w:t>коде</w:t>
        </w:r>
      </w:ins>
      <w:r w:rsidRPr="00AF76C9">
        <w:rPr>
          <w:color w:val="000000" w:themeColor="text1"/>
          <w:szCs w:val="28"/>
          <w:rPrChange w:id="3594" w:author="пользователь Microsoft Office" w:date="2018-05-22T16:56:00Z">
            <w:rPr>
              <w:color w:val="000000" w:themeColor="text1"/>
              <w:szCs w:val="28"/>
              <w:lang w:val="en-GB"/>
            </w:rPr>
          </w:rPrChange>
        </w:rPr>
        <w:t>,</w:t>
      </w:r>
      <w:bookmarkEnd w:id="3591"/>
    </w:p>
    <w:p w14:paraId="57FD6B6C" w14:textId="77777777" w:rsidR="00336EB1" w:rsidRDefault="007F6634" w:rsidP="00336EB1">
      <w:pPr>
        <w:pStyle w:val="a3"/>
        <w:numPr>
          <w:ilvl w:val="0"/>
          <w:numId w:val="21"/>
        </w:numPr>
        <w:tabs>
          <w:tab w:val="left" w:pos="709"/>
          <w:tab w:val="center" w:pos="4677"/>
        </w:tabs>
        <w:spacing w:after="120" w:line="360" w:lineRule="auto"/>
        <w:outlineLvl w:val="0"/>
        <w:rPr>
          <w:ins w:id="3595" w:author="пользователь Microsoft Office" w:date="2018-05-22T17:00:00Z"/>
          <w:color w:val="000000" w:themeColor="text1"/>
          <w:szCs w:val="28"/>
        </w:rPr>
        <w:pPrChange w:id="3596" w:author="пользователь Microsoft Office" w:date="2018-05-22T16:59:00Z">
          <w:pPr>
            <w:pStyle w:val="a3"/>
            <w:tabs>
              <w:tab w:val="left" w:pos="709"/>
              <w:tab w:val="center" w:pos="4677"/>
            </w:tabs>
            <w:spacing w:after="120" w:line="360" w:lineRule="auto"/>
            <w:outlineLvl w:val="0"/>
          </w:pPr>
        </w:pPrChange>
      </w:pPr>
      <w:del w:id="3597" w:author="пользователь Microsoft Office" w:date="2018-05-22T17:00:00Z">
        <w:r w:rsidRPr="00AF76C9" w:rsidDel="00336EB1">
          <w:rPr>
            <w:color w:val="000000" w:themeColor="text1"/>
            <w:szCs w:val="28"/>
            <w:rPrChange w:id="3598" w:author="пользователь Microsoft Office" w:date="2018-05-22T16:56:00Z">
              <w:rPr>
                <w:color w:val="000000" w:themeColor="text1"/>
                <w:szCs w:val="28"/>
                <w:lang w:val="en-GB"/>
              </w:rPr>
            </w:rPrChange>
          </w:rPr>
          <w:delText xml:space="preserve"> </w:delText>
        </w:r>
      </w:del>
      <w:bookmarkStart w:id="3599" w:name="_Toc514774167"/>
      <w:ins w:id="3600" w:author="пользователь Microsoft Office" w:date="2018-05-22T17:00:00Z">
        <w:r w:rsidR="00336EB1">
          <w:rPr>
            <w:color w:val="000000" w:themeColor="text1"/>
            <w:szCs w:val="28"/>
          </w:rPr>
          <w:t>м</w:t>
        </w:r>
      </w:ins>
      <w:ins w:id="3601" w:author="пользователь Microsoft Office" w:date="2018-05-22T16:56:00Z">
        <w:r w:rsidR="00AF76C9">
          <w:rPr>
            <w:color w:val="000000" w:themeColor="text1"/>
            <w:szCs w:val="28"/>
          </w:rPr>
          <w:t>ного похожих вызовов методов или функций</w:t>
        </w:r>
      </w:ins>
      <w:del w:id="3602" w:author="пользователь Microsoft Office" w:date="2018-05-22T16:56:00Z">
        <w:r w:rsidRPr="005F7A4D" w:rsidDel="00AF76C9">
          <w:rPr>
            <w:color w:val="000000" w:themeColor="text1"/>
            <w:szCs w:val="28"/>
            <w:lang w:val="en-US"/>
          </w:rPr>
          <w:delText>many</w:delText>
        </w:r>
        <w:r w:rsidRPr="00AF76C9" w:rsidDel="00AF76C9">
          <w:rPr>
            <w:color w:val="000000" w:themeColor="text1"/>
            <w:szCs w:val="28"/>
            <w:rPrChange w:id="3603" w:author="пользователь Microsoft Office" w:date="2018-05-22T16:56:00Z">
              <w:rPr>
                <w:color w:val="000000" w:themeColor="text1"/>
                <w:szCs w:val="28"/>
                <w:lang w:val="en-US"/>
              </w:rPr>
            </w:rPrChange>
          </w:rPr>
          <w:delText xml:space="preserve"> </w:delText>
        </w:r>
        <w:r w:rsidRPr="005F7A4D" w:rsidDel="00AF76C9">
          <w:rPr>
            <w:color w:val="000000" w:themeColor="text1"/>
            <w:szCs w:val="28"/>
            <w:lang w:val="en-US"/>
          </w:rPr>
          <w:delText>similar</w:delText>
        </w:r>
        <w:r w:rsidRPr="00AF76C9" w:rsidDel="00AF76C9">
          <w:rPr>
            <w:color w:val="000000" w:themeColor="text1"/>
            <w:szCs w:val="28"/>
            <w:rPrChange w:id="3604" w:author="пользователь Microsoft Office" w:date="2018-05-22T16:56:00Z">
              <w:rPr>
                <w:color w:val="000000" w:themeColor="text1"/>
                <w:szCs w:val="28"/>
                <w:lang w:val="en-US"/>
              </w:rPr>
            </w:rPrChange>
          </w:rPr>
          <w:delText xml:space="preserve"> </w:delText>
        </w:r>
        <w:r w:rsidRPr="005F7A4D" w:rsidDel="00AF76C9">
          <w:rPr>
            <w:color w:val="000000" w:themeColor="text1"/>
            <w:szCs w:val="28"/>
            <w:lang w:val="en-US"/>
          </w:rPr>
          <w:delText>call</w:delText>
        </w:r>
        <w:r w:rsidRPr="00AF76C9" w:rsidDel="00AF76C9">
          <w:rPr>
            <w:color w:val="000000" w:themeColor="text1"/>
            <w:szCs w:val="28"/>
            <w:rPrChange w:id="3605" w:author="пользователь Microsoft Office" w:date="2018-05-22T16:56:00Z">
              <w:rPr>
                <w:color w:val="000000" w:themeColor="text1"/>
                <w:szCs w:val="28"/>
                <w:lang w:val="en-US"/>
              </w:rPr>
            </w:rPrChange>
          </w:rPr>
          <w:delText xml:space="preserve"> </w:delText>
        </w:r>
        <w:r w:rsidRPr="005F7A4D" w:rsidDel="00AF76C9">
          <w:rPr>
            <w:color w:val="000000" w:themeColor="text1"/>
            <w:szCs w:val="28"/>
            <w:lang w:val="en-US"/>
          </w:rPr>
          <w:delText>expressions</w:delText>
        </w:r>
      </w:del>
      <w:r w:rsidRPr="00AF76C9">
        <w:rPr>
          <w:color w:val="000000" w:themeColor="text1"/>
          <w:szCs w:val="28"/>
          <w:rPrChange w:id="3606" w:author="пользователь Microsoft Office" w:date="2018-05-22T16:56:00Z">
            <w:rPr>
              <w:color w:val="000000" w:themeColor="text1"/>
              <w:szCs w:val="28"/>
              <w:lang w:val="en-US"/>
            </w:rPr>
          </w:rPrChange>
        </w:rPr>
        <w:t>,</w:t>
      </w:r>
      <w:bookmarkEnd w:id="3599"/>
    </w:p>
    <w:p w14:paraId="3F5C4DCA" w14:textId="77777777" w:rsidR="00336EB1" w:rsidRDefault="00336EB1" w:rsidP="00336EB1">
      <w:pPr>
        <w:pStyle w:val="a3"/>
        <w:numPr>
          <w:ilvl w:val="0"/>
          <w:numId w:val="21"/>
        </w:numPr>
        <w:tabs>
          <w:tab w:val="left" w:pos="709"/>
          <w:tab w:val="center" w:pos="4677"/>
        </w:tabs>
        <w:spacing w:after="120" w:line="360" w:lineRule="auto"/>
        <w:outlineLvl w:val="0"/>
        <w:rPr>
          <w:ins w:id="3607" w:author="пользователь Microsoft Office" w:date="2018-05-22T17:00:00Z"/>
          <w:color w:val="000000" w:themeColor="text1"/>
          <w:szCs w:val="28"/>
        </w:rPr>
        <w:pPrChange w:id="3608" w:author="пользователь Microsoft Office" w:date="2018-05-22T16:59:00Z">
          <w:pPr>
            <w:pStyle w:val="a3"/>
            <w:tabs>
              <w:tab w:val="left" w:pos="709"/>
              <w:tab w:val="center" w:pos="4677"/>
            </w:tabs>
            <w:spacing w:after="120" w:line="360" w:lineRule="auto"/>
            <w:outlineLvl w:val="0"/>
          </w:pPr>
        </w:pPrChange>
      </w:pPr>
      <w:bookmarkStart w:id="3609" w:name="_Toc514774168"/>
      <w:ins w:id="3610" w:author="пользователь Microsoft Office" w:date="2018-05-22T17:00:00Z">
        <w:r>
          <w:rPr>
            <w:color w:val="000000" w:themeColor="text1"/>
            <w:szCs w:val="28"/>
          </w:rPr>
          <w:t>б</w:t>
        </w:r>
      </w:ins>
      <w:del w:id="3611" w:author="пользователь Microsoft Office" w:date="2018-05-22T17:00:00Z">
        <w:r w:rsidR="007F6634" w:rsidRPr="00AF76C9" w:rsidDel="00336EB1">
          <w:rPr>
            <w:color w:val="000000" w:themeColor="text1"/>
            <w:szCs w:val="28"/>
            <w:rPrChange w:id="3612" w:author="пользователь Microsoft Office" w:date="2018-05-22T16:56:00Z">
              <w:rPr>
                <w:color w:val="000000" w:themeColor="text1"/>
                <w:szCs w:val="28"/>
                <w:lang w:val="en-US"/>
              </w:rPr>
            </w:rPrChange>
          </w:rPr>
          <w:delText xml:space="preserve"> </w:delText>
        </w:r>
      </w:del>
      <w:ins w:id="3613" w:author="пользователь Microsoft Office" w:date="2018-05-22T16:56:00Z">
        <w:r w:rsidR="00AF76C9">
          <w:rPr>
            <w:color w:val="000000" w:themeColor="text1"/>
            <w:szCs w:val="28"/>
          </w:rPr>
          <w:t>ольшие многострочные переменные типа «строка»</w:t>
        </w:r>
      </w:ins>
      <w:del w:id="3614" w:author="пользователь Microsoft Office" w:date="2018-05-22T16:56:00Z">
        <w:r w:rsidR="007F6634" w:rsidRPr="005F7A4D" w:rsidDel="00AF76C9">
          <w:rPr>
            <w:color w:val="000000" w:themeColor="text1"/>
            <w:szCs w:val="28"/>
            <w:lang w:val="en-US"/>
          </w:rPr>
          <w:delText>big</w:delText>
        </w:r>
        <w:r w:rsidR="007F6634" w:rsidRPr="00AF76C9" w:rsidDel="00AF76C9">
          <w:rPr>
            <w:color w:val="000000" w:themeColor="text1"/>
            <w:szCs w:val="28"/>
            <w:rPrChange w:id="3615" w:author="пользователь Microsoft Office" w:date="2018-05-22T16:56:00Z">
              <w:rPr>
                <w:color w:val="000000" w:themeColor="text1"/>
                <w:szCs w:val="28"/>
                <w:lang w:val="en-US"/>
              </w:rPr>
            </w:rPrChange>
          </w:rPr>
          <w:delText xml:space="preserve"> </w:delText>
        </w:r>
        <w:r w:rsidR="007F6634" w:rsidRPr="005F7A4D" w:rsidDel="00AF76C9">
          <w:rPr>
            <w:color w:val="000000" w:themeColor="text1"/>
            <w:szCs w:val="28"/>
            <w:lang w:val="en-US"/>
          </w:rPr>
          <w:delText>multiline</w:delText>
        </w:r>
        <w:r w:rsidR="007F6634" w:rsidRPr="00AF76C9" w:rsidDel="00AF76C9">
          <w:rPr>
            <w:color w:val="000000" w:themeColor="text1"/>
            <w:szCs w:val="28"/>
            <w:rPrChange w:id="3616" w:author="пользователь Microsoft Office" w:date="2018-05-22T16:56:00Z">
              <w:rPr>
                <w:color w:val="000000" w:themeColor="text1"/>
                <w:szCs w:val="28"/>
                <w:lang w:val="en-US"/>
              </w:rPr>
            </w:rPrChange>
          </w:rPr>
          <w:delText xml:space="preserve"> </w:delText>
        </w:r>
        <w:r w:rsidR="007F6634" w:rsidRPr="005F7A4D" w:rsidDel="00AF76C9">
          <w:rPr>
            <w:color w:val="000000" w:themeColor="text1"/>
            <w:szCs w:val="28"/>
            <w:lang w:val="en-US"/>
          </w:rPr>
          <w:delText>strings</w:delText>
        </w:r>
      </w:del>
      <w:r w:rsidR="007F6634" w:rsidRPr="00AF76C9">
        <w:rPr>
          <w:color w:val="000000" w:themeColor="text1"/>
          <w:szCs w:val="28"/>
          <w:rPrChange w:id="3617" w:author="пользователь Microsoft Office" w:date="2018-05-22T16:56:00Z">
            <w:rPr>
              <w:color w:val="000000" w:themeColor="text1"/>
              <w:szCs w:val="28"/>
              <w:lang w:val="en-US"/>
            </w:rPr>
          </w:rPrChange>
        </w:rPr>
        <w:t>,</w:t>
      </w:r>
      <w:bookmarkEnd w:id="3609"/>
    </w:p>
    <w:p w14:paraId="0DBF9344" w14:textId="77777777" w:rsidR="00336EB1" w:rsidRDefault="007F6634" w:rsidP="00336EB1">
      <w:pPr>
        <w:pStyle w:val="a3"/>
        <w:numPr>
          <w:ilvl w:val="0"/>
          <w:numId w:val="21"/>
        </w:numPr>
        <w:tabs>
          <w:tab w:val="left" w:pos="709"/>
          <w:tab w:val="center" w:pos="4677"/>
        </w:tabs>
        <w:spacing w:after="120" w:line="360" w:lineRule="auto"/>
        <w:outlineLvl w:val="0"/>
        <w:rPr>
          <w:ins w:id="3618" w:author="пользователь Microsoft Office" w:date="2018-05-22T17:00:00Z"/>
          <w:color w:val="000000" w:themeColor="text1"/>
          <w:szCs w:val="28"/>
        </w:rPr>
        <w:pPrChange w:id="3619" w:author="пользователь Microsoft Office" w:date="2018-05-22T16:59:00Z">
          <w:pPr>
            <w:pStyle w:val="a3"/>
            <w:tabs>
              <w:tab w:val="left" w:pos="709"/>
              <w:tab w:val="center" w:pos="4677"/>
            </w:tabs>
            <w:spacing w:after="120" w:line="360" w:lineRule="auto"/>
            <w:outlineLvl w:val="0"/>
          </w:pPr>
        </w:pPrChange>
      </w:pPr>
      <w:del w:id="3620" w:author="пользователь Microsoft Office" w:date="2018-05-22T17:00:00Z">
        <w:r w:rsidRPr="00AF76C9" w:rsidDel="00336EB1">
          <w:rPr>
            <w:color w:val="000000" w:themeColor="text1"/>
            <w:szCs w:val="28"/>
            <w:rPrChange w:id="3621" w:author="пользователь Microsoft Office" w:date="2018-05-22T16:56:00Z">
              <w:rPr>
                <w:color w:val="000000" w:themeColor="text1"/>
                <w:szCs w:val="28"/>
                <w:lang w:val="en-US"/>
              </w:rPr>
            </w:rPrChange>
          </w:rPr>
          <w:delText xml:space="preserve"> </w:delText>
        </w:r>
      </w:del>
      <w:bookmarkStart w:id="3622" w:name="_Toc514774169"/>
      <w:ins w:id="3623" w:author="пользователь Microsoft Office" w:date="2018-05-22T17:00:00Z">
        <w:r w:rsidR="00336EB1">
          <w:rPr>
            <w:color w:val="000000" w:themeColor="text1"/>
            <w:szCs w:val="28"/>
          </w:rPr>
          <w:t>б</w:t>
        </w:r>
      </w:ins>
      <w:ins w:id="3624" w:author="пользователь Microsoft Office" w:date="2018-05-22T16:57:00Z">
        <w:r w:rsidR="00AF76C9" w:rsidRPr="00156126">
          <w:rPr>
            <w:color w:val="000000" w:themeColor="text1"/>
            <w:szCs w:val="28"/>
          </w:rPr>
          <w:t>ольшие статически заданные массивы или отображения</w:t>
        </w:r>
      </w:ins>
      <w:del w:id="3625" w:author="пользователь Microsoft Office" w:date="2018-05-22T16:57:00Z">
        <w:r w:rsidRPr="005F7A4D" w:rsidDel="00AF76C9">
          <w:rPr>
            <w:color w:val="000000" w:themeColor="text1"/>
            <w:szCs w:val="28"/>
            <w:lang w:val="en-US"/>
          </w:rPr>
          <w:delText>big</w:delText>
        </w:r>
        <w:r w:rsidRPr="00AF76C9" w:rsidDel="00AF76C9">
          <w:rPr>
            <w:color w:val="000000" w:themeColor="text1"/>
            <w:szCs w:val="28"/>
            <w:rPrChange w:id="3626" w:author="пользователь Microsoft Office" w:date="2018-05-22T16:56:00Z">
              <w:rPr>
                <w:color w:val="000000" w:themeColor="text1"/>
                <w:szCs w:val="28"/>
                <w:lang w:val="en-US"/>
              </w:rPr>
            </w:rPrChange>
          </w:rPr>
          <w:delText xml:space="preserve"> </w:delText>
        </w:r>
        <w:r w:rsidRPr="005F7A4D" w:rsidDel="00AF76C9">
          <w:rPr>
            <w:color w:val="000000" w:themeColor="text1"/>
            <w:szCs w:val="28"/>
            <w:lang w:val="en-US"/>
          </w:rPr>
          <w:delText>static</w:delText>
        </w:r>
        <w:r w:rsidRPr="00AF76C9" w:rsidDel="00AF76C9">
          <w:rPr>
            <w:color w:val="000000" w:themeColor="text1"/>
            <w:szCs w:val="28"/>
            <w:rPrChange w:id="3627" w:author="пользователь Microsoft Office" w:date="2018-05-22T16:56:00Z">
              <w:rPr>
                <w:color w:val="000000" w:themeColor="text1"/>
                <w:szCs w:val="28"/>
                <w:lang w:val="en-US"/>
              </w:rPr>
            </w:rPrChange>
          </w:rPr>
          <w:delText xml:space="preserve"> </w:delText>
        </w:r>
        <w:r w:rsidRPr="005F7A4D" w:rsidDel="00AF76C9">
          <w:rPr>
            <w:color w:val="000000" w:themeColor="text1"/>
            <w:szCs w:val="28"/>
            <w:lang w:val="en-US"/>
          </w:rPr>
          <w:delText>arrays</w:delText>
        </w:r>
        <w:r w:rsidRPr="00AF76C9" w:rsidDel="00AF76C9">
          <w:rPr>
            <w:color w:val="000000" w:themeColor="text1"/>
            <w:szCs w:val="28"/>
            <w:rPrChange w:id="3628" w:author="пользователь Microsoft Office" w:date="2018-05-22T16:56:00Z">
              <w:rPr>
                <w:color w:val="000000" w:themeColor="text1"/>
                <w:szCs w:val="28"/>
                <w:lang w:val="en-US"/>
              </w:rPr>
            </w:rPrChange>
          </w:rPr>
          <w:delText xml:space="preserve"> </w:delText>
        </w:r>
        <w:r w:rsidRPr="005F7A4D" w:rsidDel="00AF76C9">
          <w:rPr>
            <w:color w:val="000000" w:themeColor="text1"/>
            <w:szCs w:val="28"/>
            <w:lang w:val="en-US"/>
          </w:rPr>
          <w:delText>or</w:delText>
        </w:r>
        <w:r w:rsidRPr="00AF76C9" w:rsidDel="00AF76C9">
          <w:rPr>
            <w:color w:val="000000" w:themeColor="text1"/>
            <w:szCs w:val="28"/>
            <w:rPrChange w:id="3629" w:author="пользователь Microsoft Office" w:date="2018-05-22T16:56:00Z">
              <w:rPr>
                <w:color w:val="000000" w:themeColor="text1"/>
                <w:szCs w:val="28"/>
                <w:lang w:val="en-US"/>
              </w:rPr>
            </w:rPrChange>
          </w:rPr>
          <w:delText xml:space="preserve"> </w:delText>
        </w:r>
        <w:r w:rsidRPr="005F7A4D" w:rsidDel="00AF76C9">
          <w:rPr>
            <w:color w:val="000000" w:themeColor="text1"/>
            <w:szCs w:val="28"/>
            <w:lang w:val="en-US"/>
          </w:rPr>
          <w:delText>map</w:delText>
        </w:r>
      </w:del>
      <w:r w:rsidRPr="00AF76C9">
        <w:rPr>
          <w:color w:val="000000" w:themeColor="text1"/>
          <w:szCs w:val="28"/>
          <w:rPrChange w:id="3630" w:author="пользователь Microsoft Office" w:date="2018-05-22T16:56:00Z">
            <w:rPr>
              <w:color w:val="000000" w:themeColor="text1"/>
              <w:szCs w:val="28"/>
              <w:lang w:val="en-US"/>
            </w:rPr>
          </w:rPrChange>
        </w:rPr>
        <w:t>,</w:t>
      </w:r>
      <w:bookmarkEnd w:id="3622"/>
    </w:p>
    <w:p w14:paraId="44AC5E26" w14:textId="77777777" w:rsidR="00336EB1" w:rsidRDefault="007F6634" w:rsidP="00336EB1">
      <w:pPr>
        <w:pStyle w:val="a3"/>
        <w:numPr>
          <w:ilvl w:val="0"/>
          <w:numId w:val="21"/>
        </w:numPr>
        <w:tabs>
          <w:tab w:val="left" w:pos="709"/>
          <w:tab w:val="center" w:pos="4677"/>
        </w:tabs>
        <w:spacing w:after="120" w:line="360" w:lineRule="auto"/>
        <w:outlineLvl w:val="0"/>
        <w:rPr>
          <w:ins w:id="3631" w:author="пользователь Microsoft Office" w:date="2018-05-22T17:00:00Z"/>
          <w:color w:val="000000" w:themeColor="text1"/>
          <w:szCs w:val="28"/>
        </w:rPr>
        <w:pPrChange w:id="3632" w:author="пользователь Microsoft Office" w:date="2018-05-22T16:59:00Z">
          <w:pPr>
            <w:pStyle w:val="a3"/>
            <w:tabs>
              <w:tab w:val="left" w:pos="709"/>
              <w:tab w:val="center" w:pos="4677"/>
            </w:tabs>
            <w:spacing w:after="120" w:line="360" w:lineRule="auto"/>
            <w:outlineLvl w:val="0"/>
          </w:pPr>
        </w:pPrChange>
      </w:pPr>
      <w:del w:id="3633" w:author="пользователь Microsoft Office" w:date="2018-05-22T17:00:00Z">
        <w:r w:rsidRPr="00AF76C9" w:rsidDel="00336EB1">
          <w:rPr>
            <w:color w:val="000000" w:themeColor="text1"/>
            <w:szCs w:val="28"/>
            <w:rPrChange w:id="3634" w:author="пользователь Microsoft Office" w:date="2018-05-22T16:56:00Z">
              <w:rPr>
                <w:color w:val="000000" w:themeColor="text1"/>
                <w:szCs w:val="28"/>
                <w:lang w:val="en-US"/>
              </w:rPr>
            </w:rPrChange>
          </w:rPr>
          <w:lastRenderedPageBreak/>
          <w:delText xml:space="preserve"> </w:delText>
        </w:r>
      </w:del>
      <w:bookmarkStart w:id="3635" w:name="_Toc514774170"/>
      <w:ins w:id="3636" w:author="пользователь Microsoft Office" w:date="2018-05-22T17:00:00Z">
        <w:r w:rsidR="00336EB1">
          <w:rPr>
            <w:color w:val="000000" w:themeColor="text1"/>
            <w:szCs w:val="28"/>
          </w:rPr>
          <w:t>б</w:t>
        </w:r>
      </w:ins>
      <w:ins w:id="3637" w:author="пользователь Microsoft Office" w:date="2018-05-22T16:57:00Z">
        <w:r w:rsidR="00AF76C9">
          <w:rPr>
            <w:color w:val="000000" w:themeColor="text1"/>
            <w:szCs w:val="28"/>
          </w:rPr>
          <w:t>ольшое количество выражений присваивания</w:t>
        </w:r>
      </w:ins>
      <w:del w:id="3638" w:author="пользователь Microsoft Office" w:date="2018-05-22T16:57:00Z">
        <w:r w:rsidRPr="005F7A4D" w:rsidDel="00AF76C9">
          <w:rPr>
            <w:color w:val="000000" w:themeColor="text1"/>
            <w:szCs w:val="28"/>
            <w:lang w:val="en-US"/>
          </w:rPr>
          <w:delText>many</w:delText>
        </w:r>
        <w:r w:rsidRPr="00AF76C9" w:rsidDel="00AF76C9">
          <w:rPr>
            <w:color w:val="000000" w:themeColor="text1"/>
            <w:szCs w:val="28"/>
            <w:rPrChange w:id="3639" w:author="пользователь Microsoft Office" w:date="2018-05-22T16:56:00Z">
              <w:rPr>
                <w:color w:val="000000" w:themeColor="text1"/>
                <w:szCs w:val="28"/>
                <w:lang w:val="en-US"/>
              </w:rPr>
            </w:rPrChange>
          </w:rPr>
          <w:delText xml:space="preserve"> </w:delText>
        </w:r>
        <w:r w:rsidRPr="005F7A4D" w:rsidDel="00AF76C9">
          <w:rPr>
            <w:color w:val="000000" w:themeColor="text1"/>
            <w:szCs w:val="28"/>
            <w:lang w:val="en-US"/>
          </w:rPr>
          <w:delText>assignment</w:delText>
        </w:r>
        <w:r w:rsidRPr="00AF76C9" w:rsidDel="00AF76C9">
          <w:rPr>
            <w:color w:val="000000" w:themeColor="text1"/>
            <w:szCs w:val="28"/>
            <w:rPrChange w:id="3640" w:author="пользователь Microsoft Office" w:date="2018-05-22T16:56:00Z">
              <w:rPr>
                <w:color w:val="000000" w:themeColor="text1"/>
                <w:szCs w:val="28"/>
                <w:lang w:val="en-US"/>
              </w:rPr>
            </w:rPrChange>
          </w:rPr>
          <w:delText xml:space="preserve"> </w:delText>
        </w:r>
        <w:r w:rsidRPr="005F7A4D" w:rsidDel="00AF76C9">
          <w:rPr>
            <w:color w:val="000000" w:themeColor="text1"/>
            <w:szCs w:val="28"/>
            <w:lang w:val="en-US"/>
          </w:rPr>
          <w:delText>statements</w:delText>
        </w:r>
      </w:del>
      <w:r w:rsidRPr="00AF76C9">
        <w:rPr>
          <w:color w:val="000000" w:themeColor="text1"/>
          <w:szCs w:val="28"/>
          <w:rPrChange w:id="3641" w:author="пользователь Microsoft Office" w:date="2018-05-22T16:56:00Z">
            <w:rPr>
              <w:color w:val="000000" w:themeColor="text1"/>
              <w:szCs w:val="28"/>
              <w:lang w:val="en-US"/>
            </w:rPr>
          </w:rPrChange>
        </w:rPr>
        <w:t>,</w:t>
      </w:r>
      <w:bookmarkEnd w:id="3635"/>
    </w:p>
    <w:p w14:paraId="0ADE1FCE" w14:textId="77777777" w:rsidR="00336EB1" w:rsidRDefault="00336EB1" w:rsidP="00336EB1">
      <w:pPr>
        <w:pStyle w:val="a3"/>
        <w:numPr>
          <w:ilvl w:val="0"/>
          <w:numId w:val="21"/>
        </w:numPr>
        <w:tabs>
          <w:tab w:val="left" w:pos="709"/>
          <w:tab w:val="center" w:pos="4677"/>
        </w:tabs>
        <w:spacing w:after="120" w:line="360" w:lineRule="auto"/>
        <w:outlineLvl w:val="0"/>
        <w:rPr>
          <w:ins w:id="3642" w:author="пользователь Microsoft Office" w:date="2018-05-22T17:01:00Z"/>
          <w:color w:val="000000" w:themeColor="text1"/>
          <w:szCs w:val="28"/>
        </w:rPr>
        <w:pPrChange w:id="3643" w:author="пользователь Microsoft Office" w:date="2018-05-22T16:59:00Z">
          <w:pPr>
            <w:pStyle w:val="a3"/>
            <w:tabs>
              <w:tab w:val="left" w:pos="709"/>
              <w:tab w:val="center" w:pos="4677"/>
            </w:tabs>
            <w:spacing w:after="120" w:line="360" w:lineRule="auto"/>
            <w:outlineLvl w:val="0"/>
          </w:pPr>
        </w:pPrChange>
      </w:pPr>
      <w:bookmarkStart w:id="3644" w:name="_Toc514774171"/>
      <w:ins w:id="3645" w:author="пользователь Microsoft Office" w:date="2018-05-22T17:00:00Z">
        <w:r>
          <w:rPr>
            <w:color w:val="000000" w:themeColor="text1"/>
            <w:szCs w:val="28"/>
          </w:rPr>
          <w:t>б</w:t>
        </w:r>
      </w:ins>
      <w:del w:id="3646" w:author="пользователь Microsoft Office" w:date="2018-05-22T17:00:00Z">
        <w:r w:rsidR="007F6634" w:rsidRPr="00AF76C9" w:rsidDel="00336EB1">
          <w:rPr>
            <w:color w:val="000000" w:themeColor="text1"/>
            <w:szCs w:val="28"/>
            <w:rPrChange w:id="3647" w:author="пользователь Microsoft Office" w:date="2018-05-22T16:56:00Z">
              <w:rPr>
                <w:color w:val="000000" w:themeColor="text1"/>
                <w:szCs w:val="28"/>
                <w:lang w:val="en-US"/>
              </w:rPr>
            </w:rPrChange>
          </w:rPr>
          <w:delText xml:space="preserve"> </w:delText>
        </w:r>
      </w:del>
      <w:ins w:id="3648" w:author="пользователь Microsoft Office" w:date="2018-05-22T16:57:00Z">
        <w:r w:rsidR="00AF76C9">
          <w:rPr>
            <w:color w:val="000000" w:themeColor="text1"/>
            <w:szCs w:val="28"/>
          </w:rPr>
          <w:t xml:space="preserve">ольшое количество веток в конструкциях </w:t>
        </w:r>
        <w:r w:rsidR="00AF76C9">
          <w:rPr>
            <w:color w:val="000000" w:themeColor="text1"/>
            <w:szCs w:val="28"/>
            <w:lang w:val="en-US"/>
          </w:rPr>
          <w:t>when</w:t>
        </w:r>
      </w:ins>
      <w:del w:id="3649" w:author="пользователь Microsoft Office" w:date="2018-05-22T16:57:00Z">
        <w:r w:rsidR="007F6634" w:rsidRPr="005F7A4D" w:rsidDel="00AF76C9">
          <w:rPr>
            <w:color w:val="000000" w:themeColor="text1"/>
            <w:szCs w:val="28"/>
            <w:lang w:val="en-US"/>
          </w:rPr>
          <w:delText>many</w:delText>
        </w:r>
        <w:r w:rsidR="007F6634" w:rsidRPr="00AF76C9" w:rsidDel="00AF76C9">
          <w:rPr>
            <w:color w:val="000000" w:themeColor="text1"/>
            <w:szCs w:val="28"/>
            <w:rPrChange w:id="3650" w:author="пользователь Microsoft Office" w:date="2018-05-22T16:56:00Z">
              <w:rPr>
                <w:color w:val="000000" w:themeColor="text1"/>
                <w:szCs w:val="28"/>
                <w:lang w:val="en-US"/>
              </w:rPr>
            </w:rPrChange>
          </w:rPr>
          <w:delText xml:space="preserve"> </w:delText>
        </w:r>
        <w:r w:rsidR="007F6634" w:rsidRPr="005F7A4D" w:rsidDel="00AF76C9">
          <w:rPr>
            <w:color w:val="000000" w:themeColor="text1"/>
            <w:szCs w:val="28"/>
            <w:lang w:val="en-US"/>
          </w:rPr>
          <w:delText>case</w:delText>
        </w:r>
        <w:r w:rsidR="007F6634" w:rsidRPr="00AF76C9" w:rsidDel="00AF76C9">
          <w:rPr>
            <w:color w:val="000000" w:themeColor="text1"/>
            <w:szCs w:val="28"/>
            <w:rPrChange w:id="3651" w:author="пользователь Microsoft Office" w:date="2018-05-22T16:56:00Z">
              <w:rPr>
                <w:color w:val="000000" w:themeColor="text1"/>
                <w:szCs w:val="28"/>
                <w:lang w:val="en-US"/>
              </w:rPr>
            </w:rPrChange>
          </w:rPr>
          <w:delText xml:space="preserve"> </w:delText>
        </w:r>
        <w:r w:rsidR="007F6634" w:rsidRPr="005F7A4D" w:rsidDel="00AF76C9">
          <w:rPr>
            <w:color w:val="000000" w:themeColor="text1"/>
            <w:szCs w:val="28"/>
            <w:lang w:val="en-US"/>
          </w:rPr>
          <w:delText>in</w:delText>
        </w:r>
        <w:r w:rsidR="007F6634" w:rsidRPr="00AF76C9" w:rsidDel="00AF76C9">
          <w:rPr>
            <w:color w:val="000000" w:themeColor="text1"/>
            <w:szCs w:val="28"/>
            <w:rPrChange w:id="3652" w:author="пользователь Microsoft Office" w:date="2018-05-22T16:56:00Z">
              <w:rPr>
                <w:color w:val="000000" w:themeColor="text1"/>
                <w:szCs w:val="28"/>
                <w:lang w:val="en-US"/>
              </w:rPr>
            </w:rPrChange>
          </w:rPr>
          <w:delText xml:space="preserve"> </w:delText>
        </w:r>
        <w:r w:rsidR="007F6634" w:rsidRPr="005F7A4D" w:rsidDel="00AF76C9">
          <w:rPr>
            <w:color w:val="000000" w:themeColor="text1"/>
            <w:szCs w:val="28"/>
            <w:lang w:val="en-US"/>
          </w:rPr>
          <w:delText>when</w:delText>
        </w:r>
      </w:del>
      <w:r w:rsidR="007F6634" w:rsidRPr="00AF76C9">
        <w:rPr>
          <w:color w:val="000000" w:themeColor="text1"/>
          <w:szCs w:val="28"/>
          <w:rPrChange w:id="3653" w:author="пользователь Microsoft Office" w:date="2018-05-22T16:56:00Z">
            <w:rPr>
              <w:color w:val="000000" w:themeColor="text1"/>
              <w:szCs w:val="28"/>
              <w:lang w:val="en-US"/>
            </w:rPr>
          </w:rPrChange>
        </w:rPr>
        <w:t>,</w:t>
      </w:r>
      <w:bookmarkEnd w:id="3644"/>
    </w:p>
    <w:p w14:paraId="637321F6" w14:textId="77777777" w:rsidR="00336EB1" w:rsidRDefault="00336EB1" w:rsidP="00336EB1">
      <w:pPr>
        <w:pStyle w:val="a3"/>
        <w:numPr>
          <w:ilvl w:val="0"/>
          <w:numId w:val="21"/>
        </w:numPr>
        <w:tabs>
          <w:tab w:val="left" w:pos="709"/>
          <w:tab w:val="center" w:pos="4677"/>
        </w:tabs>
        <w:spacing w:after="120" w:line="360" w:lineRule="auto"/>
        <w:outlineLvl w:val="0"/>
        <w:rPr>
          <w:ins w:id="3654" w:author="пользователь Microsoft Office" w:date="2018-05-22T17:01:00Z"/>
          <w:color w:val="000000" w:themeColor="text1"/>
          <w:szCs w:val="28"/>
        </w:rPr>
        <w:pPrChange w:id="3655" w:author="пользователь Microsoft Office" w:date="2018-05-22T16:59:00Z">
          <w:pPr>
            <w:pStyle w:val="a3"/>
            <w:tabs>
              <w:tab w:val="left" w:pos="709"/>
              <w:tab w:val="center" w:pos="4677"/>
            </w:tabs>
            <w:spacing w:after="120" w:line="360" w:lineRule="auto"/>
            <w:outlineLvl w:val="0"/>
          </w:pPr>
        </w:pPrChange>
      </w:pPr>
      <w:bookmarkStart w:id="3656" w:name="_Toc514774172"/>
      <w:ins w:id="3657" w:author="пользователь Microsoft Office" w:date="2018-05-22T17:01:00Z">
        <w:r>
          <w:rPr>
            <w:color w:val="000000" w:themeColor="text1"/>
            <w:szCs w:val="28"/>
          </w:rPr>
          <w:t>м</w:t>
        </w:r>
      </w:ins>
      <w:del w:id="3658" w:author="пользователь Microsoft Office" w:date="2018-05-22T17:01:00Z">
        <w:r w:rsidR="007F6634" w:rsidRPr="00AF76C9" w:rsidDel="00336EB1">
          <w:rPr>
            <w:color w:val="000000" w:themeColor="text1"/>
            <w:szCs w:val="28"/>
            <w:rPrChange w:id="3659" w:author="пользователь Microsoft Office" w:date="2018-05-22T16:56:00Z">
              <w:rPr>
                <w:color w:val="000000" w:themeColor="text1"/>
                <w:szCs w:val="28"/>
                <w:lang w:val="en-US"/>
              </w:rPr>
            </w:rPrChange>
          </w:rPr>
          <w:delText xml:space="preserve"> </w:delText>
        </w:r>
      </w:del>
      <w:ins w:id="3660" w:author="пользователь Microsoft Office" w:date="2018-05-22T16:58:00Z">
        <w:r w:rsidR="00AF76C9">
          <w:rPr>
            <w:color w:val="000000" w:themeColor="text1"/>
            <w:szCs w:val="28"/>
          </w:rPr>
          <w:t>ного условных операторов</w:t>
        </w:r>
      </w:ins>
      <w:del w:id="3661" w:author="пользователь Microsoft Office" w:date="2018-05-22T16:58:00Z">
        <w:r w:rsidR="007F6634" w:rsidRPr="005F7A4D" w:rsidDel="00AF76C9">
          <w:rPr>
            <w:color w:val="000000" w:themeColor="text1"/>
            <w:szCs w:val="28"/>
            <w:lang w:val="en-US"/>
          </w:rPr>
          <w:delText>many</w:delText>
        </w:r>
        <w:r w:rsidR="007F6634" w:rsidRPr="00AF76C9" w:rsidDel="00AF76C9">
          <w:rPr>
            <w:color w:val="000000" w:themeColor="text1"/>
            <w:szCs w:val="28"/>
            <w:rPrChange w:id="3662" w:author="пользователь Microsoft Office" w:date="2018-05-22T16:56:00Z">
              <w:rPr>
                <w:color w:val="000000" w:themeColor="text1"/>
                <w:szCs w:val="28"/>
                <w:lang w:val="en-US"/>
              </w:rPr>
            </w:rPrChange>
          </w:rPr>
          <w:delText xml:space="preserve"> </w:delText>
        </w:r>
        <w:r w:rsidR="007F6634" w:rsidRPr="005F7A4D" w:rsidDel="00AF76C9">
          <w:rPr>
            <w:color w:val="000000" w:themeColor="text1"/>
            <w:szCs w:val="28"/>
            <w:lang w:val="en-US"/>
          </w:rPr>
          <w:delText>if</w:delText>
        </w:r>
        <w:r w:rsidR="007F6634" w:rsidRPr="00AF76C9" w:rsidDel="00AF76C9">
          <w:rPr>
            <w:color w:val="000000" w:themeColor="text1"/>
            <w:szCs w:val="28"/>
            <w:rPrChange w:id="3663" w:author="пользователь Microsoft Office" w:date="2018-05-22T16:56:00Z">
              <w:rPr>
                <w:color w:val="000000" w:themeColor="text1"/>
                <w:szCs w:val="28"/>
                <w:lang w:val="en-US"/>
              </w:rPr>
            </w:rPrChange>
          </w:rPr>
          <w:delText xml:space="preserve"> </w:delText>
        </w:r>
        <w:r w:rsidR="007F6634" w:rsidRPr="005F7A4D" w:rsidDel="00AF76C9">
          <w:rPr>
            <w:color w:val="000000" w:themeColor="text1"/>
            <w:szCs w:val="28"/>
            <w:lang w:val="en-US"/>
          </w:rPr>
          <w:delText>statements</w:delText>
        </w:r>
        <w:r w:rsidR="007F6634" w:rsidRPr="00AF76C9" w:rsidDel="00AF76C9">
          <w:rPr>
            <w:color w:val="000000" w:themeColor="text1"/>
            <w:szCs w:val="28"/>
            <w:rPrChange w:id="3664" w:author="пользователь Microsoft Office" w:date="2018-05-22T16:56:00Z">
              <w:rPr>
                <w:color w:val="000000" w:themeColor="text1"/>
                <w:szCs w:val="28"/>
                <w:lang w:val="en-US"/>
              </w:rPr>
            </w:rPrChange>
          </w:rPr>
          <w:delText xml:space="preserve"> </w:delText>
        </w:r>
      </w:del>
      <w:del w:id="3665" w:author="пользователь Microsoft Office" w:date="2018-05-22T16:59:00Z">
        <w:r w:rsidR="007F6634" w:rsidRPr="005F7A4D" w:rsidDel="00AF76C9">
          <w:rPr>
            <w:color w:val="000000" w:themeColor="text1"/>
            <w:szCs w:val="28"/>
          </w:rPr>
          <w:delText>и</w:delText>
        </w:r>
        <w:r w:rsidR="007F6634" w:rsidRPr="00AF76C9" w:rsidDel="00AF76C9">
          <w:rPr>
            <w:color w:val="000000" w:themeColor="text1"/>
            <w:szCs w:val="28"/>
            <w:rPrChange w:id="3666" w:author="пользователь Microsoft Office" w:date="2018-05-22T16:56:00Z">
              <w:rPr>
                <w:color w:val="000000" w:themeColor="text1"/>
                <w:szCs w:val="28"/>
                <w:lang w:val="en-US"/>
              </w:rPr>
            </w:rPrChange>
          </w:rPr>
          <w:delText xml:space="preserve"> </w:delText>
        </w:r>
        <w:r w:rsidR="007F6634" w:rsidRPr="005F7A4D" w:rsidDel="00AF76C9">
          <w:rPr>
            <w:color w:val="000000" w:themeColor="text1"/>
            <w:szCs w:val="28"/>
            <w:lang w:val="en-GB"/>
          </w:rPr>
          <w:delText>m</w:delText>
        </w:r>
        <w:r w:rsidR="007F6634" w:rsidRPr="005F7A4D" w:rsidDel="00AF76C9">
          <w:rPr>
            <w:color w:val="000000" w:themeColor="text1"/>
            <w:szCs w:val="28"/>
            <w:lang w:val="en-US"/>
          </w:rPr>
          <w:delText>any</w:delText>
        </w:r>
        <w:r w:rsidR="007F6634" w:rsidRPr="00AF76C9" w:rsidDel="00AF76C9">
          <w:rPr>
            <w:color w:val="000000" w:themeColor="text1"/>
            <w:szCs w:val="28"/>
            <w:rPrChange w:id="3667" w:author="пользователь Microsoft Office" w:date="2018-05-22T16:56:00Z">
              <w:rPr>
                <w:color w:val="000000" w:themeColor="text1"/>
                <w:szCs w:val="28"/>
                <w:lang w:val="en-US"/>
              </w:rPr>
            </w:rPrChange>
          </w:rPr>
          <w:delText xml:space="preserve"> </w:delText>
        </w:r>
        <w:r w:rsidR="007F6634" w:rsidRPr="005F7A4D" w:rsidDel="00AF76C9">
          <w:rPr>
            <w:color w:val="000000" w:themeColor="text1"/>
            <w:szCs w:val="28"/>
            <w:lang w:val="en-US"/>
          </w:rPr>
          <w:delText>similar</w:delText>
        </w:r>
        <w:r w:rsidR="007F6634" w:rsidRPr="00AF76C9" w:rsidDel="00AF76C9">
          <w:rPr>
            <w:color w:val="000000" w:themeColor="text1"/>
            <w:szCs w:val="28"/>
            <w:rPrChange w:id="3668" w:author="пользователь Microsoft Office" w:date="2018-05-22T16:56:00Z">
              <w:rPr>
                <w:color w:val="000000" w:themeColor="text1"/>
                <w:szCs w:val="28"/>
                <w:lang w:val="en-US"/>
              </w:rPr>
            </w:rPrChange>
          </w:rPr>
          <w:delText xml:space="preserve"> </w:delText>
        </w:r>
        <w:r w:rsidR="007F6634" w:rsidRPr="005F7A4D" w:rsidDel="00AF76C9">
          <w:rPr>
            <w:color w:val="000000" w:themeColor="text1"/>
            <w:szCs w:val="28"/>
            <w:lang w:val="en-US"/>
          </w:rPr>
          <w:delText>call</w:delText>
        </w:r>
        <w:r w:rsidR="007F6634" w:rsidRPr="00AF76C9" w:rsidDel="00AF76C9">
          <w:rPr>
            <w:color w:val="000000" w:themeColor="text1"/>
            <w:szCs w:val="28"/>
            <w:rPrChange w:id="3669" w:author="пользователь Microsoft Office" w:date="2018-05-22T16:56:00Z">
              <w:rPr>
                <w:color w:val="000000" w:themeColor="text1"/>
                <w:szCs w:val="28"/>
                <w:lang w:val="en-US"/>
              </w:rPr>
            </w:rPrChange>
          </w:rPr>
          <w:delText xml:space="preserve"> </w:delText>
        </w:r>
        <w:r w:rsidR="007F6634" w:rsidRPr="005F7A4D" w:rsidDel="00AF76C9">
          <w:rPr>
            <w:color w:val="000000" w:themeColor="text1"/>
            <w:szCs w:val="28"/>
            <w:lang w:val="en-US"/>
          </w:rPr>
          <w:delText>expressions</w:delText>
        </w:r>
      </w:del>
      <w:r w:rsidR="00615BB8" w:rsidRPr="00AF76C9">
        <w:rPr>
          <w:color w:val="000000" w:themeColor="text1"/>
          <w:szCs w:val="28"/>
          <w:rPrChange w:id="3670" w:author="пользователь Microsoft Office" w:date="2018-05-22T16:56:00Z">
            <w:rPr>
              <w:color w:val="000000" w:themeColor="text1"/>
              <w:szCs w:val="28"/>
              <w:lang w:val="en-US"/>
            </w:rPr>
          </w:rPrChange>
        </w:rPr>
        <w:t>.</w:t>
      </w:r>
      <w:bookmarkEnd w:id="3656"/>
    </w:p>
    <w:p w14:paraId="14F005EA" w14:textId="52EABE19" w:rsidR="00621240" w:rsidRPr="005F7A4D" w:rsidRDefault="008F5EB9" w:rsidP="00336EB1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del w:id="3671" w:author="пользователь Microsoft Office" w:date="2018-05-22T17:01:00Z">
        <w:r w:rsidRPr="00AF76C9" w:rsidDel="00336EB1">
          <w:rPr>
            <w:color w:val="000000" w:themeColor="text1"/>
            <w:szCs w:val="28"/>
            <w:rPrChange w:id="3672" w:author="пользователь Microsoft Office" w:date="2018-05-22T16:56:00Z">
              <w:rPr>
                <w:color w:val="000000" w:themeColor="text1"/>
                <w:szCs w:val="28"/>
                <w:lang w:val="en-US"/>
              </w:rPr>
            </w:rPrChange>
          </w:rPr>
          <w:delText xml:space="preserve"> </w:delText>
        </w:r>
      </w:del>
      <w:bookmarkStart w:id="3673" w:name="_Toc514774173"/>
      <w:r w:rsidRPr="005F7A4D">
        <w:rPr>
          <w:color w:val="000000" w:themeColor="text1"/>
          <w:szCs w:val="28"/>
        </w:rPr>
        <w:t xml:space="preserve">Данная статистика показывает, какие проблемы чаще всего бывают в исходном коде программ на </w:t>
      </w:r>
      <w:proofErr w:type="spellStart"/>
      <w:r w:rsidRPr="005F7A4D">
        <w:rPr>
          <w:color w:val="000000" w:themeColor="text1"/>
          <w:szCs w:val="28"/>
          <w:lang w:val="en-GB"/>
        </w:rPr>
        <w:t>Kotlin</w:t>
      </w:r>
      <w:proofErr w:type="spellEnd"/>
      <w:r w:rsidRPr="005F7A4D">
        <w:rPr>
          <w:color w:val="000000" w:themeColor="text1"/>
          <w:szCs w:val="28"/>
        </w:rPr>
        <w:t>.</w:t>
      </w:r>
      <w:bookmarkEnd w:id="3570"/>
      <w:bookmarkEnd w:id="3571"/>
      <w:bookmarkEnd w:id="3673"/>
    </w:p>
    <w:p w14:paraId="56215842" w14:textId="2585BB48" w:rsidR="00AB7F59" w:rsidRPr="005F7A4D" w:rsidRDefault="00621240" w:rsidP="00FA7E3C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3674" w:name="_Toc513729971"/>
      <w:bookmarkStart w:id="3675" w:name="_Toc514515920"/>
      <w:bookmarkStart w:id="3676" w:name="_Toc514774174"/>
      <w:r w:rsidR="00001E4C" w:rsidRPr="005F7A4D">
        <w:rPr>
          <w:color w:val="000000" w:themeColor="text1"/>
          <w:szCs w:val="28"/>
        </w:rPr>
        <w:t>Предполагается, что примеры-аномалии</w:t>
      </w:r>
      <w:r w:rsidR="005948C1" w:rsidRPr="005F7A4D">
        <w:rPr>
          <w:color w:val="000000" w:themeColor="text1"/>
          <w:szCs w:val="28"/>
        </w:rPr>
        <w:t xml:space="preserve"> по дереву разбора являются представителями случаев неправильного использования языка, и</w:t>
      </w:r>
      <w:r w:rsidR="00E25D68" w:rsidRPr="005F7A4D">
        <w:rPr>
          <w:color w:val="000000" w:themeColor="text1"/>
          <w:szCs w:val="28"/>
        </w:rPr>
        <w:t xml:space="preserve"> буду</w:t>
      </w:r>
      <w:r w:rsidR="00001E4C" w:rsidRPr="005F7A4D">
        <w:rPr>
          <w:color w:val="000000" w:themeColor="text1"/>
          <w:szCs w:val="28"/>
        </w:rPr>
        <w:t xml:space="preserve">т проанализированы разработчиками языка </w:t>
      </w:r>
      <w:proofErr w:type="spellStart"/>
      <w:r w:rsidR="00001E4C" w:rsidRPr="005F7A4D">
        <w:rPr>
          <w:color w:val="000000" w:themeColor="text1"/>
          <w:szCs w:val="28"/>
          <w:lang w:val="en-GB"/>
        </w:rPr>
        <w:t>Kotlin</w:t>
      </w:r>
      <w:proofErr w:type="spellEnd"/>
      <w:r w:rsidR="00001E4C" w:rsidRPr="005F7A4D">
        <w:rPr>
          <w:color w:val="000000" w:themeColor="text1"/>
          <w:szCs w:val="28"/>
        </w:rPr>
        <w:t xml:space="preserve"> на предмет потенциальных улучшений дизайна конструкций языка</w:t>
      </w:r>
      <w:r w:rsidR="00553BFF" w:rsidRPr="005F7A4D">
        <w:rPr>
          <w:color w:val="000000" w:themeColor="text1"/>
          <w:szCs w:val="28"/>
        </w:rPr>
        <w:t xml:space="preserve"> или разработки новых конструкций</w:t>
      </w:r>
      <w:r w:rsidR="00FD1D75" w:rsidRPr="005F7A4D">
        <w:rPr>
          <w:color w:val="000000" w:themeColor="text1"/>
          <w:szCs w:val="28"/>
        </w:rPr>
        <w:t xml:space="preserve"> (</w:t>
      </w:r>
      <w:r w:rsidR="003C43A4" w:rsidRPr="005F7A4D">
        <w:rPr>
          <w:color w:val="000000" w:themeColor="text1"/>
          <w:szCs w:val="28"/>
        </w:rPr>
        <w:t>на основе анализа задач</w:t>
      </w:r>
      <w:r w:rsidR="00FD1D75" w:rsidRPr="005F7A4D">
        <w:rPr>
          <w:color w:val="000000" w:themeColor="text1"/>
          <w:szCs w:val="28"/>
        </w:rPr>
        <w:t xml:space="preserve"> пользователей, которые они хотели решить с помощью кода, который оказался аномальным)</w:t>
      </w:r>
      <w:r w:rsidR="00553BFF" w:rsidRPr="005F7A4D">
        <w:rPr>
          <w:color w:val="000000" w:themeColor="text1"/>
          <w:szCs w:val="28"/>
        </w:rPr>
        <w:t>.</w:t>
      </w:r>
      <w:bookmarkEnd w:id="3674"/>
      <w:r w:rsidR="00C17641" w:rsidRPr="005F7A4D">
        <w:rPr>
          <w:color w:val="000000" w:themeColor="text1"/>
          <w:szCs w:val="28"/>
        </w:rPr>
        <w:t xml:space="preserve"> Также</w:t>
      </w:r>
      <w:del w:id="3677" w:author="Timofey Bryksin" w:date="2018-05-20T22:49:00Z">
        <w:r w:rsidR="00C17641" w:rsidRPr="005F7A4D" w:rsidDel="00CB1F9D">
          <w:rPr>
            <w:color w:val="000000" w:themeColor="text1"/>
            <w:szCs w:val="28"/>
          </w:rPr>
          <w:delText>,</w:delText>
        </w:r>
      </w:del>
      <w:r w:rsidR="00C17641" w:rsidRPr="005F7A4D">
        <w:rPr>
          <w:color w:val="000000" w:themeColor="text1"/>
          <w:szCs w:val="28"/>
        </w:rPr>
        <w:t xml:space="preserve"> на данных примерах предполагается тестирование компилятора на производительность. Некоторые из примеров являются, своего рода, экстремальными </w:t>
      </w:r>
      <w:r w:rsidR="00EA50D9" w:rsidRPr="005F7A4D">
        <w:rPr>
          <w:color w:val="000000" w:themeColor="text1"/>
          <w:szCs w:val="28"/>
        </w:rPr>
        <w:t>для компилятора, и будет резонно замерять производительность именно на таких примерах.</w:t>
      </w:r>
      <w:bookmarkEnd w:id="3675"/>
      <w:bookmarkEnd w:id="3676"/>
    </w:p>
    <w:p w14:paraId="23083F70" w14:textId="0EAE6ADB" w:rsidR="00CE2A9D" w:rsidRPr="005F7A4D" w:rsidRDefault="00731A8B" w:rsidP="00FA7E3C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3678" w:name="_Toc513729973"/>
      <w:bookmarkStart w:id="3679" w:name="_Toc514515921"/>
      <w:bookmarkStart w:id="3680" w:name="_Toc514774175"/>
      <w:r w:rsidR="002B662E" w:rsidRPr="005F7A4D">
        <w:rPr>
          <w:color w:val="000000" w:themeColor="text1"/>
          <w:szCs w:val="28"/>
        </w:rPr>
        <w:t>Для просмотра файлов-аномалий по типам и классам был разработан сайт</w:t>
      </w:r>
      <w:r w:rsidR="0070251B" w:rsidRPr="005F7A4D">
        <w:rPr>
          <w:rStyle w:val="af2"/>
          <w:color w:val="000000" w:themeColor="text1"/>
          <w:szCs w:val="28"/>
        </w:rPr>
        <w:footnoteReference w:id="24"/>
      </w:r>
      <w:r w:rsidR="0070251B" w:rsidRPr="005F7A4D">
        <w:rPr>
          <w:color w:val="000000" w:themeColor="text1"/>
          <w:szCs w:val="28"/>
        </w:rPr>
        <w:t xml:space="preserve"> и инструмент</w:t>
      </w:r>
      <w:r w:rsidR="00D600E9" w:rsidRPr="005F7A4D">
        <w:rPr>
          <w:color w:val="000000" w:themeColor="text1"/>
          <w:szCs w:val="28"/>
        </w:rPr>
        <w:t xml:space="preserve"> для публикации новых аномалий и новых классов</w:t>
      </w:r>
      <w:r w:rsidR="000D080A" w:rsidRPr="005F7A4D">
        <w:rPr>
          <w:rStyle w:val="af2"/>
          <w:color w:val="000000" w:themeColor="text1"/>
          <w:szCs w:val="28"/>
        </w:rPr>
        <w:footnoteReference w:id="25"/>
      </w:r>
      <w:r w:rsidR="00D600E9" w:rsidRPr="005F7A4D">
        <w:rPr>
          <w:color w:val="000000" w:themeColor="text1"/>
          <w:szCs w:val="28"/>
        </w:rPr>
        <w:t>.</w:t>
      </w:r>
      <w:bookmarkEnd w:id="3678"/>
      <w:bookmarkEnd w:id="3679"/>
      <w:bookmarkEnd w:id="3680"/>
    </w:p>
    <w:p w14:paraId="6F139595" w14:textId="2A0C7011" w:rsidR="00CE2A9D" w:rsidRPr="005F7A4D" w:rsidRDefault="00A309AC" w:rsidP="00FA7E3C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aps/>
          <w:color w:val="000000" w:themeColor="text1"/>
        </w:rPr>
      </w:pPr>
      <w:del w:id="3681" w:author="пользователь Microsoft Office" w:date="2018-05-22T16:30:00Z">
        <w:r w:rsidRPr="005F7A4D" w:rsidDel="00F23CBC">
          <w:rPr>
            <w:b/>
            <w:bCs/>
            <w:caps/>
            <w:color w:val="000000" w:themeColor="text1"/>
          </w:rPr>
          <w:delText>5</w:delText>
        </w:r>
      </w:del>
      <w:bookmarkStart w:id="3682" w:name="_Toc514774176"/>
      <w:ins w:id="3683" w:author="пользователь Microsoft Office" w:date="2018-05-22T16:30:00Z">
        <w:r w:rsidR="00F23CBC">
          <w:rPr>
            <w:b/>
            <w:bCs/>
            <w:caps/>
            <w:color w:val="000000" w:themeColor="text1"/>
          </w:rPr>
          <w:t>6</w:t>
        </w:r>
      </w:ins>
      <w:r w:rsidR="001A1415" w:rsidRPr="005F7A4D">
        <w:rPr>
          <w:b/>
          <w:bCs/>
          <w:caps/>
          <w:color w:val="000000" w:themeColor="text1"/>
        </w:rPr>
        <w:t>.3</w:t>
      </w:r>
      <w:r w:rsidR="00CE2A9D" w:rsidRPr="005F7A4D">
        <w:rPr>
          <w:b/>
          <w:bCs/>
          <w:caps/>
          <w:color w:val="000000" w:themeColor="text1"/>
        </w:rPr>
        <w:t xml:space="preserve"> </w:t>
      </w:r>
      <w:r w:rsidR="00E454BC" w:rsidRPr="005F7A4D">
        <w:rPr>
          <w:b/>
          <w:bCs/>
          <w:color w:val="000000" w:themeColor="text1"/>
        </w:rPr>
        <w:t>Сбор экспертных оценок по</w:t>
      </w:r>
      <w:r w:rsidR="0023663A" w:rsidRPr="005F7A4D">
        <w:rPr>
          <w:b/>
          <w:bCs/>
          <w:color w:val="000000" w:themeColor="text1"/>
        </w:rPr>
        <w:t xml:space="preserve"> аномали</w:t>
      </w:r>
      <w:r w:rsidR="00E454BC" w:rsidRPr="005F7A4D">
        <w:rPr>
          <w:b/>
          <w:bCs/>
          <w:color w:val="000000" w:themeColor="text1"/>
        </w:rPr>
        <w:t>ям и их классам</w:t>
      </w:r>
      <w:r w:rsidR="00457D99" w:rsidRPr="005F7A4D">
        <w:rPr>
          <w:b/>
          <w:bCs/>
          <w:color w:val="000000" w:themeColor="text1"/>
        </w:rPr>
        <w:t xml:space="preserve"> для малого набора данных</w:t>
      </w:r>
      <w:bookmarkEnd w:id="3682"/>
    </w:p>
    <w:p w14:paraId="4CAB3A96" w14:textId="652E8008" w:rsidR="00C14E08" w:rsidRPr="005F7A4D" w:rsidRDefault="00CE2A9D" w:rsidP="00FA7E3C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3684" w:name="_Toc513729975"/>
      <w:bookmarkStart w:id="3685" w:name="_Toc514515923"/>
      <w:bookmarkStart w:id="3686" w:name="_Toc514774177"/>
      <w:r w:rsidR="00392A47" w:rsidRPr="005F7A4D">
        <w:rPr>
          <w:color w:val="000000" w:themeColor="text1"/>
          <w:szCs w:val="28"/>
        </w:rPr>
        <w:t>Для сбора экспертных оценок предварительно на разработанном сайте были выделены лишь наиболее показательные аномалии-представители классов</w:t>
      </w:r>
      <w:r w:rsidR="00A26BB2" w:rsidRPr="005F7A4D">
        <w:rPr>
          <w:color w:val="000000" w:themeColor="text1"/>
          <w:szCs w:val="28"/>
        </w:rPr>
        <w:t xml:space="preserve"> (из группы похожих аномалий был</w:t>
      </w:r>
      <w:r w:rsidR="00C22EA1" w:rsidRPr="005F7A4D">
        <w:rPr>
          <w:color w:val="000000" w:themeColor="text1"/>
          <w:szCs w:val="28"/>
        </w:rPr>
        <w:t>о</w:t>
      </w:r>
      <w:r w:rsidR="00404518" w:rsidRPr="005F7A4D">
        <w:rPr>
          <w:color w:val="000000" w:themeColor="text1"/>
          <w:szCs w:val="28"/>
        </w:rPr>
        <w:t xml:space="preserve"> отобран</w:t>
      </w:r>
      <w:r w:rsidR="00C22EA1" w:rsidRPr="005F7A4D">
        <w:rPr>
          <w:color w:val="000000" w:themeColor="text1"/>
          <w:szCs w:val="28"/>
        </w:rPr>
        <w:t>о</w:t>
      </w:r>
      <w:r w:rsidR="00404518" w:rsidRPr="005F7A4D">
        <w:rPr>
          <w:color w:val="000000" w:themeColor="text1"/>
          <w:szCs w:val="28"/>
        </w:rPr>
        <w:t xml:space="preserve"> лишь </w:t>
      </w:r>
      <w:r w:rsidR="00C22EA1" w:rsidRPr="005F7A4D">
        <w:rPr>
          <w:color w:val="000000" w:themeColor="text1"/>
          <w:szCs w:val="28"/>
        </w:rPr>
        <w:t xml:space="preserve">по одному </w:t>
      </w:r>
      <w:r w:rsidR="00404518" w:rsidRPr="005F7A4D">
        <w:rPr>
          <w:color w:val="000000" w:themeColor="text1"/>
          <w:szCs w:val="28"/>
        </w:rPr>
        <w:t>экземпляр</w:t>
      </w:r>
      <w:r w:rsidR="00C22EA1" w:rsidRPr="005F7A4D">
        <w:rPr>
          <w:color w:val="000000" w:themeColor="text1"/>
          <w:szCs w:val="28"/>
        </w:rPr>
        <w:t>у</w:t>
      </w:r>
      <w:r w:rsidR="00404518" w:rsidRPr="005F7A4D">
        <w:rPr>
          <w:color w:val="000000" w:themeColor="text1"/>
          <w:szCs w:val="28"/>
        </w:rPr>
        <w:t>;</w:t>
      </w:r>
      <w:r w:rsidR="000F0304" w:rsidRPr="005F7A4D">
        <w:rPr>
          <w:color w:val="000000" w:themeColor="text1"/>
          <w:szCs w:val="28"/>
        </w:rPr>
        <w:t xml:space="preserve"> были исключены аномалии</w:t>
      </w:r>
      <w:r w:rsidR="00A26BB2" w:rsidRPr="005F7A4D">
        <w:rPr>
          <w:color w:val="000000" w:themeColor="text1"/>
          <w:szCs w:val="28"/>
        </w:rPr>
        <w:t>, в которых особенность класса была выражена в меньшей степени)</w:t>
      </w:r>
      <w:r w:rsidR="00392A47" w:rsidRPr="005F7A4D">
        <w:rPr>
          <w:color w:val="000000" w:themeColor="text1"/>
          <w:szCs w:val="28"/>
        </w:rPr>
        <w:t>.</w:t>
      </w:r>
      <w:r w:rsidR="004E1007" w:rsidRPr="005F7A4D">
        <w:rPr>
          <w:color w:val="000000" w:themeColor="text1"/>
          <w:szCs w:val="28"/>
        </w:rPr>
        <w:t xml:space="preserve"> Таким образом, было отобрано 103 аномалии. Из них 48 — по дереву разбора </w:t>
      </w:r>
      <w:r w:rsidR="004E1007" w:rsidRPr="005F7A4D">
        <w:rPr>
          <w:color w:val="000000" w:themeColor="text1"/>
          <w:szCs w:val="28"/>
          <w:lang w:val="en-GB"/>
        </w:rPr>
        <w:t>PSI</w:t>
      </w:r>
      <w:r w:rsidR="004E1007" w:rsidRPr="005F7A4D">
        <w:rPr>
          <w:color w:val="000000" w:themeColor="text1"/>
          <w:szCs w:val="28"/>
        </w:rPr>
        <w:t>, 55 — по байт-коду.</w:t>
      </w:r>
      <w:bookmarkEnd w:id="3684"/>
      <w:bookmarkEnd w:id="3685"/>
      <w:bookmarkEnd w:id="3686"/>
    </w:p>
    <w:p w14:paraId="0B261DF8" w14:textId="67A9A807" w:rsidR="005E23A9" w:rsidRPr="005F7A4D" w:rsidRDefault="00C14E08" w:rsidP="00FA7E3C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lastRenderedPageBreak/>
        <w:tab/>
      </w:r>
      <w:bookmarkStart w:id="3687" w:name="_Toc513729976"/>
      <w:bookmarkStart w:id="3688" w:name="_Toc514515924"/>
      <w:bookmarkStart w:id="3689" w:name="_Toc514774178"/>
      <w:r w:rsidRPr="005F7A4D">
        <w:rPr>
          <w:color w:val="000000" w:themeColor="text1"/>
          <w:szCs w:val="28"/>
        </w:rPr>
        <w:t>Был</w:t>
      </w:r>
      <w:r w:rsidR="00206AD3" w:rsidRPr="005F7A4D">
        <w:rPr>
          <w:color w:val="000000" w:themeColor="text1"/>
          <w:szCs w:val="28"/>
        </w:rPr>
        <w:t>а разработана функциональность</w:t>
      </w:r>
      <w:r w:rsidR="00763619" w:rsidRPr="005F7A4D">
        <w:rPr>
          <w:color w:val="000000" w:themeColor="text1"/>
          <w:szCs w:val="28"/>
        </w:rPr>
        <w:t xml:space="preserve"> на сайте</w:t>
      </w:r>
      <w:r w:rsidR="00206AD3" w:rsidRPr="005F7A4D">
        <w:rPr>
          <w:color w:val="000000" w:themeColor="text1"/>
          <w:szCs w:val="28"/>
        </w:rPr>
        <w:t xml:space="preserve"> для сбора оценок как по классам</w:t>
      </w:r>
      <w:r w:rsidR="005E23A9" w:rsidRPr="005F7A4D">
        <w:rPr>
          <w:color w:val="000000" w:themeColor="text1"/>
          <w:szCs w:val="28"/>
        </w:rPr>
        <w:t>, так и по конкретным аномалиям по пятибалльной шкале.</w:t>
      </w:r>
      <w:bookmarkEnd w:id="3687"/>
      <w:bookmarkEnd w:id="3688"/>
      <w:bookmarkEnd w:id="3689"/>
    </w:p>
    <w:p w14:paraId="4B9E0BD0" w14:textId="04BA66B5" w:rsidR="005E23A9" w:rsidRPr="005F7A4D" w:rsidRDefault="005E23A9" w:rsidP="00FA7E3C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3690" w:name="_Toc513729977"/>
      <w:bookmarkStart w:id="3691" w:name="_Toc514515925"/>
      <w:bookmarkStart w:id="3692" w:name="_Toc514774179"/>
      <w:r w:rsidRPr="005F7A4D">
        <w:rPr>
          <w:color w:val="000000" w:themeColor="text1"/>
          <w:szCs w:val="28"/>
        </w:rPr>
        <w:t xml:space="preserve">Оценки выставлялись разработчиками компилятора </w:t>
      </w:r>
      <w:proofErr w:type="spellStart"/>
      <w:r w:rsidRPr="005F7A4D">
        <w:rPr>
          <w:color w:val="000000" w:themeColor="text1"/>
          <w:szCs w:val="28"/>
          <w:lang w:val="en-GB"/>
        </w:rPr>
        <w:t>Kotlin</w:t>
      </w:r>
      <w:proofErr w:type="spellEnd"/>
      <w:r w:rsidRPr="005F7A4D">
        <w:rPr>
          <w:color w:val="000000" w:themeColor="text1"/>
          <w:szCs w:val="28"/>
        </w:rPr>
        <w:t>, наиболее близко знакомыми со всем многообразием конструкций</w:t>
      </w:r>
      <w:r w:rsidR="00585139" w:rsidRPr="005F7A4D">
        <w:rPr>
          <w:color w:val="000000" w:themeColor="text1"/>
          <w:szCs w:val="28"/>
        </w:rPr>
        <w:t xml:space="preserve"> языка</w:t>
      </w:r>
      <w:r w:rsidRPr="005F7A4D">
        <w:rPr>
          <w:color w:val="000000" w:themeColor="text1"/>
          <w:szCs w:val="28"/>
        </w:rPr>
        <w:t xml:space="preserve">, устройством </w:t>
      </w:r>
      <w:proofErr w:type="spellStart"/>
      <w:r w:rsidRPr="005F7A4D">
        <w:rPr>
          <w:color w:val="000000" w:themeColor="text1"/>
          <w:szCs w:val="28"/>
        </w:rPr>
        <w:t>кодогенерации</w:t>
      </w:r>
      <w:proofErr w:type="spellEnd"/>
      <w:r w:rsidRPr="005F7A4D">
        <w:rPr>
          <w:color w:val="000000" w:themeColor="text1"/>
          <w:szCs w:val="28"/>
        </w:rPr>
        <w:t xml:space="preserve"> по ним и её </w:t>
      </w:r>
      <w:r w:rsidR="0096056B" w:rsidRPr="005F7A4D">
        <w:rPr>
          <w:color w:val="000000" w:themeColor="text1"/>
          <w:szCs w:val="28"/>
        </w:rPr>
        <w:t xml:space="preserve">возможным </w:t>
      </w:r>
      <w:r w:rsidRPr="005F7A4D">
        <w:rPr>
          <w:color w:val="000000" w:themeColor="text1"/>
          <w:szCs w:val="28"/>
        </w:rPr>
        <w:t>влиянием на конечную производительность.</w:t>
      </w:r>
      <w:bookmarkEnd w:id="3690"/>
      <w:bookmarkEnd w:id="3691"/>
      <w:bookmarkEnd w:id="3692"/>
    </w:p>
    <w:p w14:paraId="67CDDEA6" w14:textId="3BA7778E" w:rsidR="007C5D75" w:rsidRPr="005F7A4D" w:rsidRDefault="005E23A9" w:rsidP="00FA7E3C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3693" w:name="_Toc513729978"/>
      <w:bookmarkStart w:id="3694" w:name="_Toc514515926"/>
      <w:bookmarkStart w:id="3695" w:name="_Toc514774180"/>
      <w:r w:rsidR="001D5555" w:rsidRPr="005F7A4D">
        <w:rPr>
          <w:color w:val="000000" w:themeColor="text1"/>
          <w:szCs w:val="28"/>
        </w:rPr>
        <w:t>Таким образом, по всем классам и аномалиям были собраны оценки.</w:t>
      </w:r>
      <w:r w:rsidR="00B36DF5" w:rsidRPr="005F7A4D">
        <w:rPr>
          <w:color w:val="000000" w:themeColor="text1"/>
          <w:szCs w:val="28"/>
        </w:rPr>
        <w:t xml:space="preserve"> </w:t>
      </w:r>
      <w:commentRangeStart w:id="3696"/>
      <w:r w:rsidR="00B36DF5" w:rsidRPr="005F7A4D">
        <w:rPr>
          <w:color w:val="000000" w:themeColor="text1"/>
          <w:szCs w:val="28"/>
        </w:rPr>
        <w:t xml:space="preserve">Средняя оценка </w:t>
      </w:r>
      <w:commentRangeEnd w:id="3696"/>
      <w:r w:rsidR="00CB1F9D">
        <w:rPr>
          <w:rStyle w:val="af3"/>
          <w:rFonts w:asciiTheme="minorHAnsi" w:eastAsiaTheme="minorHAnsi" w:hAnsiTheme="minorHAnsi" w:cstheme="minorBidi"/>
          <w:lang w:eastAsia="en-US"/>
        </w:rPr>
        <w:commentReference w:id="3696"/>
      </w:r>
      <w:r w:rsidR="00B36DF5" w:rsidRPr="005F7A4D">
        <w:rPr>
          <w:color w:val="000000" w:themeColor="text1"/>
          <w:szCs w:val="28"/>
        </w:rPr>
        <w:t>по класса</w:t>
      </w:r>
      <w:r w:rsidR="00E44186" w:rsidRPr="005F7A4D">
        <w:rPr>
          <w:color w:val="000000" w:themeColor="text1"/>
          <w:szCs w:val="28"/>
        </w:rPr>
        <w:t>м</w:t>
      </w:r>
      <w:r w:rsidR="00B36DF5" w:rsidRPr="005F7A4D">
        <w:rPr>
          <w:color w:val="000000" w:themeColor="text1"/>
          <w:szCs w:val="28"/>
        </w:rPr>
        <w:t xml:space="preserve"> получилась равной</w:t>
      </w:r>
      <w:r w:rsidR="00F44A6C" w:rsidRPr="005F7A4D">
        <w:rPr>
          <w:color w:val="000000" w:themeColor="text1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Cs w:val="28"/>
          </w:rPr>
          <m:t>2.462</m:t>
        </m:r>
      </m:oMath>
      <w:r w:rsidR="00B36DF5" w:rsidRPr="005F7A4D">
        <w:rPr>
          <w:color w:val="000000" w:themeColor="text1"/>
          <w:szCs w:val="28"/>
        </w:rPr>
        <w:t xml:space="preserve">, по аномалиям —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Cs w:val="28"/>
          </w:rPr>
          <m:t xml:space="preserve">2.786 </m:t>
        </m:r>
      </m:oMath>
      <w:r w:rsidR="003E12B7" w:rsidRPr="005F7A4D">
        <w:rPr>
          <w:color w:val="000000" w:themeColor="text1"/>
          <w:szCs w:val="28"/>
        </w:rPr>
        <w:t>(по аномалиям на дереве разбора —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Cs w:val="28"/>
          </w:rPr>
          <m:t>3.083</m:t>
        </m:r>
      </m:oMath>
      <w:r w:rsidR="003E12B7" w:rsidRPr="005F7A4D">
        <w:rPr>
          <w:color w:val="000000" w:themeColor="text1"/>
          <w:szCs w:val="28"/>
        </w:rPr>
        <w:t>, по аномалиям на байт-коде —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Cs w:val="28"/>
          </w:rPr>
          <m:t>2.527</m:t>
        </m:r>
      </m:oMath>
      <w:r w:rsidR="003E12B7" w:rsidRPr="005F7A4D">
        <w:rPr>
          <w:color w:val="000000" w:themeColor="text1"/>
          <w:szCs w:val="28"/>
        </w:rPr>
        <w:t>)</w:t>
      </w:r>
      <w:r w:rsidR="007B0050" w:rsidRPr="005F7A4D">
        <w:rPr>
          <w:color w:val="000000" w:themeColor="text1"/>
          <w:szCs w:val="28"/>
        </w:rPr>
        <w:t>.</w:t>
      </w:r>
      <w:r w:rsidR="000541DD" w:rsidRPr="005F7A4D">
        <w:rPr>
          <w:color w:val="000000" w:themeColor="text1"/>
          <w:szCs w:val="28"/>
        </w:rPr>
        <w:t xml:space="preserve"> В таблице </w:t>
      </w:r>
      <w:del w:id="3697" w:author="пользователь Microsoft Office" w:date="2018-05-22T16:30:00Z">
        <w:r w:rsidR="000541DD" w:rsidRPr="005F7A4D" w:rsidDel="000C529B">
          <w:rPr>
            <w:color w:val="000000" w:themeColor="text1"/>
            <w:szCs w:val="28"/>
          </w:rPr>
          <w:delText>4</w:delText>
        </w:r>
      </w:del>
      <w:ins w:id="3698" w:author="пользователь Microsoft Office" w:date="2018-05-22T16:30:00Z">
        <w:r w:rsidR="000C529B">
          <w:rPr>
            <w:color w:val="000000" w:themeColor="text1"/>
            <w:szCs w:val="28"/>
          </w:rPr>
          <w:t>6</w:t>
        </w:r>
      </w:ins>
      <w:r w:rsidR="000541DD" w:rsidRPr="005F7A4D">
        <w:rPr>
          <w:color w:val="000000" w:themeColor="text1"/>
          <w:szCs w:val="28"/>
        </w:rPr>
        <w:t xml:space="preserve">.3.1 представлены экспертные оценки по классам, </w:t>
      </w:r>
      <w:r w:rsidR="00B93902" w:rsidRPr="005F7A4D">
        <w:rPr>
          <w:color w:val="000000" w:themeColor="text1"/>
          <w:szCs w:val="28"/>
        </w:rPr>
        <w:t>на рис.</w:t>
      </w:r>
      <w:r w:rsidR="000541DD" w:rsidRPr="005F7A4D">
        <w:rPr>
          <w:color w:val="000000" w:themeColor="text1"/>
          <w:szCs w:val="28"/>
        </w:rPr>
        <w:t xml:space="preserve"> </w:t>
      </w:r>
      <w:del w:id="3699" w:author="пользователь Microsoft Office" w:date="2018-05-22T16:30:00Z">
        <w:r w:rsidR="000541DD" w:rsidRPr="005F7A4D" w:rsidDel="005F09A5">
          <w:rPr>
            <w:color w:val="000000" w:themeColor="text1"/>
            <w:szCs w:val="28"/>
          </w:rPr>
          <w:delText>4</w:delText>
        </w:r>
      </w:del>
      <w:ins w:id="3700" w:author="пользователь Microsoft Office" w:date="2018-05-22T16:30:00Z">
        <w:r w:rsidR="005F09A5">
          <w:rPr>
            <w:color w:val="000000" w:themeColor="text1"/>
            <w:szCs w:val="28"/>
          </w:rPr>
          <w:t>6</w:t>
        </w:r>
      </w:ins>
      <w:r w:rsidR="000541DD" w:rsidRPr="005F7A4D">
        <w:rPr>
          <w:color w:val="000000" w:themeColor="text1"/>
          <w:szCs w:val="28"/>
        </w:rPr>
        <w:t>.</w:t>
      </w:r>
      <w:r w:rsidR="00A122D9" w:rsidRPr="005F7A4D">
        <w:rPr>
          <w:color w:val="000000" w:themeColor="text1"/>
          <w:szCs w:val="28"/>
        </w:rPr>
        <w:t>3.2 — по аномалиям</w:t>
      </w:r>
      <w:ins w:id="3701" w:author="пользователь Microsoft Office" w:date="2018-05-22T16:31:00Z">
        <w:r w:rsidR="00F6285B">
          <w:rPr>
            <w:color w:val="000000" w:themeColor="text1"/>
            <w:szCs w:val="28"/>
          </w:rPr>
          <w:t xml:space="preserve"> (</w:t>
        </w:r>
      </w:ins>
      <w:ins w:id="3702" w:author="пользователь Microsoft Office" w:date="2018-05-22T16:32:00Z">
        <w:r w:rsidR="00AA3708">
          <w:rPr>
            <w:color w:val="000000" w:themeColor="text1"/>
            <w:szCs w:val="28"/>
          </w:rPr>
          <w:t xml:space="preserve">также, на </w:t>
        </w:r>
        <w:r w:rsidR="00DF15A9">
          <w:rPr>
            <w:color w:val="000000" w:themeColor="text1"/>
            <w:szCs w:val="28"/>
          </w:rPr>
          <w:t xml:space="preserve">данной </w:t>
        </w:r>
        <w:r w:rsidR="00AA3708">
          <w:rPr>
            <w:color w:val="000000" w:themeColor="text1"/>
            <w:szCs w:val="28"/>
          </w:rPr>
          <w:t xml:space="preserve">гистограмме </w:t>
        </w:r>
      </w:ins>
      <w:ins w:id="3703" w:author="пользователь Microsoft Office" w:date="2018-05-22T16:31:00Z">
        <w:r w:rsidR="00AA3708">
          <w:rPr>
            <w:color w:val="000000" w:themeColor="text1"/>
            <w:szCs w:val="28"/>
          </w:rPr>
          <w:t>показано</w:t>
        </w:r>
        <w:r w:rsidR="00F6285B">
          <w:rPr>
            <w:color w:val="000000" w:themeColor="text1"/>
            <w:szCs w:val="28"/>
          </w:rPr>
          <w:t xml:space="preserve">, какую </w:t>
        </w:r>
      </w:ins>
      <w:ins w:id="3704" w:author="пользователь Microsoft Office" w:date="2018-05-22T16:32:00Z">
        <w:r w:rsidR="00F6285B">
          <w:rPr>
            <w:color w:val="000000" w:themeColor="text1"/>
            <w:szCs w:val="28"/>
          </w:rPr>
          <w:t>долю составляют аномалии по дереву разбора, а какую — по байт-коду</w:t>
        </w:r>
      </w:ins>
      <w:ins w:id="3705" w:author="пользователь Microsoft Office" w:date="2018-05-22T16:31:00Z">
        <w:r w:rsidR="00F6285B">
          <w:rPr>
            <w:color w:val="000000" w:themeColor="text1"/>
            <w:szCs w:val="28"/>
          </w:rPr>
          <w:t>)</w:t>
        </w:r>
      </w:ins>
      <w:r w:rsidR="00A122D9" w:rsidRPr="005F7A4D">
        <w:rPr>
          <w:color w:val="000000" w:themeColor="text1"/>
          <w:szCs w:val="28"/>
        </w:rPr>
        <w:t>.</w:t>
      </w:r>
      <w:bookmarkEnd w:id="3693"/>
      <w:bookmarkEnd w:id="3694"/>
      <w:bookmarkEnd w:id="3695"/>
    </w:p>
    <w:p w14:paraId="6DF06403" w14:textId="7CC408F7" w:rsidR="00A403C2" w:rsidRPr="005F7A4D" w:rsidRDefault="00A403C2" w:rsidP="00A403C2">
      <w:pPr>
        <w:pStyle w:val="a3"/>
        <w:tabs>
          <w:tab w:val="left" w:pos="567"/>
          <w:tab w:val="center" w:pos="4677"/>
        </w:tabs>
        <w:spacing w:after="120" w:line="360" w:lineRule="auto"/>
        <w:jc w:val="left"/>
        <w:outlineLvl w:val="0"/>
        <w:rPr>
          <w:color w:val="000000" w:themeColor="text1"/>
          <w:szCs w:val="28"/>
        </w:rPr>
      </w:pPr>
      <w:bookmarkStart w:id="3706" w:name="_Toc513729979"/>
      <w:bookmarkStart w:id="3707" w:name="_Toc514515927"/>
      <w:bookmarkStart w:id="3708" w:name="_Toc514774181"/>
      <w:commentRangeStart w:id="3709"/>
      <w:r w:rsidRPr="005F7A4D">
        <w:rPr>
          <w:color w:val="000000" w:themeColor="text1"/>
          <w:szCs w:val="28"/>
        </w:rPr>
        <w:t>Таблица</w:t>
      </w:r>
      <w:r w:rsidR="00A309AC" w:rsidRPr="005F7A4D">
        <w:rPr>
          <w:color w:val="000000" w:themeColor="text1"/>
          <w:szCs w:val="28"/>
        </w:rPr>
        <w:t xml:space="preserve"> </w:t>
      </w:r>
      <w:del w:id="3710" w:author="пользователь Microsoft Office" w:date="2018-05-22T16:30:00Z">
        <w:r w:rsidR="00A309AC" w:rsidRPr="005F7A4D" w:rsidDel="00F23CBC">
          <w:rPr>
            <w:color w:val="000000" w:themeColor="text1"/>
            <w:szCs w:val="28"/>
          </w:rPr>
          <w:delText>5</w:delText>
        </w:r>
      </w:del>
      <w:ins w:id="3711" w:author="пользователь Microsoft Office" w:date="2018-05-22T16:30:00Z">
        <w:r w:rsidR="00F23CBC">
          <w:rPr>
            <w:color w:val="000000" w:themeColor="text1"/>
            <w:szCs w:val="28"/>
          </w:rPr>
          <w:t>6</w:t>
        </w:r>
      </w:ins>
      <w:r w:rsidRPr="005F7A4D">
        <w:rPr>
          <w:color w:val="000000" w:themeColor="text1"/>
          <w:szCs w:val="28"/>
        </w:rPr>
        <w:t xml:space="preserve">.3.1 </w:t>
      </w:r>
      <w:commentRangeEnd w:id="3709"/>
      <w:r w:rsidR="00CB1F9D">
        <w:rPr>
          <w:rStyle w:val="af3"/>
          <w:rFonts w:asciiTheme="minorHAnsi" w:eastAsiaTheme="minorHAnsi" w:hAnsiTheme="minorHAnsi" w:cstheme="minorBidi"/>
          <w:lang w:eastAsia="en-US"/>
        </w:rPr>
        <w:commentReference w:id="3709"/>
      </w:r>
      <w:r w:rsidRPr="005F7A4D">
        <w:rPr>
          <w:color w:val="000000" w:themeColor="text1"/>
          <w:szCs w:val="28"/>
        </w:rPr>
        <w:t>— перечень экспертных оценок классов аномалий.</w:t>
      </w:r>
      <w:bookmarkEnd w:id="3706"/>
      <w:bookmarkEnd w:id="3707"/>
      <w:bookmarkEnd w:id="3708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884"/>
        <w:gridCol w:w="6460"/>
      </w:tblGrid>
      <w:tr w:rsidR="00E24D8F" w:rsidRPr="005F7A4D" w14:paraId="0BF15AED" w14:textId="77777777" w:rsidTr="00A71082">
        <w:tc>
          <w:tcPr>
            <w:tcW w:w="2884" w:type="dxa"/>
            <w:vAlign w:val="center"/>
          </w:tcPr>
          <w:p w14:paraId="72390308" w14:textId="602CBD3E" w:rsidR="00E24D8F" w:rsidRPr="005F7A4D" w:rsidRDefault="00E24D8F" w:rsidP="000C2B80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bCs/>
                <w:caps/>
                <w:color w:val="000000" w:themeColor="text1"/>
              </w:rPr>
            </w:pPr>
            <w:bookmarkStart w:id="3712" w:name="_Toc513729980"/>
            <w:bookmarkStart w:id="3713" w:name="_Toc514515928"/>
            <w:bookmarkStart w:id="3714" w:name="_Toc514774182"/>
            <w:r w:rsidRPr="005F7A4D">
              <w:rPr>
                <w:b/>
                <w:color w:val="000000" w:themeColor="text1"/>
                <w:szCs w:val="28"/>
              </w:rPr>
              <w:t>Оценка</w:t>
            </w:r>
            <w:bookmarkEnd w:id="3712"/>
            <w:bookmarkEnd w:id="3713"/>
            <w:bookmarkEnd w:id="3714"/>
          </w:p>
        </w:tc>
        <w:tc>
          <w:tcPr>
            <w:tcW w:w="6460" w:type="dxa"/>
            <w:vAlign w:val="center"/>
          </w:tcPr>
          <w:p w14:paraId="10363DE6" w14:textId="790ACEB4" w:rsidR="00E24D8F" w:rsidRPr="005F7A4D" w:rsidRDefault="00E24D8F" w:rsidP="00874D54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b/>
                <w:bCs/>
                <w:caps/>
                <w:color w:val="000000" w:themeColor="text1"/>
              </w:rPr>
            </w:pPr>
            <w:bookmarkStart w:id="3715" w:name="_Toc513729981"/>
            <w:bookmarkStart w:id="3716" w:name="_Toc514515929"/>
            <w:bookmarkStart w:id="3717" w:name="_Toc514774183"/>
            <w:r w:rsidRPr="005F7A4D">
              <w:rPr>
                <w:b/>
                <w:color w:val="000000" w:themeColor="text1"/>
                <w:szCs w:val="28"/>
              </w:rPr>
              <w:t>Название класса</w:t>
            </w:r>
            <w:bookmarkEnd w:id="3715"/>
            <w:bookmarkEnd w:id="3716"/>
            <w:bookmarkEnd w:id="3717"/>
          </w:p>
        </w:tc>
      </w:tr>
      <w:tr w:rsidR="003004E2" w:rsidRPr="005F7A4D" w14:paraId="67E2D141" w14:textId="77777777" w:rsidTr="003004E2">
        <w:trPr>
          <w:ins w:id="3718" w:author="пользователь Microsoft Office" w:date="2018-05-22T16:28:00Z"/>
        </w:trPr>
        <w:tc>
          <w:tcPr>
            <w:tcW w:w="2884" w:type="dxa"/>
            <w:vMerge w:val="restart"/>
            <w:vAlign w:val="center"/>
          </w:tcPr>
          <w:p w14:paraId="5AAEE8CE" w14:textId="77777777" w:rsidR="003004E2" w:rsidRPr="005F7A4D" w:rsidRDefault="003004E2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ins w:id="3719" w:author="пользователь Microsoft Office" w:date="2018-05-22T16:28:00Z"/>
                <w:bCs/>
                <w:caps/>
                <w:color w:val="000000" w:themeColor="text1"/>
              </w:rPr>
            </w:pPr>
            <w:bookmarkStart w:id="3720" w:name="_Toc513730012"/>
            <w:bookmarkStart w:id="3721" w:name="_Toc514515962"/>
            <w:bookmarkStart w:id="3722" w:name="_Toc514774184"/>
            <w:ins w:id="3723" w:author="пользователь Microsoft Office" w:date="2018-05-22T16:28:00Z">
              <w:r w:rsidRPr="005F7A4D">
                <w:rPr>
                  <w:bCs/>
                  <w:caps/>
                  <w:color w:val="000000" w:themeColor="text1"/>
                </w:rPr>
                <w:t>5</w:t>
              </w:r>
              <w:bookmarkEnd w:id="3720"/>
              <w:bookmarkEnd w:id="3721"/>
              <w:bookmarkEnd w:id="3722"/>
            </w:ins>
          </w:p>
        </w:tc>
        <w:tc>
          <w:tcPr>
            <w:tcW w:w="6460" w:type="dxa"/>
          </w:tcPr>
          <w:p w14:paraId="03261AE7" w14:textId="77777777" w:rsidR="003004E2" w:rsidRPr="005F7A4D" w:rsidRDefault="003004E2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ins w:id="3724" w:author="пользователь Microsoft Office" w:date="2018-05-22T16:28:00Z"/>
                <w:bCs/>
                <w:caps/>
                <w:color w:val="000000" w:themeColor="text1"/>
              </w:rPr>
            </w:pPr>
            <w:bookmarkStart w:id="3725" w:name="_Toc513730013"/>
            <w:bookmarkStart w:id="3726" w:name="_Toc514515963"/>
            <w:bookmarkStart w:id="3727" w:name="_Toc514774185"/>
            <w:proofErr w:type="spellStart"/>
            <w:ins w:id="3728" w:author="пользователь Microsoft Office" w:date="2018-05-22T16:28:00Z">
              <w:r w:rsidRPr="005F7A4D">
                <w:rPr>
                  <w:color w:val="000000" w:themeColor="text1"/>
                  <w:szCs w:val="28"/>
                </w:rPr>
                <w:t>Many</w:t>
              </w:r>
              <w:proofErr w:type="spellEnd"/>
              <w:r w:rsidRPr="005F7A4D">
                <w:rPr>
                  <w:color w:val="000000" w:themeColor="text1"/>
                  <w:szCs w:val="28"/>
                </w:rPr>
                <w:t xml:space="preserve"> </w:t>
              </w:r>
              <w:proofErr w:type="spellStart"/>
              <w:r w:rsidRPr="005F7A4D">
                <w:rPr>
                  <w:color w:val="000000" w:themeColor="text1"/>
                  <w:szCs w:val="28"/>
                </w:rPr>
                <w:t>case</w:t>
              </w:r>
              <w:proofErr w:type="spellEnd"/>
              <w:r w:rsidRPr="005F7A4D">
                <w:rPr>
                  <w:color w:val="000000" w:themeColor="text1"/>
                  <w:szCs w:val="28"/>
                </w:rPr>
                <w:t xml:space="preserve"> </w:t>
              </w:r>
              <w:proofErr w:type="spellStart"/>
              <w:r w:rsidRPr="005F7A4D">
                <w:rPr>
                  <w:color w:val="000000" w:themeColor="text1"/>
                  <w:szCs w:val="28"/>
                </w:rPr>
                <w:t>in</w:t>
              </w:r>
              <w:proofErr w:type="spellEnd"/>
              <w:r w:rsidRPr="005F7A4D">
                <w:rPr>
                  <w:color w:val="000000" w:themeColor="text1"/>
                  <w:szCs w:val="28"/>
                </w:rPr>
                <w:t xml:space="preserve"> </w:t>
              </w:r>
              <w:proofErr w:type="spellStart"/>
              <w:r w:rsidRPr="005F7A4D">
                <w:rPr>
                  <w:color w:val="000000" w:themeColor="text1"/>
                  <w:szCs w:val="28"/>
                </w:rPr>
                <w:t>when</w:t>
              </w:r>
              <w:bookmarkEnd w:id="3725"/>
              <w:bookmarkEnd w:id="3726"/>
              <w:bookmarkEnd w:id="3727"/>
              <w:proofErr w:type="spellEnd"/>
            </w:ins>
          </w:p>
        </w:tc>
      </w:tr>
      <w:tr w:rsidR="003004E2" w:rsidRPr="005F7A4D" w14:paraId="34196262" w14:textId="77777777" w:rsidTr="003004E2">
        <w:trPr>
          <w:ins w:id="3729" w:author="пользователь Microsoft Office" w:date="2018-05-22T16:28:00Z"/>
        </w:trPr>
        <w:tc>
          <w:tcPr>
            <w:tcW w:w="2884" w:type="dxa"/>
            <w:vMerge/>
          </w:tcPr>
          <w:p w14:paraId="03829372" w14:textId="77777777" w:rsidR="003004E2" w:rsidRPr="005F7A4D" w:rsidRDefault="003004E2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ins w:id="3730" w:author="пользователь Microsoft Office" w:date="2018-05-22T16:28:00Z"/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435F24F3" w14:textId="77777777" w:rsidR="003004E2" w:rsidRPr="005F7A4D" w:rsidRDefault="003004E2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ins w:id="3731" w:author="пользователь Microsoft Office" w:date="2018-05-22T16:28:00Z"/>
                <w:bCs/>
                <w:caps/>
                <w:color w:val="000000" w:themeColor="text1"/>
              </w:rPr>
            </w:pPr>
            <w:bookmarkStart w:id="3732" w:name="_Toc513730014"/>
            <w:bookmarkStart w:id="3733" w:name="_Toc514515964"/>
            <w:bookmarkStart w:id="3734" w:name="_Toc514774186"/>
            <w:proofErr w:type="spellStart"/>
            <w:ins w:id="3735" w:author="пользователь Microsoft Office" w:date="2018-05-22T16:28:00Z">
              <w:r w:rsidRPr="005F7A4D">
                <w:rPr>
                  <w:color w:val="000000" w:themeColor="text1"/>
                  <w:szCs w:val="28"/>
                </w:rPr>
                <w:t>Many</w:t>
              </w:r>
              <w:proofErr w:type="spellEnd"/>
              <w:r w:rsidRPr="005F7A4D">
                <w:rPr>
                  <w:color w:val="000000" w:themeColor="text1"/>
                  <w:szCs w:val="28"/>
                </w:rPr>
                <w:t xml:space="preserve"> </w:t>
              </w:r>
              <w:proofErr w:type="spellStart"/>
              <w:r w:rsidRPr="005F7A4D">
                <w:rPr>
                  <w:color w:val="000000" w:themeColor="text1"/>
                  <w:szCs w:val="28"/>
                </w:rPr>
                <w:t>delegate</w:t>
              </w:r>
              <w:proofErr w:type="spellEnd"/>
              <w:r w:rsidRPr="005F7A4D">
                <w:rPr>
                  <w:color w:val="000000" w:themeColor="text1"/>
                  <w:szCs w:val="28"/>
                </w:rPr>
                <w:t xml:space="preserve"> </w:t>
              </w:r>
              <w:proofErr w:type="spellStart"/>
              <w:r w:rsidRPr="005F7A4D">
                <w:rPr>
                  <w:color w:val="000000" w:themeColor="text1"/>
                  <w:szCs w:val="28"/>
                </w:rPr>
                <w:t>properties</w:t>
              </w:r>
              <w:bookmarkEnd w:id="3732"/>
              <w:bookmarkEnd w:id="3733"/>
              <w:bookmarkEnd w:id="3734"/>
              <w:proofErr w:type="spellEnd"/>
            </w:ins>
          </w:p>
        </w:tc>
      </w:tr>
      <w:tr w:rsidR="003004E2" w:rsidRPr="005F7A4D" w14:paraId="74144FF6" w14:textId="77777777" w:rsidTr="003004E2">
        <w:trPr>
          <w:trHeight w:val="589"/>
          <w:ins w:id="3736" w:author="пользователь Microsoft Office" w:date="2018-05-22T16:28:00Z"/>
        </w:trPr>
        <w:tc>
          <w:tcPr>
            <w:tcW w:w="2884" w:type="dxa"/>
            <w:vMerge/>
          </w:tcPr>
          <w:p w14:paraId="4CE016DA" w14:textId="77777777" w:rsidR="003004E2" w:rsidRPr="005F7A4D" w:rsidRDefault="003004E2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ins w:id="3737" w:author="пользователь Microsoft Office" w:date="2018-05-22T16:28:00Z"/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4BD98D73" w14:textId="77777777" w:rsidR="003004E2" w:rsidRPr="005F7A4D" w:rsidRDefault="003004E2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ins w:id="3738" w:author="пользователь Microsoft Office" w:date="2018-05-22T16:28:00Z"/>
                <w:bCs/>
                <w:caps/>
                <w:color w:val="000000" w:themeColor="text1"/>
              </w:rPr>
            </w:pPr>
            <w:bookmarkStart w:id="3739" w:name="_Toc513730015"/>
            <w:bookmarkStart w:id="3740" w:name="_Toc514515965"/>
            <w:bookmarkStart w:id="3741" w:name="_Toc514774187"/>
            <w:proofErr w:type="spellStart"/>
            <w:ins w:id="3742" w:author="пользователь Microsoft Office" w:date="2018-05-22T16:28:00Z">
              <w:r w:rsidRPr="005F7A4D">
                <w:rPr>
                  <w:color w:val="000000" w:themeColor="text1"/>
                  <w:szCs w:val="28"/>
                </w:rPr>
                <w:t>Many</w:t>
              </w:r>
              <w:proofErr w:type="spellEnd"/>
              <w:r w:rsidRPr="005F7A4D">
                <w:rPr>
                  <w:color w:val="000000" w:themeColor="text1"/>
                  <w:szCs w:val="28"/>
                </w:rPr>
                <w:t xml:space="preserve"> </w:t>
              </w:r>
              <w:proofErr w:type="spellStart"/>
              <w:r w:rsidRPr="005F7A4D">
                <w:rPr>
                  <w:color w:val="000000" w:themeColor="text1"/>
                  <w:szCs w:val="28"/>
                </w:rPr>
                <w:t>generic</w:t>
              </w:r>
              <w:proofErr w:type="spellEnd"/>
              <w:r w:rsidRPr="005F7A4D">
                <w:rPr>
                  <w:color w:val="000000" w:themeColor="text1"/>
                  <w:szCs w:val="28"/>
                </w:rPr>
                <w:t xml:space="preserve"> </w:t>
              </w:r>
              <w:proofErr w:type="spellStart"/>
              <w:r w:rsidRPr="005F7A4D">
                <w:rPr>
                  <w:color w:val="000000" w:themeColor="text1"/>
                  <w:szCs w:val="28"/>
                </w:rPr>
                <w:t>parameters</w:t>
              </w:r>
              <w:bookmarkEnd w:id="3739"/>
              <w:bookmarkEnd w:id="3740"/>
              <w:bookmarkEnd w:id="3741"/>
              <w:proofErr w:type="spellEnd"/>
            </w:ins>
          </w:p>
        </w:tc>
      </w:tr>
      <w:tr w:rsidR="003004E2" w:rsidRPr="005F7A4D" w14:paraId="7FA6D773" w14:textId="77777777" w:rsidTr="003004E2">
        <w:trPr>
          <w:ins w:id="3743" w:author="пользователь Microsoft Office" w:date="2018-05-22T16:28:00Z"/>
        </w:trPr>
        <w:tc>
          <w:tcPr>
            <w:tcW w:w="2884" w:type="dxa"/>
            <w:vMerge w:val="restart"/>
            <w:vAlign w:val="center"/>
          </w:tcPr>
          <w:p w14:paraId="21914B1A" w14:textId="77777777" w:rsidR="003004E2" w:rsidRPr="005F7A4D" w:rsidRDefault="003004E2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ins w:id="3744" w:author="пользователь Microsoft Office" w:date="2018-05-22T16:28:00Z"/>
                <w:bCs/>
                <w:caps/>
                <w:color w:val="000000" w:themeColor="text1"/>
              </w:rPr>
            </w:pPr>
            <w:bookmarkStart w:id="3745" w:name="_Toc513730002"/>
            <w:bookmarkStart w:id="3746" w:name="_Toc514515952"/>
            <w:bookmarkStart w:id="3747" w:name="_Toc514774188"/>
            <w:ins w:id="3748" w:author="пользователь Microsoft Office" w:date="2018-05-22T16:28:00Z">
              <w:r w:rsidRPr="005F7A4D">
                <w:rPr>
                  <w:bCs/>
                  <w:caps/>
                  <w:color w:val="000000" w:themeColor="text1"/>
                </w:rPr>
                <w:t>4</w:t>
              </w:r>
              <w:bookmarkEnd w:id="3745"/>
              <w:bookmarkEnd w:id="3746"/>
              <w:bookmarkEnd w:id="3747"/>
            </w:ins>
          </w:p>
        </w:tc>
        <w:tc>
          <w:tcPr>
            <w:tcW w:w="6460" w:type="dxa"/>
            <w:vAlign w:val="center"/>
          </w:tcPr>
          <w:p w14:paraId="5DFAF571" w14:textId="77777777" w:rsidR="003004E2" w:rsidRPr="005F7A4D" w:rsidRDefault="003004E2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ins w:id="3749" w:author="пользователь Microsoft Office" w:date="2018-05-22T16:28:00Z"/>
                <w:bCs/>
                <w:caps/>
                <w:color w:val="000000" w:themeColor="text1"/>
              </w:rPr>
            </w:pPr>
            <w:bookmarkStart w:id="3750" w:name="_Toc513730003"/>
            <w:bookmarkStart w:id="3751" w:name="_Toc514515953"/>
            <w:bookmarkStart w:id="3752" w:name="_Toc514774189"/>
            <w:proofErr w:type="spellStart"/>
            <w:ins w:id="3753" w:author="пользователь Microsoft Office" w:date="2018-05-22T16:28:00Z">
              <w:r w:rsidRPr="005F7A4D">
                <w:rPr>
                  <w:color w:val="000000" w:themeColor="text1"/>
                  <w:szCs w:val="28"/>
                </w:rPr>
                <w:t>Big</w:t>
              </w:r>
              <w:proofErr w:type="spellEnd"/>
              <w:r w:rsidRPr="005F7A4D">
                <w:rPr>
                  <w:color w:val="000000" w:themeColor="text1"/>
                  <w:szCs w:val="28"/>
                </w:rPr>
                <w:t xml:space="preserve"> </w:t>
              </w:r>
              <w:proofErr w:type="spellStart"/>
              <w:r w:rsidRPr="005F7A4D">
                <w:rPr>
                  <w:color w:val="000000" w:themeColor="text1"/>
                  <w:szCs w:val="28"/>
                </w:rPr>
                <w:t>and</w:t>
              </w:r>
              <w:proofErr w:type="spellEnd"/>
              <w:r w:rsidRPr="005F7A4D">
                <w:rPr>
                  <w:color w:val="000000" w:themeColor="text1"/>
                  <w:szCs w:val="28"/>
                </w:rPr>
                <w:t xml:space="preserve"> </w:t>
              </w:r>
              <w:proofErr w:type="spellStart"/>
              <w:r w:rsidRPr="005F7A4D">
                <w:rPr>
                  <w:color w:val="000000" w:themeColor="text1"/>
                  <w:szCs w:val="28"/>
                </w:rPr>
                <w:t>complex</w:t>
              </w:r>
              <w:proofErr w:type="spellEnd"/>
              <w:r w:rsidRPr="005F7A4D">
                <w:rPr>
                  <w:color w:val="000000" w:themeColor="text1"/>
                  <w:szCs w:val="28"/>
                </w:rPr>
                <w:t xml:space="preserve"> </w:t>
              </w:r>
              <w:proofErr w:type="spellStart"/>
              <w:r w:rsidRPr="005F7A4D">
                <w:rPr>
                  <w:color w:val="000000" w:themeColor="text1"/>
                  <w:szCs w:val="28"/>
                </w:rPr>
                <w:t>enums</w:t>
              </w:r>
              <w:bookmarkEnd w:id="3750"/>
              <w:bookmarkEnd w:id="3751"/>
              <w:bookmarkEnd w:id="3752"/>
              <w:proofErr w:type="spellEnd"/>
            </w:ins>
          </w:p>
        </w:tc>
      </w:tr>
      <w:tr w:rsidR="003004E2" w:rsidRPr="005F7A4D" w14:paraId="0E0CE1A1" w14:textId="77777777" w:rsidTr="003004E2">
        <w:trPr>
          <w:ins w:id="3754" w:author="пользователь Microsoft Office" w:date="2018-05-22T16:28:00Z"/>
        </w:trPr>
        <w:tc>
          <w:tcPr>
            <w:tcW w:w="2884" w:type="dxa"/>
            <w:vMerge/>
          </w:tcPr>
          <w:p w14:paraId="3EA44A18" w14:textId="77777777" w:rsidR="003004E2" w:rsidRPr="005F7A4D" w:rsidRDefault="003004E2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ins w:id="3755" w:author="пользователь Microsoft Office" w:date="2018-05-22T16:28:00Z"/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3FBB432D" w14:textId="77777777" w:rsidR="003004E2" w:rsidRPr="005F7A4D" w:rsidRDefault="003004E2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ins w:id="3756" w:author="пользователь Microsoft Office" w:date="2018-05-22T16:28:00Z"/>
                <w:bCs/>
                <w:caps/>
                <w:color w:val="000000" w:themeColor="text1"/>
              </w:rPr>
            </w:pPr>
            <w:bookmarkStart w:id="3757" w:name="_Toc513730004"/>
            <w:bookmarkStart w:id="3758" w:name="_Toc514515954"/>
            <w:bookmarkStart w:id="3759" w:name="_Toc514774190"/>
            <w:proofErr w:type="spellStart"/>
            <w:ins w:id="3760" w:author="пользователь Microsoft Office" w:date="2018-05-22T16:28:00Z">
              <w:r w:rsidRPr="005F7A4D">
                <w:rPr>
                  <w:color w:val="000000" w:themeColor="text1"/>
                  <w:szCs w:val="28"/>
                </w:rPr>
                <w:t>Big</w:t>
              </w:r>
              <w:proofErr w:type="spellEnd"/>
              <w:r w:rsidRPr="005F7A4D">
                <w:rPr>
                  <w:color w:val="000000" w:themeColor="text1"/>
                  <w:szCs w:val="28"/>
                </w:rPr>
                <w:t xml:space="preserve"> </w:t>
              </w:r>
              <w:proofErr w:type="spellStart"/>
              <w:r w:rsidRPr="005F7A4D">
                <w:rPr>
                  <w:color w:val="000000" w:themeColor="text1"/>
                  <w:szCs w:val="28"/>
                </w:rPr>
                <w:t>constants</w:t>
              </w:r>
              <w:proofErr w:type="spellEnd"/>
              <w:r w:rsidRPr="005F7A4D">
                <w:rPr>
                  <w:color w:val="000000" w:themeColor="text1"/>
                  <w:szCs w:val="28"/>
                </w:rPr>
                <w:t xml:space="preserve"> </w:t>
              </w:r>
              <w:proofErr w:type="spellStart"/>
              <w:r w:rsidRPr="005F7A4D">
                <w:rPr>
                  <w:color w:val="000000" w:themeColor="text1"/>
                  <w:szCs w:val="28"/>
                </w:rPr>
                <w:t>set</w:t>
              </w:r>
              <w:bookmarkEnd w:id="3757"/>
              <w:bookmarkEnd w:id="3758"/>
              <w:bookmarkEnd w:id="3759"/>
              <w:proofErr w:type="spellEnd"/>
            </w:ins>
          </w:p>
        </w:tc>
      </w:tr>
      <w:tr w:rsidR="003004E2" w:rsidRPr="005F7A4D" w14:paraId="46E6B2D6" w14:textId="77777777" w:rsidTr="003004E2">
        <w:trPr>
          <w:ins w:id="3761" w:author="пользователь Microsoft Office" w:date="2018-05-22T16:28:00Z"/>
        </w:trPr>
        <w:tc>
          <w:tcPr>
            <w:tcW w:w="2884" w:type="dxa"/>
            <w:vMerge/>
          </w:tcPr>
          <w:p w14:paraId="1F388D85" w14:textId="77777777" w:rsidR="003004E2" w:rsidRPr="005F7A4D" w:rsidRDefault="003004E2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ins w:id="3762" w:author="пользователь Microsoft Office" w:date="2018-05-22T16:28:00Z"/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5799EB5A" w14:textId="77777777" w:rsidR="003004E2" w:rsidRPr="005F7A4D" w:rsidRDefault="003004E2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ins w:id="3763" w:author="пользователь Microsoft Office" w:date="2018-05-22T16:28:00Z"/>
                <w:bCs/>
                <w:caps/>
                <w:color w:val="000000" w:themeColor="text1"/>
              </w:rPr>
            </w:pPr>
            <w:bookmarkStart w:id="3764" w:name="_Toc513730005"/>
            <w:bookmarkStart w:id="3765" w:name="_Toc514515955"/>
            <w:bookmarkStart w:id="3766" w:name="_Toc514774191"/>
            <w:proofErr w:type="spellStart"/>
            <w:ins w:id="3767" w:author="пользователь Microsoft Office" w:date="2018-05-22T16:28:00Z">
              <w:r w:rsidRPr="005F7A4D">
                <w:rPr>
                  <w:color w:val="000000" w:themeColor="text1"/>
                  <w:szCs w:val="28"/>
                </w:rPr>
                <w:t>Long</w:t>
              </w:r>
              <w:proofErr w:type="spellEnd"/>
              <w:r w:rsidRPr="005F7A4D">
                <w:rPr>
                  <w:color w:val="000000" w:themeColor="text1"/>
                  <w:szCs w:val="28"/>
                </w:rPr>
                <w:t xml:space="preserve"> </w:t>
              </w:r>
              <w:proofErr w:type="spellStart"/>
              <w:r w:rsidRPr="005F7A4D">
                <w:rPr>
                  <w:color w:val="000000" w:themeColor="text1"/>
                  <w:szCs w:val="28"/>
                </w:rPr>
                <w:t>calls</w:t>
              </w:r>
              <w:proofErr w:type="spellEnd"/>
              <w:r w:rsidRPr="005F7A4D">
                <w:rPr>
                  <w:color w:val="000000" w:themeColor="text1"/>
                  <w:szCs w:val="28"/>
                </w:rPr>
                <w:t xml:space="preserve"> </w:t>
              </w:r>
              <w:proofErr w:type="spellStart"/>
              <w:r w:rsidRPr="005F7A4D">
                <w:rPr>
                  <w:color w:val="000000" w:themeColor="text1"/>
                  <w:szCs w:val="28"/>
                </w:rPr>
                <w:t>chain</w:t>
              </w:r>
              <w:bookmarkEnd w:id="3764"/>
              <w:bookmarkEnd w:id="3765"/>
              <w:bookmarkEnd w:id="3766"/>
              <w:proofErr w:type="spellEnd"/>
            </w:ins>
          </w:p>
        </w:tc>
      </w:tr>
      <w:tr w:rsidR="003004E2" w:rsidRPr="005F7A4D" w14:paraId="0BB187FB" w14:textId="77777777" w:rsidTr="003004E2">
        <w:trPr>
          <w:ins w:id="3768" w:author="пользователь Microsoft Office" w:date="2018-05-22T16:28:00Z"/>
        </w:trPr>
        <w:tc>
          <w:tcPr>
            <w:tcW w:w="2884" w:type="dxa"/>
            <w:vMerge/>
          </w:tcPr>
          <w:p w14:paraId="1B679F1A" w14:textId="77777777" w:rsidR="003004E2" w:rsidRPr="005F7A4D" w:rsidRDefault="003004E2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ins w:id="3769" w:author="пользователь Microsoft Office" w:date="2018-05-22T16:28:00Z"/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714F5660" w14:textId="77777777" w:rsidR="003004E2" w:rsidRPr="005F7A4D" w:rsidRDefault="003004E2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ins w:id="3770" w:author="пользователь Microsoft Office" w:date="2018-05-22T16:28:00Z"/>
                <w:bCs/>
                <w:caps/>
                <w:color w:val="000000" w:themeColor="text1"/>
              </w:rPr>
            </w:pPr>
            <w:bookmarkStart w:id="3771" w:name="_Toc513730006"/>
            <w:bookmarkStart w:id="3772" w:name="_Toc514515956"/>
            <w:bookmarkStart w:id="3773" w:name="_Toc514774192"/>
            <w:proofErr w:type="spellStart"/>
            <w:ins w:id="3774" w:author="пользователь Microsoft Office" w:date="2018-05-22T16:28:00Z">
              <w:r w:rsidRPr="005F7A4D">
                <w:rPr>
                  <w:color w:val="000000" w:themeColor="text1"/>
                  <w:szCs w:val="28"/>
                </w:rPr>
                <w:t>Long</w:t>
              </w:r>
              <w:proofErr w:type="spellEnd"/>
              <w:r w:rsidRPr="005F7A4D">
                <w:rPr>
                  <w:color w:val="000000" w:themeColor="text1"/>
                  <w:szCs w:val="28"/>
                </w:rPr>
                <w:t xml:space="preserve"> </w:t>
              </w:r>
              <w:proofErr w:type="spellStart"/>
              <w:r w:rsidRPr="005F7A4D">
                <w:rPr>
                  <w:color w:val="000000" w:themeColor="text1"/>
                  <w:szCs w:val="28"/>
                </w:rPr>
                <w:t>enumerations</w:t>
              </w:r>
              <w:bookmarkEnd w:id="3771"/>
              <w:bookmarkEnd w:id="3772"/>
              <w:bookmarkEnd w:id="3773"/>
              <w:proofErr w:type="spellEnd"/>
            </w:ins>
          </w:p>
        </w:tc>
      </w:tr>
      <w:tr w:rsidR="003004E2" w:rsidRPr="005F7A4D" w14:paraId="391C0D11" w14:textId="77777777" w:rsidTr="003004E2">
        <w:trPr>
          <w:ins w:id="3775" w:author="пользователь Microsoft Office" w:date="2018-05-22T16:28:00Z"/>
        </w:trPr>
        <w:tc>
          <w:tcPr>
            <w:tcW w:w="2884" w:type="dxa"/>
            <w:vMerge/>
          </w:tcPr>
          <w:p w14:paraId="34BA5943" w14:textId="77777777" w:rsidR="003004E2" w:rsidRPr="005F7A4D" w:rsidRDefault="003004E2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ins w:id="3776" w:author="пользователь Microsoft Office" w:date="2018-05-22T16:28:00Z"/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6BFF3834" w14:textId="77777777" w:rsidR="003004E2" w:rsidRPr="005F7A4D" w:rsidRDefault="003004E2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ins w:id="3777" w:author="пользователь Microsoft Office" w:date="2018-05-22T16:28:00Z"/>
                <w:bCs/>
                <w:caps/>
                <w:color w:val="000000" w:themeColor="text1"/>
              </w:rPr>
            </w:pPr>
            <w:bookmarkStart w:id="3778" w:name="_Toc513730007"/>
            <w:bookmarkStart w:id="3779" w:name="_Toc514515957"/>
            <w:bookmarkStart w:id="3780" w:name="_Toc514774193"/>
            <w:proofErr w:type="spellStart"/>
            <w:ins w:id="3781" w:author="пользователь Microsoft Office" w:date="2018-05-22T16:28:00Z">
              <w:r w:rsidRPr="005F7A4D">
                <w:rPr>
                  <w:color w:val="000000" w:themeColor="text1"/>
                  <w:szCs w:val="28"/>
                </w:rPr>
                <w:t>Many</w:t>
              </w:r>
              <w:proofErr w:type="spellEnd"/>
              <w:r w:rsidRPr="005F7A4D">
                <w:rPr>
                  <w:color w:val="000000" w:themeColor="text1"/>
                  <w:szCs w:val="28"/>
                </w:rPr>
                <w:t xml:space="preserve"> </w:t>
              </w:r>
              <w:proofErr w:type="spellStart"/>
              <w:r w:rsidRPr="005F7A4D">
                <w:rPr>
                  <w:color w:val="000000" w:themeColor="text1"/>
                  <w:szCs w:val="28"/>
                </w:rPr>
                <w:t>if</w:t>
              </w:r>
              <w:proofErr w:type="spellEnd"/>
              <w:r w:rsidRPr="005F7A4D">
                <w:rPr>
                  <w:color w:val="000000" w:themeColor="text1"/>
                  <w:szCs w:val="28"/>
                </w:rPr>
                <w:t xml:space="preserve"> </w:t>
              </w:r>
              <w:proofErr w:type="spellStart"/>
              <w:r w:rsidRPr="005F7A4D">
                <w:rPr>
                  <w:color w:val="000000" w:themeColor="text1"/>
                  <w:szCs w:val="28"/>
                </w:rPr>
                <w:t>statements</w:t>
              </w:r>
              <w:bookmarkEnd w:id="3778"/>
              <w:bookmarkEnd w:id="3779"/>
              <w:bookmarkEnd w:id="3780"/>
              <w:proofErr w:type="spellEnd"/>
            </w:ins>
          </w:p>
        </w:tc>
      </w:tr>
      <w:tr w:rsidR="003004E2" w:rsidRPr="005F7A4D" w14:paraId="208EF959" w14:textId="77777777" w:rsidTr="003004E2">
        <w:trPr>
          <w:ins w:id="3782" w:author="пользователь Microsoft Office" w:date="2018-05-22T16:28:00Z"/>
        </w:trPr>
        <w:tc>
          <w:tcPr>
            <w:tcW w:w="2884" w:type="dxa"/>
            <w:vMerge/>
          </w:tcPr>
          <w:p w14:paraId="042E077E" w14:textId="77777777" w:rsidR="003004E2" w:rsidRPr="005F7A4D" w:rsidRDefault="003004E2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ins w:id="3783" w:author="пользователь Microsoft Office" w:date="2018-05-22T16:28:00Z"/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74E216BB" w14:textId="77777777" w:rsidR="003004E2" w:rsidRPr="005F7A4D" w:rsidRDefault="003004E2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ins w:id="3784" w:author="пользователь Microsoft Office" w:date="2018-05-22T16:28:00Z"/>
                <w:bCs/>
                <w:caps/>
                <w:color w:val="000000" w:themeColor="text1"/>
              </w:rPr>
            </w:pPr>
            <w:bookmarkStart w:id="3785" w:name="_Toc513730008"/>
            <w:bookmarkStart w:id="3786" w:name="_Toc514515958"/>
            <w:bookmarkStart w:id="3787" w:name="_Toc514774194"/>
            <w:proofErr w:type="spellStart"/>
            <w:ins w:id="3788" w:author="пользователь Microsoft Office" w:date="2018-05-22T16:28:00Z">
              <w:r w:rsidRPr="005F7A4D">
                <w:rPr>
                  <w:color w:val="000000" w:themeColor="text1"/>
                  <w:szCs w:val="28"/>
                </w:rPr>
                <w:t>Many</w:t>
              </w:r>
              <w:proofErr w:type="spellEnd"/>
              <w:r w:rsidRPr="005F7A4D">
                <w:rPr>
                  <w:color w:val="000000" w:themeColor="text1"/>
                  <w:szCs w:val="28"/>
                </w:rPr>
                <w:t xml:space="preserve"> </w:t>
              </w:r>
              <w:proofErr w:type="spellStart"/>
              <w:r w:rsidRPr="005F7A4D">
                <w:rPr>
                  <w:color w:val="000000" w:themeColor="text1"/>
                  <w:szCs w:val="28"/>
                </w:rPr>
                <w:t>root</w:t>
              </w:r>
              <w:proofErr w:type="spellEnd"/>
              <w:r w:rsidRPr="005F7A4D">
                <w:rPr>
                  <w:color w:val="000000" w:themeColor="text1"/>
                  <w:szCs w:val="28"/>
                </w:rPr>
                <w:t xml:space="preserve"> </w:t>
              </w:r>
              <w:proofErr w:type="spellStart"/>
              <w:r w:rsidRPr="005F7A4D">
                <w:rPr>
                  <w:color w:val="000000" w:themeColor="text1"/>
                  <w:szCs w:val="28"/>
                </w:rPr>
                <w:t>function</w:t>
              </w:r>
              <w:proofErr w:type="spellEnd"/>
              <w:r w:rsidRPr="005F7A4D">
                <w:rPr>
                  <w:color w:val="000000" w:themeColor="text1"/>
                  <w:szCs w:val="28"/>
                </w:rPr>
                <w:t xml:space="preserve"> </w:t>
              </w:r>
              <w:proofErr w:type="spellStart"/>
              <w:r w:rsidRPr="005F7A4D">
                <w:rPr>
                  <w:color w:val="000000" w:themeColor="text1"/>
                  <w:szCs w:val="28"/>
                </w:rPr>
                <w:t>definitions</w:t>
              </w:r>
              <w:bookmarkEnd w:id="3785"/>
              <w:bookmarkEnd w:id="3786"/>
              <w:bookmarkEnd w:id="3787"/>
              <w:proofErr w:type="spellEnd"/>
            </w:ins>
          </w:p>
        </w:tc>
      </w:tr>
      <w:tr w:rsidR="003004E2" w:rsidRPr="005F7A4D" w14:paraId="5465F4FA" w14:textId="77777777" w:rsidTr="003004E2">
        <w:trPr>
          <w:ins w:id="3789" w:author="пользователь Microsoft Office" w:date="2018-05-22T16:28:00Z"/>
        </w:trPr>
        <w:tc>
          <w:tcPr>
            <w:tcW w:w="2884" w:type="dxa"/>
            <w:vMerge/>
          </w:tcPr>
          <w:p w14:paraId="28009716" w14:textId="77777777" w:rsidR="003004E2" w:rsidRPr="005F7A4D" w:rsidRDefault="003004E2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ins w:id="3790" w:author="пользователь Microsoft Office" w:date="2018-05-22T16:28:00Z"/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39B0F2F8" w14:textId="77777777" w:rsidR="003004E2" w:rsidRPr="005F7A4D" w:rsidRDefault="003004E2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ins w:id="3791" w:author="пользователь Microsoft Office" w:date="2018-05-22T16:28:00Z"/>
                <w:bCs/>
                <w:caps/>
                <w:color w:val="000000" w:themeColor="text1"/>
              </w:rPr>
            </w:pPr>
            <w:bookmarkStart w:id="3792" w:name="_Toc513730009"/>
            <w:bookmarkStart w:id="3793" w:name="_Toc514515959"/>
            <w:bookmarkStart w:id="3794" w:name="_Toc514774195"/>
            <w:proofErr w:type="spellStart"/>
            <w:ins w:id="3795" w:author="пользователь Microsoft Office" w:date="2018-05-22T16:28:00Z">
              <w:r w:rsidRPr="005F7A4D">
                <w:rPr>
                  <w:color w:val="000000" w:themeColor="text1"/>
                  <w:szCs w:val="28"/>
                </w:rPr>
                <w:t>Many</w:t>
              </w:r>
              <w:proofErr w:type="spellEnd"/>
              <w:r w:rsidRPr="005F7A4D">
                <w:rPr>
                  <w:color w:val="000000" w:themeColor="text1"/>
                  <w:szCs w:val="28"/>
                </w:rPr>
                <w:t xml:space="preserve"> </w:t>
              </w:r>
              <w:proofErr w:type="spellStart"/>
              <w:r w:rsidRPr="005F7A4D">
                <w:rPr>
                  <w:color w:val="000000" w:themeColor="text1"/>
                  <w:szCs w:val="28"/>
                </w:rPr>
                <w:t>similar</w:t>
              </w:r>
              <w:proofErr w:type="spellEnd"/>
              <w:r w:rsidRPr="005F7A4D">
                <w:rPr>
                  <w:color w:val="000000" w:themeColor="text1"/>
                  <w:szCs w:val="28"/>
                </w:rPr>
                <w:t xml:space="preserve"> </w:t>
              </w:r>
              <w:proofErr w:type="spellStart"/>
              <w:r w:rsidRPr="005F7A4D">
                <w:rPr>
                  <w:color w:val="000000" w:themeColor="text1"/>
                  <w:szCs w:val="28"/>
                </w:rPr>
                <w:t>call</w:t>
              </w:r>
              <w:proofErr w:type="spellEnd"/>
              <w:r w:rsidRPr="005F7A4D">
                <w:rPr>
                  <w:color w:val="000000" w:themeColor="text1"/>
                  <w:szCs w:val="28"/>
                </w:rPr>
                <w:t xml:space="preserve"> </w:t>
              </w:r>
              <w:proofErr w:type="spellStart"/>
              <w:r w:rsidRPr="005F7A4D">
                <w:rPr>
                  <w:color w:val="000000" w:themeColor="text1"/>
                  <w:szCs w:val="28"/>
                </w:rPr>
                <w:t>expressions</w:t>
              </w:r>
              <w:bookmarkEnd w:id="3792"/>
              <w:bookmarkEnd w:id="3793"/>
              <w:bookmarkEnd w:id="3794"/>
              <w:proofErr w:type="spellEnd"/>
            </w:ins>
          </w:p>
        </w:tc>
      </w:tr>
      <w:tr w:rsidR="003004E2" w:rsidRPr="005F7A4D" w14:paraId="24100C55" w14:textId="77777777" w:rsidTr="003004E2">
        <w:trPr>
          <w:ins w:id="3796" w:author="пользователь Microsoft Office" w:date="2018-05-22T16:28:00Z"/>
        </w:trPr>
        <w:tc>
          <w:tcPr>
            <w:tcW w:w="2884" w:type="dxa"/>
            <w:vMerge/>
          </w:tcPr>
          <w:p w14:paraId="6673EF56" w14:textId="77777777" w:rsidR="003004E2" w:rsidRPr="005F7A4D" w:rsidRDefault="003004E2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ins w:id="3797" w:author="пользователь Microsoft Office" w:date="2018-05-22T16:28:00Z"/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08B1B241" w14:textId="77777777" w:rsidR="003004E2" w:rsidRPr="005F7A4D" w:rsidRDefault="003004E2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ins w:id="3798" w:author="пользователь Microsoft Office" w:date="2018-05-22T16:28:00Z"/>
                <w:bCs/>
                <w:caps/>
                <w:color w:val="000000" w:themeColor="text1"/>
              </w:rPr>
            </w:pPr>
            <w:bookmarkStart w:id="3799" w:name="_Toc513730010"/>
            <w:bookmarkStart w:id="3800" w:name="_Toc514515960"/>
            <w:bookmarkStart w:id="3801" w:name="_Toc514774196"/>
            <w:proofErr w:type="spellStart"/>
            <w:ins w:id="3802" w:author="пользователь Microsoft Office" w:date="2018-05-22T16:28:00Z">
              <w:r w:rsidRPr="005F7A4D">
                <w:rPr>
                  <w:color w:val="000000" w:themeColor="text1"/>
                  <w:szCs w:val="28"/>
                </w:rPr>
                <w:t>Many</w:t>
              </w:r>
              <w:proofErr w:type="spellEnd"/>
              <w:r w:rsidRPr="005F7A4D">
                <w:rPr>
                  <w:color w:val="000000" w:themeColor="text1"/>
                  <w:szCs w:val="28"/>
                </w:rPr>
                <w:t xml:space="preserve"> </w:t>
              </w:r>
              <w:proofErr w:type="spellStart"/>
              <w:r w:rsidRPr="005F7A4D">
                <w:rPr>
                  <w:color w:val="000000" w:themeColor="text1"/>
                  <w:szCs w:val="28"/>
                </w:rPr>
                <w:t>square</w:t>
              </w:r>
              <w:proofErr w:type="spellEnd"/>
              <w:r w:rsidRPr="005F7A4D">
                <w:rPr>
                  <w:color w:val="000000" w:themeColor="text1"/>
                  <w:szCs w:val="28"/>
                </w:rPr>
                <w:t xml:space="preserve"> </w:t>
              </w:r>
              <w:proofErr w:type="spellStart"/>
              <w:r w:rsidRPr="005F7A4D">
                <w:rPr>
                  <w:color w:val="000000" w:themeColor="text1"/>
                  <w:szCs w:val="28"/>
                </w:rPr>
                <w:t>bracket</w:t>
              </w:r>
              <w:proofErr w:type="spellEnd"/>
              <w:r w:rsidRPr="005F7A4D">
                <w:rPr>
                  <w:color w:val="000000" w:themeColor="text1"/>
                  <w:szCs w:val="28"/>
                </w:rPr>
                <w:t xml:space="preserve"> </w:t>
              </w:r>
              <w:proofErr w:type="spellStart"/>
              <w:r w:rsidRPr="005F7A4D">
                <w:rPr>
                  <w:color w:val="000000" w:themeColor="text1"/>
                  <w:szCs w:val="28"/>
                </w:rPr>
                <w:t>annotations</w:t>
              </w:r>
              <w:bookmarkEnd w:id="3799"/>
              <w:bookmarkEnd w:id="3800"/>
              <w:bookmarkEnd w:id="3801"/>
              <w:proofErr w:type="spellEnd"/>
            </w:ins>
          </w:p>
        </w:tc>
      </w:tr>
      <w:tr w:rsidR="003004E2" w:rsidRPr="005F7A4D" w14:paraId="7DE3031A" w14:textId="77777777" w:rsidTr="003004E2">
        <w:trPr>
          <w:ins w:id="3803" w:author="пользователь Microsoft Office" w:date="2018-05-22T16:28:00Z"/>
        </w:trPr>
        <w:tc>
          <w:tcPr>
            <w:tcW w:w="2884" w:type="dxa"/>
            <w:vMerge/>
          </w:tcPr>
          <w:p w14:paraId="16B5CC82" w14:textId="77777777" w:rsidR="003004E2" w:rsidRPr="005F7A4D" w:rsidRDefault="003004E2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ins w:id="3804" w:author="пользователь Microsoft Office" w:date="2018-05-22T16:28:00Z"/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57735078" w14:textId="77777777" w:rsidR="003004E2" w:rsidRPr="005F7A4D" w:rsidRDefault="003004E2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ins w:id="3805" w:author="пользователь Microsoft Office" w:date="2018-05-22T16:28:00Z"/>
                <w:bCs/>
                <w:caps/>
                <w:color w:val="000000" w:themeColor="text1"/>
              </w:rPr>
            </w:pPr>
            <w:bookmarkStart w:id="3806" w:name="_Toc513730011"/>
            <w:bookmarkStart w:id="3807" w:name="_Toc514515961"/>
            <w:bookmarkStart w:id="3808" w:name="_Toc514774197"/>
            <w:proofErr w:type="spellStart"/>
            <w:ins w:id="3809" w:author="пользователь Microsoft Office" w:date="2018-05-22T16:28:00Z">
              <w:r w:rsidRPr="005F7A4D">
                <w:rPr>
                  <w:color w:val="000000" w:themeColor="text1"/>
                  <w:szCs w:val="28"/>
                </w:rPr>
                <w:t>Nested</w:t>
              </w:r>
              <w:proofErr w:type="spellEnd"/>
              <w:r w:rsidRPr="005F7A4D">
                <w:rPr>
                  <w:color w:val="000000" w:themeColor="text1"/>
                  <w:szCs w:val="28"/>
                </w:rPr>
                <w:t xml:space="preserve"> </w:t>
              </w:r>
              <w:proofErr w:type="spellStart"/>
              <w:r w:rsidRPr="005F7A4D">
                <w:rPr>
                  <w:color w:val="000000" w:themeColor="text1"/>
                  <w:szCs w:val="28"/>
                </w:rPr>
                <w:t>calls</w:t>
              </w:r>
              <w:bookmarkEnd w:id="3806"/>
              <w:bookmarkEnd w:id="3807"/>
              <w:bookmarkEnd w:id="3808"/>
              <w:proofErr w:type="spellEnd"/>
            </w:ins>
          </w:p>
        </w:tc>
      </w:tr>
      <w:tr w:rsidR="003004E2" w:rsidRPr="005F7A4D" w14:paraId="08D4B38B" w14:textId="77777777" w:rsidTr="003004E2">
        <w:trPr>
          <w:ins w:id="3810" w:author="пользователь Microsoft Office" w:date="2018-05-22T16:29:00Z"/>
        </w:trPr>
        <w:tc>
          <w:tcPr>
            <w:tcW w:w="2884" w:type="dxa"/>
            <w:vMerge w:val="restart"/>
            <w:vAlign w:val="center"/>
          </w:tcPr>
          <w:p w14:paraId="0F5E62C2" w14:textId="77777777" w:rsidR="003004E2" w:rsidRPr="005F7A4D" w:rsidRDefault="003004E2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ins w:id="3811" w:author="пользователь Microsoft Office" w:date="2018-05-22T16:29:00Z"/>
                <w:bCs/>
                <w:caps/>
                <w:color w:val="000000" w:themeColor="text1"/>
              </w:rPr>
            </w:pPr>
            <w:bookmarkStart w:id="3812" w:name="_Toc513729995"/>
            <w:bookmarkStart w:id="3813" w:name="_Toc514515943"/>
            <w:bookmarkStart w:id="3814" w:name="_Toc514774198"/>
            <w:ins w:id="3815" w:author="пользователь Microsoft Office" w:date="2018-05-22T16:29:00Z">
              <w:r w:rsidRPr="005F7A4D">
                <w:rPr>
                  <w:bCs/>
                  <w:caps/>
                  <w:color w:val="000000" w:themeColor="text1"/>
                </w:rPr>
                <w:t>3</w:t>
              </w:r>
              <w:bookmarkEnd w:id="3812"/>
              <w:bookmarkEnd w:id="3813"/>
              <w:bookmarkEnd w:id="3814"/>
            </w:ins>
          </w:p>
        </w:tc>
        <w:tc>
          <w:tcPr>
            <w:tcW w:w="6460" w:type="dxa"/>
            <w:vAlign w:val="center"/>
          </w:tcPr>
          <w:p w14:paraId="32FF57B6" w14:textId="77777777" w:rsidR="003004E2" w:rsidRPr="005F7A4D" w:rsidRDefault="003004E2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ins w:id="3816" w:author="пользователь Microsoft Office" w:date="2018-05-22T16:29:00Z"/>
                <w:bCs/>
                <w:caps/>
                <w:color w:val="000000" w:themeColor="text1"/>
              </w:rPr>
            </w:pPr>
            <w:bookmarkStart w:id="3817" w:name="_Toc513729996"/>
            <w:bookmarkStart w:id="3818" w:name="_Toc514515944"/>
            <w:bookmarkStart w:id="3819" w:name="_Toc514774199"/>
            <w:proofErr w:type="spellStart"/>
            <w:ins w:id="3820" w:author="пользователь Microsoft Office" w:date="2018-05-22T16:29:00Z">
              <w:r w:rsidRPr="005F7A4D">
                <w:rPr>
                  <w:color w:val="000000" w:themeColor="text1"/>
                  <w:szCs w:val="28"/>
                </w:rPr>
                <w:t>Big</w:t>
              </w:r>
              <w:proofErr w:type="spellEnd"/>
              <w:r w:rsidRPr="005F7A4D">
                <w:rPr>
                  <w:color w:val="000000" w:themeColor="text1"/>
                  <w:szCs w:val="28"/>
                </w:rPr>
                <w:t xml:space="preserve"> </w:t>
              </w:r>
              <w:proofErr w:type="spellStart"/>
              <w:r w:rsidRPr="005F7A4D">
                <w:rPr>
                  <w:color w:val="000000" w:themeColor="text1"/>
                  <w:szCs w:val="28"/>
                </w:rPr>
                <w:t>code</w:t>
              </w:r>
              <w:proofErr w:type="spellEnd"/>
              <w:r w:rsidRPr="005F7A4D">
                <w:rPr>
                  <w:color w:val="000000" w:themeColor="text1"/>
                  <w:szCs w:val="28"/>
                </w:rPr>
                <w:t xml:space="preserve"> </w:t>
              </w:r>
              <w:proofErr w:type="spellStart"/>
              <w:r w:rsidRPr="005F7A4D">
                <w:rPr>
                  <w:color w:val="000000" w:themeColor="text1"/>
                  <w:szCs w:val="28"/>
                </w:rPr>
                <w:t>hierarchy</w:t>
              </w:r>
              <w:bookmarkEnd w:id="3817"/>
              <w:bookmarkEnd w:id="3818"/>
              <w:bookmarkEnd w:id="3819"/>
              <w:proofErr w:type="spellEnd"/>
            </w:ins>
          </w:p>
        </w:tc>
      </w:tr>
      <w:tr w:rsidR="003004E2" w:rsidRPr="005F7A4D" w14:paraId="01D04651" w14:textId="77777777" w:rsidTr="003004E2">
        <w:trPr>
          <w:ins w:id="3821" w:author="пользователь Microsoft Office" w:date="2018-05-22T16:29:00Z"/>
        </w:trPr>
        <w:tc>
          <w:tcPr>
            <w:tcW w:w="2884" w:type="dxa"/>
            <w:vMerge/>
          </w:tcPr>
          <w:p w14:paraId="62F8877A" w14:textId="77777777" w:rsidR="003004E2" w:rsidRPr="005F7A4D" w:rsidRDefault="003004E2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ins w:id="3822" w:author="пользователь Microsoft Office" w:date="2018-05-22T16:29:00Z"/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7372450F" w14:textId="77777777" w:rsidR="003004E2" w:rsidRPr="005F7A4D" w:rsidRDefault="003004E2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ins w:id="3823" w:author="пользователь Microsoft Office" w:date="2018-05-22T16:29:00Z"/>
                <w:bCs/>
                <w:caps/>
                <w:color w:val="000000" w:themeColor="text1"/>
              </w:rPr>
            </w:pPr>
            <w:bookmarkStart w:id="3824" w:name="_Toc513729997"/>
            <w:bookmarkStart w:id="3825" w:name="_Toc514515945"/>
            <w:bookmarkStart w:id="3826" w:name="_Toc514774200"/>
            <w:proofErr w:type="spellStart"/>
            <w:ins w:id="3827" w:author="пользователь Microsoft Office" w:date="2018-05-22T16:29:00Z">
              <w:r w:rsidRPr="005F7A4D">
                <w:rPr>
                  <w:color w:val="000000" w:themeColor="text1"/>
                  <w:szCs w:val="28"/>
                </w:rPr>
                <w:t>Big</w:t>
              </w:r>
              <w:proofErr w:type="spellEnd"/>
              <w:r w:rsidRPr="005F7A4D">
                <w:rPr>
                  <w:color w:val="000000" w:themeColor="text1"/>
                  <w:szCs w:val="28"/>
                </w:rPr>
                <w:t xml:space="preserve"> </w:t>
              </w:r>
              <w:proofErr w:type="spellStart"/>
              <w:r w:rsidRPr="005F7A4D">
                <w:rPr>
                  <w:color w:val="000000" w:themeColor="text1"/>
                  <w:szCs w:val="28"/>
                </w:rPr>
                <w:t>methods</w:t>
              </w:r>
              <w:bookmarkEnd w:id="3824"/>
              <w:bookmarkEnd w:id="3825"/>
              <w:bookmarkEnd w:id="3826"/>
              <w:proofErr w:type="spellEnd"/>
            </w:ins>
          </w:p>
        </w:tc>
      </w:tr>
      <w:tr w:rsidR="003004E2" w:rsidRPr="005F7A4D" w14:paraId="13098BC7" w14:textId="77777777" w:rsidTr="003004E2">
        <w:trPr>
          <w:ins w:id="3828" w:author="пользователь Microsoft Office" w:date="2018-05-22T16:29:00Z"/>
        </w:trPr>
        <w:tc>
          <w:tcPr>
            <w:tcW w:w="2884" w:type="dxa"/>
            <w:vMerge/>
          </w:tcPr>
          <w:p w14:paraId="2E263A43" w14:textId="77777777" w:rsidR="003004E2" w:rsidRPr="005F7A4D" w:rsidRDefault="003004E2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ins w:id="3829" w:author="пользователь Microsoft Office" w:date="2018-05-22T16:29:00Z"/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0B95F5F6" w14:textId="77777777" w:rsidR="003004E2" w:rsidRPr="005F7A4D" w:rsidRDefault="003004E2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ins w:id="3830" w:author="пользователь Microsoft Office" w:date="2018-05-22T16:29:00Z"/>
                <w:bCs/>
                <w:caps/>
                <w:color w:val="000000" w:themeColor="text1"/>
              </w:rPr>
            </w:pPr>
            <w:bookmarkStart w:id="3831" w:name="_Toc513729998"/>
            <w:bookmarkStart w:id="3832" w:name="_Toc514515946"/>
            <w:bookmarkStart w:id="3833" w:name="_Toc514774201"/>
            <w:proofErr w:type="spellStart"/>
            <w:ins w:id="3834" w:author="пользователь Microsoft Office" w:date="2018-05-22T16:29:00Z">
              <w:r w:rsidRPr="005F7A4D">
                <w:rPr>
                  <w:color w:val="000000" w:themeColor="text1"/>
                  <w:szCs w:val="28"/>
                </w:rPr>
                <w:t>Big</w:t>
              </w:r>
              <w:proofErr w:type="spellEnd"/>
              <w:r w:rsidRPr="005F7A4D">
                <w:rPr>
                  <w:color w:val="000000" w:themeColor="text1"/>
                  <w:szCs w:val="28"/>
                </w:rPr>
                <w:t xml:space="preserve"> </w:t>
              </w:r>
              <w:proofErr w:type="spellStart"/>
              <w:r w:rsidRPr="005F7A4D">
                <w:rPr>
                  <w:color w:val="000000" w:themeColor="text1"/>
                  <w:szCs w:val="28"/>
                </w:rPr>
                <w:t>multiline</w:t>
              </w:r>
              <w:proofErr w:type="spellEnd"/>
              <w:r w:rsidRPr="005F7A4D">
                <w:rPr>
                  <w:color w:val="000000" w:themeColor="text1"/>
                  <w:szCs w:val="28"/>
                </w:rPr>
                <w:t xml:space="preserve"> </w:t>
              </w:r>
              <w:proofErr w:type="spellStart"/>
              <w:r w:rsidRPr="005F7A4D">
                <w:rPr>
                  <w:color w:val="000000" w:themeColor="text1"/>
                  <w:szCs w:val="28"/>
                </w:rPr>
                <w:t>strings</w:t>
              </w:r>
              <w:bookmarkEnd w:id="3831"/>
              <w:bookmarkEnd w:id="3832"/>
              <w:bookmarkEnd w:id="3833"/>
              <w:proofErr w:type="spellEnd"/>
            </w:ins>
          </w:p>
        </w:tc>
      </w:tr>
      <w:tr w:rsidR="003004E2" w:rsidRPr="005F7A4D" w14:paraId="79307464" w14:textId="77777777" w:rsidTr="003004E2">
        <w:trPr>
          <w:ins w:id="3835" w:author="пользователь Microsoft Office" w:date="2018-05-22T16:29:00Z"/>
        </w:trPr>
        <w:tc>
          <w:tcPr>
            <w:tcW w:w="2884" w:type="dxa"/>
            <w:vMerge/>
          </w:tcPr>
          <w:p w14:paraId="7044079D" w14:textId="77777777" w:rsidR="003004E2" w:rsidRPr="005F7A4D" w:rsidRDefault="003004E2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ins w:id="3836" w:author="пользователь Microsoft Office" w:date="2018-05-22T16:29:00Z"/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7CE50652" w14:textId="77777777" w:rsidR="003004E2" w:rsidRPr="005F7A4D" w:rsidRDefault="003004E2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ins w:id="3837" w:author="пользователь Microsoft Office" w:date="2018-05-22T16:29:00Z"/>
                <w:bCs/>
                <w:caps/>
                <w:color w:val="000000" w:themeColor="text1"/>
              </w:rPr>
            </w:pPr>
            <w:bookmarkStart w:id="3838" w:name="_Toc513729999"/>
            <w:bookmarkStart w:id="3839" w:name="_Toc514515947"/>
            <w:bookmarkStart w:id="3840" w:name="_Toc514774202"/>
            <w:proofErr w:type="spellStart"/>
            <w:ins w:id="3841" w:author="пользователь Microsoft Office" w:date="2018-05-22T16:29:00Z">
              <w:r w:rsidRPr="005F7A4D">
                <w:rPr>
                  <w:color w:val="000000" w:themeColor="text1"/>
                  <w:szCs w:val="28"/>
                </w:rPr>
                <w:t>Many</w:t>
              </w:r>
              <w:proofErr w:type="spellEnd"/>
              <w:r w:rsidRPr="005F7A4D">
                <w:rPr>
                  <w:color w:val="000000" w:themeColor="text1"/>
                  <w:szCs w:val="28"/>
                </w:rPr>
                <w:t xml:space="preserve"> </w:t>
              </w:r>
              <w:proofErr w:type="spellStart"/>
              <w:r w:rsidRPr="005F7A4D">
                <w:rPr>
                  <w:color w:val="000000" w:themeColor="text1"/>
                  <w:szCs w:val="28"/>
                </w:rPr>
                <w:t>assignment</w:t>
              </w:r>
              <w:proofErr w:type="spellEnd"/>
              <w:r w:rsidRPr="005F7A4D">
                <w:rPr>
                  <w:color w:val="000000" w:themeColor="text1"/>
                  <w:szCs w:val="28"/>
                </w:rPr>
                <w:t xml:space="preserve"> </w:t>
              </w:r>
              <w:proofErr w:type="spellStart"/>
              <w:r w:rsidRPr="005F7A4D">
                <w:rPr>
                  <w:color w:val="000000" w:themeColor="text1"/>
                  <w:szCs w:val="28"/>
                </w:rPr>
                <w:t>statements</w:t>
              </w:r>
              <w:bookmarkEnd w:id="3838"/>
              <w:bookmarkEnd w:id="3839"/>
              <w:bookmarkEnd w:id="3840"/>
              <w:proofErr w:type="spellEnd"/>
            </w:ins>
          </w:p>
        </w:tc>
      </w:tr>
      <w:tr w:rsidR="003004E2" w:rsidRPr="005F7A4D" w14:paraId="30324397" w14:textId="77777777" w:rsidTr="003004E2">
        <w:trPr>
          <w:ins w:id="3842" w:author="пользователь Microsoft Office" w:date="2018-05-22T16:29:00Z"/>
        </w:trPr>
        <w:tc>
          <w:tcPr>
            <w:tcW w:w="2884" w:type="dxa"/>
            <w:vMerge/>
          </w:tcPr>
          <w:p w14:paraId="52EE233A" w14:textId="77777777" w:rsidR="003004E2" w:rsidRPr="005F7A4D" w:rsidRDefault="003004E2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ins w:id="3843" w:author="пользователь Microsoft Office" w:date="2018-05-22T16:29:00Z"/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14CA4E80" w14:textId="77777777" w:rsidR="003004E2" w:rsidRPr="005F7A4D" w:rsidRDefault="003004E2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ins w:id="3844" w:author="пользователь Microsoft Office" w:date="2018-05-22T16:29:00Z"/>
                <w:bCs/>
                <w:caps/>
                <w:color w:val="000000" w:themeColor="text1"/>
              </w:rPr>
            </w:pPr>
            <w:bookmarkStart w:id="3845" w:name="_Toc513730000"/>
            <w:bookmarkStart w:id="3846" w:name="_Toc514515948"/>
            <w:bookmarkStart w:id="3847" w:name="_Toc514774203"/>
            <w:proofErr w:type="spellStart"/>
            <w:ins w:id="3848" w:author="пользователь Microsoft Office" w:date="2018-05-22T16:29:00Z">
              <w:r w:rsidRPr="005F7A4D">
                <w:rPr>
                  <w:color w:val="000000" w:themeColor="text1"/>
                  <w:szCs w:val="28"/>
                </w:rPr>
                <w:t>Many</w:t>
              </w:r>
              <w:proofErr w:type="spellEnd"/>
              <w:r w:rsidRPr="005F7A4D">
                <w:rPr>
                  <w:color w:val="000000" w:themeColor="text1"/>
                  <w:szCs w:val="28"/>
                </w:rPr>
                <w:t xml:space="preserve"> </w:t>
              </w:r>
              <w:proofErr w:type="spellStart"/>
              <w:r w:rsidRPr="005F7A4D">
                <w:rPr>
                  <w:color w:val="000000" w:themeColor="text1"/>
                  <w:szCs w:val="28"/>
                </w:rPr>
                <w:t>consecutive</w:t>
              </w:r>
              <w:proofErr w:type="spellEnd"/>
              <w:r w:rsidRPr="005F7A4D">
                <w:rPr>
                  <w:color w:val="000000" w:themeColor="text1"/>
                  <w:szCs w:val="28"/>
                </w:rPr>
                <w:t xml:space="preserve"> </w:t>
              </w:r>
              <w:proofErr w:type="spellStart"/>
              <w:r w:rsidRPr="005F7A4D">
                <w:rPr>
                  <w:color w:val="000000" w:themeColor="text1"/>
                  <w:szCs w:val="28"/>
                </w:rPr>
                <w:t>arithmetic</w:t>
              </w:r>
              <w:proofErr w:type="spellEnd"/>
              <w:r w:rsidRPr="005F7A4D">
                <w:rPr>
                  <w:color w:val="000000" w:themeColor="text1"/>
                  <w:szCs w:val="28"/>
                </w:rPr>
                <w:t xml:space="preserve"> </w:t>
              </w:r>
              <w:proofErr w:type="spellStart"/>
              <w:r w:rsidRPr="005F7A4D">
                <w:rPr>
                  <w:color w:val="000000" w:themeColor="text1"/>
                  <w:szCs w:val="28"/>
                </w:rPr>
                <w:t>expressions</w:t>
              </w:r>
              <w:bookmarkEnd w:id="3845"/>
              <w:bookmarkEnd w:id="3846"/>
              <w:bookmarkEnd w:id="3847"/>
              <w:proofErr w:type="spellEnd"/>
            </w:ins>
          </w:p>
        </w:tc>
      </w:tr>
      <w:tr w:rsidR="003004E2" w:rsidRPr="005F7A4D" w14:paraId="5D2632E9" w14:textId="77777777" w:rsidTr="003004E2">
        <w:trPr>
          <w:ins w:id="3849" w:author="пользователь Microsoft Office" w:date="2018-05-22T16:29:00Z"/>
        </w:trPr>
        <w:tc>
          <w:tcPr>
            <w:tcW w:w="2884" w:type="dxa"/>
            <w:vMerge/>
          </w:tcPr>
          <w:p w14:paraId="1357CF73" w14:textId="77777777" w:rsidR="003004E2" w:rsidRPr="005F7A4D" w:rsidRDefault="003004E2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ins w:id="3850" w:author="пользователь Microsoft Office" w:date="2018-05-22T16:29:00Z"/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2ABE2F38" w14:textId="77777777" w:rsidR="003004E2" w:rsidRPr="005F7A4D" w:rsidRDefault="003004E2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ins w:id="3851" w:author="пользователь Microsoft Office" w:date="2018-05-22T16:29:00Z"/>
                <w:bCs/>
                <w:caps/>
                <w:color w:val="000000" w:themeColor="text1"/>
              </w:rPr>
            </w:pPr>
            <w:bookmarkStart w:id="3852" w:name="_Toc513730001"/>
            <w:bookmarkStart w:id="3853" w:name="_Toc514515949"/>
            <w:bookmarkStart w:id="3854" w:name="_Toc514774204"/>
            <w:proofErr w:type="spellStart"/>
            <w:ins w:id="3855" w:author="пользователь Microsoft Office" w:date="2018-05-22T16:29:00Z">
              <w:r w:rsidRPr="005F7A4D">
                <w:rPr>
                  <w:color w:val="000000" w:themeColor="text1"/>
                  <w:szCs w:val="28"/>
                </w:rPr>
                <w:t>Many</w:t>
              </w:r>
              <w:proofErr w:type="spellEnd"/>
              <w:r w:rsidRPr="005F7A4D">
                <w:rPr>
                  <w:color w:val="000000" w:themeColor="text1"/>
                  <w:szCs w:val="28"/>
                </w:rPr>
                <w:t xml:space="preserve"> </w:t>
              </w:r>
              <w:proofErr w:type="spellStart"/>
              <w:r w:rsidRPr="005F7A4D">
                <w:rPr>
                  <w:color w:val="000000" w:themeColor="text1"/>
                  <w:szCs w:val="28"/>
                </w:rPr>
                <w:t>function</w:t>
              </w:r>
              <w:proofErr w:type="spellEnd"/>
              <w:r w:rsidRPr="005F7A4D">
                <w:rPr>
                  <w:color w:val="000000" w:themeColor="text1"/>
                  <w:szCs w:val="28"/>
                </w:rPr>
                <w:t xml:space="preserve"> </w:t>
              </w:r>
              <w:proofErr w:type="spellStart"/>
              <w:r w:rsidRPr="005F7A4D">
                <w:rPr>
                  <w:color w:val="000000" w:themeColor="text1"/>
                  <w:szCs w:val="28"/>
                </w:rPr>
                <w:t>arguments</w:t>
              </w:r>
              <w:bookmarkEnd w:id="3852"/>
              <w:bookmarkEnd w:id="3853"/>
              <w:bookmarkEnd w:id="3854"/>
              <w:proofErr w:type="spellEnd"/>
            </w:ins>
          </w:p>
        </w:tc>
      </w:tr>
      <w:tr w:rsidR="003004E2" w:rsidRPr="00156126" w14:paraId="682ADB66" w14:textId="77777777" w:rsidTr="00C675A5">
        <w:trPr>
          <w:ins w:id="3856" w:author="пользователь Microsoft Office" w:date="2018-05-22T16:29:00Z"/>
        </w:trPr>
        <w:tc>
          <w:tcPr>
            <w:tcW w:w="2884" w:type="dxa"/>
            <w:vMerge w:val="restart"/>
            <w:vAlign w:val="center"/>
          </w:tcPr>
          <w:p w14:paraId="7E42C1FB" w14:textId="6970B117" w:rsidR="003004E2" w:rsidRPr="005F7A4D" w:rsidRDefault="003004E2" w:rsidP="00C675A5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ins w:id="3857" w:author="пользователь Microsoft Office" w:date="2018-05-22T16:29:00Z"/>
                <w:bCs/>
                <w:caps/>
                <w:color w:val="000000" w:themeColor="text1"/>
              </w:rPr>
            </w:pPr>
            <w:bookmarkStart w:id="3858" w:name="_Toc513729988"/>
            <w:bookmarkStart w:id="3859" w:name="_Toc514515936"/>
            <w:bookmarkStart w:id="3860" w:name="_Toc514774205"/>
            <w:ins w:id="3861" w:author="пользователь Microsoft Office" w:date="2018-05-22T16:29:00Z">
              <w:r w:rsidRPr="005F7A4D">
                <w:rPr>
                  <w:bCs/>
                  <w:caps/>
                  <w:color w:val="000000" w:themeColor="text1"/>
                </w:rPr>
                <w:t>2</w:t>
              </w:r>
              <w:bookmarkEnd w:id="3858"/>
              <w:bookmarkEnd w:id="3859"/>
              <w:bookmarkEnd w:id="3860"/>
            </w:ins>
          </w:p>
        </w:tc>
        <w:tc>
          <w:tcPr>
            <w:tcW w:w="6460" w:type="dxa"/>
            <w:vAlign w:val="center"/>
          </w:tcPr>
          <w:p w14:paraId="6218B028" w14:textId="77777777" w:rsidR="003004E2" w:rsidRPr="005F7A4D" w:rsidRDefault="003004E2" w:rsidP="00C675A5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ins w:id="3862" w:author="пользователь Microsoft Office" w:date="2018-05-22T16:29:00Z"/>
                <w:bCs/>
                <w:caps/>
                <w:color w:val="000000" w:themeColor="text1"/>
                <w:lang w:val="en-US"/>
              </w:rPr>
            </w:pPr>
            <w:bookmarkStart w:id="3863" w:name="_Toc513729989"/>
            <w:bookmarkStart w:id="3864" w:name="_Toc514515937"/>
            <w:bookmarkStart w:id="3865" w:name="_Toc514774206"/>
            <w:ins w:id="3866" w:author="пользователь Microsoft Office" w:date="2018-05-22T16:29:00Z">
              <w:r w:rsidRPr="005F7A4D">
                <w:rPr>
                  <w:color w:val="000000" w:themeColor="text1"/>
                  <w:szCs w:val="28"/>
                  <w:lang w:val="en-US"/>
                </w:rPr>
                <w:t>Big static arrays or map</w:t>
              </w:r>
              <w:bookmarkEnd w:id="3863"/>
              <w:bookmarkEnd w:id="3864"/>
              <w:bookmarkEnd w:id="3865"/>
            </w:ins>
          </w:p>
        </w:tc>
      </w:tr>
      <w:tr w:rsidR="003004E2" w:rsidRPr="00156126" w14:paraId="2B91F0F6" w14:textId="77777777" w:rsidTr="003004E2">
        <w:trPr>
          <w:ins w:id="3867" w:author="пользователь Microsoft Office" w:date="2018-05-22T16:29:00Z"/>
        </w:trPr>
        <w:tc>
          <w:tcPr>
            <w:tcW w:w="2884" w:type="dxa"/>
            <w:vMerge/>
          </w:tcPr>
          <w:p w14:paraId="4F2FD556" w14:textId="77777777" w:rsidR="003004E2" w:rsidRPr="005F7A4D" w:rsidRDefault="003004E2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ins w:id="3868" w:author="пользователь Microsoft Office" w:date="2018-05-22T16:29:00Z"/>
                <w:bCs/>
                <w:caps/>
                <w:color w:val="000000" w:themeColor="text1"/>
                <w:lang w:val="en-US"/>
              </w:rPr>
            </w:pPr>
          </w:p>
        </w:tc>
        <w:tc>
          <w:tcPr>
            <w:tcW w:w="6460" w:type="dxa"/>
            <w:vAlign w:val="center"/>
          </w:tcPr>
          <w:p w14:paraId="791812B0" w14:textId="77777777" w:rsidR="003004E2" w:rsidRPr="005F7A4D" w:rsidRDefault="003004E2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ins w:id="3869" w:author="пользователь Microsoft Office" w:date="2018-05-22T16:29:00Z"/>
                <w:bCs/>
                <w:caps/>
                <w:color w:val="000000" w:themeColor="text1"/>
                <w:lang w:val="en-US"/>
              </w:rPr>
            </w:pPr>
            <w:bookmarkStart w:id="3870" w:name="_Toc513729990"/>
            <w:bookmarkStart w:id="3871" w:name="_Toc514515938"/>
            <w:bookmarkStart w:id="3872" w:name="_Toc514774207"/>
            <w:ins w:id="3873" w:author="пользователь Microsoft Office" w:date="2018-05-22T16:29:00Z">
              <w:r w:rsidRPr="005F7A4D">
                <w:rPr>
                  <w:color w:val="000000" w:themeColor="text1"/>
                  <w:szCs w:val="28"/>
                  <w:lang w:val="en-US"/>
                </w:rPr>
                <w:t>Complex or long logical expressions</w:t>
              </w:r>
              <w:bookmarkEnd w:id="3870"/>
              <w:bookmarkEnd w:id="3871"/>
              <w:bookmarkEnd w:id="3872"/>
            </w:ins>
          </w:p>
        </w:tc>
      </w:tr>
      <w:tr w:rsidR="003004E2" w:rsidRPr="005F7A4D" w14:paraId="634C4489" w14:textId="77777777" w:rsidTr="003004E2">
        <w:trPr>
          <w:ins w:id="3874" w:author="пользователь Microsoft Office" w:date="2018-05-22T16:29:00Z"/>
        </w:trPr>
        <w:tc>
          <w:tcPr>
            <w:tcW w:w="2884" w:type="dxa"/>
            <w:vMerge/>
            <w:vAlign w:val="center"/>
          </w:tcPr>
          <w:p w14:paraId="18D5CD22" w14:textId="77777777" w:rsidR="003004E2" w:rsidRPr="005F7A4D" w:rsidRDefault="003004E2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ins w:id="3875" w:author="пользователь Microsoft Office" w:date="2018-05-22T16:29:00Z"/>
                <w:bCs/>
                <w:caps/>
                <w:color w:val="000000" w:themeColor="text1"/>
                <w:lang w:val="en-US"/>
              </w:rPr>
            </w:pPr>
          </w:p>
        </w:tc>
        <w:tc>
          <w:tcPr>
            <w:tcW w:w="6460" w:type="dxa"/>
            <w:vAlign w:val="center"/>
          </w:tcPr>
          <w:p w14:paraId="5D2B5AEE" w14:textId="77777777" w:rsidR="003004E2" w:rsidRPr="005F7A4D" w:rsidRDefault="003004E2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ins w:id="3876" w:author="пользователь Microsoft Office" w:date="2018-05-22T16:29:00Z"/>
                <w:bCs/>
                <w:caps/>
                <w:color w:val="000000" w:themeColor="text1"/>
              </w:rPr>
            </w:pPr>
            <w:bookmarkStart w:id="3877" w:name="_Toc513729991"/>
            <w:bookmarkStart w:id="3878" w:name="_Toc514515939"/>
            <w:bookmarkStart w:id="3879" w:name="_Toc514774208"/>
            <w:proofErr w:type="spellStart"/>
            <w:ins w:id="3880" w:author="пользователь Microsoft Office" w:date="2018-05-22T16:29:00Z">
              <w:r w:rsidRPr="005F7A4D">
                <w:rPr>
                  <w:color w:val="000000" w:themeColor="text1"/>
                  <w:szCs w:val="28"/>
                </w:rPr>
                <w:t>Many</w:t>
              </w:r>
              <w:proofErr w:type="spellEnd"/>
              <w:r w:rsidRPr="005F7A4D">
                <w:rPr>
                  <w:color w:val="000000" w:themeColor="text1"/>
                  <w:szCs w:val="28"/>
                </w:rPr>
                <w:t xml:space="preserve"> </w:t>
              </w:r>
              <w:proofErr w:type="spellStart"/>
              <w:r w:rsidRPr="005F7A4D">
                <w:rPr>
                  <w:color w:val="000000" w:themeColor="text1"/>
                  <w:szCs w:val="28"/>
                </w:rPr>
                <w:t>concatenations</w:t>
              </w:r>
              <w:bookmarkEnd w:id="3877"/>
              <w:bookmarkEnd w:id="3878"/>
              <w:bookmarkEnd w:id="3879"/>
              <w:proofErr w:type="spellEnd"/>
            </w:ins>
          </w:p>
        </w:tc>
      </w:tr>
      <w:tr w:rsidR="003004E2" w:rsidRPr="005F7A4D" w14:paraId="2130F9B5" w14:textId="77777777" w:rsidTr="003004E2">
        <w:trPr>
          <w:ins w:id="3881" w:author="пользователь Microsoft Office" w:date="2018-05-22T16:29:00Z"/>
        </w:trPr>
        <w:tc>
          <w:tcPr>
            <w:tcW w:w="2884" w:type="dxa"/>
            <w:vMerge/>
          </w:tcPr>
          <w:p w14:paraId="7FEE2112" w14:textId="77777777" w:rsidR="003004E2" w:rsidRPr="005F7A4D" w:rsidRDefault="003004E2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ins w:id="3882" w:author="пользователь Microsoft Office" w:date="2018-05-22T16:29:00Z"/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6D779F8E" w14:textId="77777777" w:rsidR="003004E2" w:rsidRPr="005F7A4D" w:rsidRDefault="003004E2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ins w:id="3883" w:author="пользователь Microsoft Office" w:date="2018-05-22T16:29:00Z"/>
                <w:bCs/>
                <w:caps/>
                <w:color w:val="000000" w:themeColor="text1"/>
              </w:rPr>
            </w:pPr>
            <w:bookmarkStart w:id="3884" w:name="_Toc513729992"/>
            <w:bookmarkStart w:id="3885" w:name="_Toc514515940"/>
            <w:bookmarkStart w:id="3886" w:name="_Toc514774209"/>
            <w:proofErr w:type="spellStart"/>
            <w:ins w:id="3887" w:author="пользователь Microsoft Office" w:date="2018-05-22T16:29:00Z">
              <w:r w:rsidRPr="005F7A4D">
                <w:rPr>
                  <w:color w:val="000000" w:themeColor="text1"/>
                  <w:szCs w:val="28"/>
                </w:rPr>
                <w:t>Many</w:t>
              </w:r>
              <w:proofErr w:type="spellEnd"/>
              <w:r w:rsidRPr="005F7A4D">
                <w:rPr>
                  <w:color w:val="000000" w:themeColor="text1"/>
                  <w:szCs w:val="28"/>
                </w:rPr>
                <w:t xml:space="preserve"> </w:t>
              </w:r>
              <w:proofErr w:type="spellStart"/>
              <w:r w:rsidRPr="005F7A4D">
                <w:rPr>
                  <w:color w:val="000000" w:themeColor="text1"/>
                  <w:szCs w:val="28"/>
                </w:rPr>
                <w:t>inline</w:t>
              </w:r>
              <w:proofErr w:type="spellEnd"/>
              <w:r w:rsidRPr="005F7A4D">
                <w:rPr>
                  <w:color w:val="000000" w:themeColor="text1"/>
                  <w:szCs w:val="28"/>
                </w:rPr>
                <w:t xml:space="preserve"> </w:t>
              </w:r>
              <w:proofErr w:type="spellStart"/>
              <w:r w:rsidRPr="005F7A4D">
                <w:rPr>
                  <w:color w:val="000000" w:themeColor="text1"/>
                  <w:szCs w:val="28"/>
                </w:rPr>
                <w:t>functions</w:t>
              </w:r>
              <w:bookmarkEnd w:id="3884"/>
              <w:bookmarkEnd w:id="3885"/>
              <w:bookmarkEnd w:id="3886"/>
              <w:proofErr w:type="spellEnd"/>
            </w:ins>
          </w:p>
        </w:tc>
      </w:tr>
      <w:tr w:rsidR="003004E2" w:rsidRPr="005F7A4D" w14:paraId="275D3D5B" w14:textId="77777777" w:rsidTr="003004E2">
        <w:trPr>
          <w:ins w:id="3888" w:author="пользователь Microsoft Office" w:date="2018-05-22T16:29:00Z"/>
        </w:trPr>
        <w:tc>
          <w:tcPr>
            <w:tcW w:w="2884" w:type="dxa"/>
            <w:vMerge/>
          </w:tcPr>
          <w:p w14:paraId="6EE8569D" w14:textId="77777777" w:rsidR="003004E2" w:rsidRPr="005F7A4D" w:rsidRDefault="003004E2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ins w:id="3889" w:author="пользователь Microsoft Office" w:date="2018-05-22T16:29:00Z"/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624FB846" w14:textId="77777777" w:rsidR="003004E2" w:rsidRPr="005F7A4D" w:rsidRDefault="003004E2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ins w:id="3890" w:author="пользователь Microsoft Office" w:date="2018-05-22T16:29:00Z"/>
                <w:bCs/>
                <w:caps/>
                <w:color w:val="000000" w:themeColor="text1"/>
              </w:rPr>
            </w:pPr>
            <w:bookmarkStart w:id="3891" w:name="_Toc513729993"/>
            <w:bookmarkStart w:id="3892" w:name="_Toc514515941"/>
            <w:bookmarkStart w:id="3893" w:name="_Toc514774210"/>
            <w:proofErr w:type="spellStart"/>
            <w:ins w:id="3894" w:author="пользователь Microsoft Office" w:date="2018-05-22T16:29:00Z">
              <w:r w:rsidRPr="005F7A4D">
                <w:rPr>
                  <w:color w:val="000000" w:themeColor="text1"/>
                  <w:szCs w:val="28"/>
                </w:rPr>
                <w:t>Many</w:t>
              </w:r>
              <w:proofErr w:type="spellEnd"/>
              <w:r w:rsidRPr="005F7A4D">
                <w:rPr>
                  <w:color w:val="000000" w:themeColor="text1"/>
                  <w:szCs w:val="28"/>
                </w:rPr>
                <w:t xml:space="preserve"> </w:t>
              </w:r>
              <w:proofErr w:type="spellStart"/>
              <w:r w:rsidRPr="005F7A4D">
                <w:rPr>
                  <w:color w:val="000000" w:themeColor="text1"/>
                  <w:szCs w:val="28"/>
                </w:rPr>
                <w:t>loops</w:t>
              </w:r>
              <w:bookmarkEnd w:id="3891"/>
              <w:bookmarkEnd w:id="3892"/>
              <w:bookmarkEnd w:id="3893"/>
              <w:proofErr w:type="spellEnd"/>
            </w:ins>
          </w:p>
        </w:tc>
      </w:tr>
      <w:tr w:rsidR="003004E2" w:rsidRPr="00156126" w14:paraId="05D6F612" w14:textId="77777777" w:rsidTr="003004E2">
        <w:trPr>
          <w:ins w:id="3895" w:author="пользователь Microsoft Office" w:date="2018-05-22T16:29:00Z"/>
        </w:trPr>
        <w:tc>
          <w:tcPr>
            <w:tcW w:w="2884" w:type="dxa"/>
            <w:vMerge/>
          </w:tcPr>
          <w:p w14:paraId="3F07A36D" w14:textId="77777777" w:rsidR="003004E2" w:rsidRPr="005F7A4D" w:rsidRDefault="003004E2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ins w:id="3896" w:author="пользователь Microsoft Office" w:date="2018-05-22T16:29:00Z"/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23155E7F" w14:textId="77777777" w:rsidR="003004E2" w:rsidRPr="005F7A4D" w:rsidRDefault="003004E2" w:rsidP="003004E2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ins w:id="3897" w:author="пользователь Microsoft Office" w:date="2018-05-22T16:29:00Z"/>
                <w:bCs/>
                <w:caps/>
                <w:color w:val="000000" w:themeColor="text1"/>
                <w:lang w:val="en-US"/>
              </w:rPr>
            </w:pPr>
            <w:bookmarkStart w:id="3898" w:name="_Toc513729994"/>
            <w:bookmarkStart w:id="3899" w:name="_Toc514515942"/>
            <w:bookmarkStart w:id="3900" w:name="_Toc514774211"/>
            <w:ins w:id="3901" w:author="пользователь Microsoft Office" w:date="2018-05-22T16:29:00Z">
              <w:r w:rsidRPr="005F7A4D">
                <w:rPr>
                  <w:color w:val="000000" w:themeColor="text1"/>
                  <w:szCs w:val="28"/>
                  <w:lang w:val="en-US"/>
                </w:rPr>
                <w:t>Many not null assertion operators</w:t>
              </w:r>
              <w:bookmarkEnd w:id="3898"/>
              <w:bookmarkEnd w:id="3899"/>
              <w:bookmarkEnd w:id="3900"/>
            </w:ins>
          </w:p>
        </w:tc>
      </w:tr>
      <w:tr w:rsidR="00D84783" w:rsidRPr="005F7A4D" w14:paraId="6D8EF269" w14:textId="77777777" w:rsidTr="00A71082">
        <w:tc>
          <w:tcPr>
            <w:tcW w:w="2884" w:type="dxa"/>
            <w:vMerge w:val="restart"/>
            <w:vAlign w:val="center"/>
          </w:tcPr>
          <w:p w14:paraId="4539FCAE" w14:textId="3FACCA8E" w:rsidR="00D84783" w:rsidRPr="005F7A4D" w:rsidRDefault="00D84783" w:rsidP="00D84783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Cs/>
                <w:caps/>
                <w:color w:val="000000" w:themeColor="text1"/>
              </w:rPr>
            </w:pPr>
            <w:bookmarkStart w:id="3902" w:name="_Toc513729982"/>
            <w:bookmarkStart w:id="3903" w:name="_Toc514515930"/>
            <w:bookmarkStart w:id="3904" w:name="_Toc514774212"/>
            <w:r w:rsidRPr="005F7A4D">
              <w:rPr>
                <w:bCs/>
                <w:caps/>
                <w:color w:val="000000" w:themeColor="text1"/>
              </w:rPr>
              <w:t>1</w:t>
            </w:r>
            <w:bookmarkEnd w:id="3902"/>
            <w:bookmarkEnd w:id="3903"/>
            <w:bookmarkEnd w:id="3904"/>
          </w:p>
        </w:tc>
        <w:tc>
          <w:tcPr>
            <w:tcW w:w="6460" w:type="dxa"/>
            <w:vAlign w:val="center"/>
          </w:tcPr>
          <w:p w14:paraId="5C9F7D18" w14:textId="0F450EF6" w:rsidR="00D84783" w:rsidRPr="005F7A4D" w:rsidRDefault="00D84783" w:rsidP="0075524D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3905" w:name="_Toc513729983"/>
            <w:bookmarkStart w:id="3906" w:name="_Toc514515931"/>
            <w:bookmarkStart w:id="3907" w:name="_Toc514774213"/>
            <w:proofErr w:type="spellStart"/>
            <w:r w:rsidRPr="005F7A4D">
              <w:rPr>
                <w:color w:val="000000" w:themeColor="text1"/>
                <w:szCs w:val="28"/>
              </w:rPr>
              <w:t>Big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companion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object</w:t>
            </w:r>
            <w:bookmarkEnd w:id="3905"/>
            <w:bookmarkEnd w:id="3906"/>
            <w:bookmarkEnd w:id="3907"/>
            <w:proofErr w:type="spellEnd"/>
          </w:p>
        </w:tc>
      </w:tr>
      <w:tr w:rsidR="00D84783" w:rsidRPr="00B640B0" w14:paraId="2E4AAB1C" w14:textId="77777777" w:rsidTr="00A71082">
        <w:tc>
          <w:tcPr>
            <w:tcW w:w="2884" w:type="dxa"/>
            <w:vMerge/>
          </w:tcPr>
          <w:p w14:paraId="1FF6872E" w14:textId="77777777" w:rsidR="00D84783" w:rsidRPr="005F7A4D" w:rsidRDefault="00D84783" w:rsidP="0075524D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4FACABE1" w14:textId="7E30C753" w:rsidR="00D84783" w:rsidRPr="005F7A4D" w:rsidRDefault="00D84783" w:rsidP="0075524D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  <w:lang w:val="en-US"/>
              </w:rPr>
            </w:pPr>
            <w:bookmarkStart w:id="3908" w:name="_Toc513729984"/>
            <w:bookmarkStart w:id="3909" w:name="_Toc514515932"/>
            <w:bookmarkStart w:id="3910" w:name="_Toc514774214"/>
            <w:r w:rsidRPr="005F7A4D">
              <w:rPr>
                <w:color w:val="000000" w:themeColor="text1"/>
                <w:szCs w:val="28"/>
                <w:lang w:val="en-US"/>
              </w:rPr>
              <w:t xml:space="preserve">Big </w:t>
            </w:r>
            <w:proofErr w:type="spellStart"/>
            <w:r w:rsidRPr="005F7A4D">
              <w:rPr>
                <w:color w:val="000000" w:themeColor="text1"/>
                <w:szCs w:val="28"/>
                <w:lang w:val="en-US"/>
              </w:rPr>
              <w:t>init</w:t>
            </w:r>
            <w:proofErr w:type="spellEnd"/>
            <w:r w:rsidRPr="005F7A4D">
              <w:rPr>
                <w:color w:val="000000" w:themeColor="text1"/>
                <w:szCs w:val="28"/>
                <w:lang w:val="en-US"/>
              </w:rPr>
              <w:t xml:space="preserve"> method in bytecode</w:t>
            </w:r>
            <w:bookmarkEnd w:id="3908"/>
            <w:bookmarkEnd w:id="3909"/>
            <w:bookmarkEnd w:id="3910"/>
          </w:p>
        </w:tc>
      </w:tr>
      <w:tr w:rsidR="00D84783" w:rsidRPr="005F7A4D" w14:paraId="20CF6FB1" w14:textId="77777777" w:rsidTr="00A71082">
        <w:tc>
          <w:tcPr>
            <w:tcW w:w="2884" w:type="dxa"/>
            <w:vMerge/>
          </w:tcPr>
          <w:p w14:paraId="019318E2" w14:textId="77777777" w:rsidR="00D84783" w:rsidRPr="005F7A4D" w:rsidRDefault="00D84783" w:rsidP="0075524D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  <w:lang w:val="en-US"/>
              </w:rPr>
            </w:pPr>
          </w:p>
        </w:tc>
        <w:tc>
          <w:tcPr>
            <w:tcW w:w="6460" w:type="dxa"/>
            <w:vAlign w:val="center"/>
          </w:tcPr>
          <w:p w14:paraId="032E4310" w14:textId="14C2386A" w:rsidR="00D84783" w:rsidRPr="005F7A4D" w:rsidRDefault="00D84783" w:rsidP="0075524D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3911" w:name="_Toc513729985"/>
            <w:bookmarkStart w:id="3912" w:name="_Toc514515933"/>
            <w:bookmarkStart w:id="3913" w:name="_Toc514774215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literal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strings</w:t>
            </w:r>
            <w:bookmarkEnd w:id="3911"/>
            <w:bookmarkEnd w:id="3912"/>
            <w:bookmarkEnd w:id="3913"/>
            <w:proofErr w:type="spellEnd"/>
          </w:p>
        </w:tc>
      </w:tr>
      <w:tr w:rsidR="00D84783" w:rsidRPr="005F7A4D" w14:paraId="1055C14F" w14:textId="77777777" w:rsidTr="00A71082">
        <w:tc>
          <w:tcPr>
            <w:tcW w:w="2884" w:type="dxa"/>
            <w:vMerge/>
          </w:tcPr>
          <w:p w14:paraId="50FCA516" w14:textId="77777777" w:rsidR="00D84783" w:rsidRPr="005F7A4D" w:rsidRDefault="00D84783" w:rsidP="0075524D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07562F00" w14:textId="1F3871BA" w:rsidR="00D84783" w:rsidRPr="005F7A4D" w:rsidRDefault="00D84783" w:rsidP="0075524D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3914" w:name="_Toc513729986"/>
            <w:bookmarkStart w:id="3915" w:name="_Toc514515934"/>
            <w:bookmarkStart w:id="3916" w:name="_Toc514774216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nested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structures</w:t>
            </w:r>
            <w:bookmarkEnd w:id="3914"/>
            <w:bookmarkEnd w:id="3915"/>
            <w:bookmarkEnd w:id="3916"/>
            <w:proofErr w:type="spellEnd"/>
          </w:p>
        </w:tc>
      </w:tr>
      <w:tr w:rsidR="00D84783" w:rsidRPr="005F7A4D" w14:paraId="15E5CDFF" w14:textId="77777777" w:rsidTr="00A71082">
        <w:tc>
          <w:tcPr>
            <w:tcW w:w="2884" w:type="dxa"/>
            <w:vMerge/>
          </w:tcPr>
          <w:p w14:paraId="44E5B0EA" w14:textId="77777777" w:rsidR="00D84783" w:rsidRPr="005F7A4D" w:rsidRDefault="00D84783" w:rsidP="0075524D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3AC0EA35" w14:textId="250AC23F" w:rsidR="00D84783" w:rsidRPr="005F7A4D" w:rsidRDefault="00D84783" w:rsidP="0075524D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3917" w:name="_Toc513729987"/>
            <w:bookmarkStart w:id="3918" w:name="_Toc514515935"/>
            <w:bookmarkStart w:id="3919" w:name="_Toc514774217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safe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calls</w:t>
            </w:r>
            <w:bookmarkEnd w:id="3917"/>
            <w:bookmarkEnd w:id="3918"/>
            <w:bookmarkEnd w:id="3919"/>
            <w:proofErr w:type="spellEnd"/>
          </w:p>
        </w:tc>
      </w:tr>
      <w:tr w:rsidR="00A71082" w:rsidRPr="005F7A4D" w:rsidDel="003004E2" w14:paraId="51C696B3" w14:textId="0B01338F" w:rsidTr="00A71082">
        <w:trPr>
          <w:del w:id="3920" w:author="пользователь Microsoft Office" w:date="2018-05-22T16:29:00Z"/>
        </w:trPr>
        <w:tc>
          <w:tcPr>
            <w:tcW w:w="2884" w:type="dxa"/>
            <w:vAlign w:val="center"/>
          </w:tcPr>
          <w:p w14:paraId="1DC6342C" w14:textId="7DBD78CF" w:rsidR="00A71082" w:rsidRPr="005F7A4D" w:rsidDel="003004E2" w:rsidRDefault="00A71082" w:rsidP="00A030FD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del w:id="3921" w:author="пользователь Microsoft Office" w:date="2018-05-22T16:29:00Z"/>
                <w:b/>
                <w:bCs/>
                <w:caps/>
                <w:color w:val="000000" w:themeColor="text1"/>
              </w:rPr>
            </w:pPr>
            <w:bookmarkStart w:id="3922" w:name="_Toc514515950"/>
            <w:del w:id="3923" w:author="пользователь Microsoft Office" w:date="2018-05-22T16:29:00Z">
              <w:r w:rsidRPr="005F7A4D" w:rsidDel="003004E2">
                <w:rPr>
                  <w:b/>
                  <w:color w:val="000000" w:themeColor="text1"/>
                  <w:szCs w:val="28"/>
                </w:rPr>
                <w:delText>Оценка</w:delText>
              </w:r>
              <w:bookmarkEnd w:id="3922"/>
            </w:del>
          </w:p>
        </w:tc>
        <w:tc>
          <w:tcPr>
            <w:tcW w:w="6460" w:type="dxa"/>
            <w:vAlign w:val="center"/>
          </w:tcPr>
          <w:p w14:paraId="57CC402B" w14:textId="7A0A2E4F" w:rsidR="00A71082" w:rsidRPr="005F7A4D" w:rsidDel="003004E2" w:rsidRDefault="00A71082" w:rsidP="00A030FD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del w:id="3924" w:author="пользователь Microsoft Office" w:date="2018-05-22T16:29:00Z"/>
                <w:b/>
                <w:bCs/>
                <w:caps/>
                <w:color w:val="000000" w:themeColor="text1"/>
              </w:rPr>
            </w:pPr>
            <w:bookmarkStart w:id="3925" w:name="_Toc514515951"/>
            <w:del w:id="3926" w:author="пользователь Microsoft Office" w:date="2018-05-22T16:29:00Z">
              <w:r w:rsidRPr="005F7A4D" w:rsidDel="003004E2">
                <w:rPr>
                  <w:b/>
                  <w:color w:val="000000" w:themeColor="text1"/>
                  <w:szCs w:val="28"/>
                </w:rPr>
                <w:delText>Название класса</w:delText>
              </w:r>
              <w:bookmarkEnd w:id="3925"/>
            </w:del>
          </w:p>
        </w:tc>
      </w:tr>
    </w:tbl>
    <w:p w14:paraId="2600CAD0" w14:textId="77777777" w:rsidR="007E7774" w:rsidRDefault="007E7774" w:rsidP="0075524D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ins w:id="3927" w:author="пользователь Microsoft Office" w:date="2018-05-22T16:30:00Z"/>
          <w:b/>
          <w:bCs/>
          <w:caps/>
          <w:color w:val="000000" w:themeColor="text1"/>
        </w:rPr>
      </w:pPr>
      <w:bookmarkStart w:id="3928" w:name="_Toc514515966"/>
    </w:p>
    <w:p w14:paraId="20687C55" w14:textId="77777777" w:rsidR="007E7774" w:rsidRDefault="007E7774">
      <w:pPr>
        <w:rPr>
          <w:ins w:id="3929" w:author="пользователь Microsoft Office" w:date="2018-05-22T16:30:00Z"/>
          <w:rFonts w:ascii="Times New Roman" w:eastAsia="Times New Roman" w:hAnsi="Times New Roman" w:cs="Times New Roman"/>
          <w:b/>
          <w:bCs/>
          <w:caps/>
          <w:color w:val="000000" w:themeColor="text1"/>
          <w:sz w:val="28"/>
          <w:szCs w:val="20"/>
          <w:lang w:eastAsia="ru-RU"/>
        </w:rPr>
      </w:pPr>
      <w:ins w:id="3930" w:author="пользователь Microsoft Office" w:date="2018-05-22T16:30:00Z">
        <w:r>
          <w:rPr>
            <w:b/>
            <w:bCs/>
            <w:caps/>
            <w:color w:val="000000" w:themeColor="text1"/>
          </w:rPr>
          <w:br w:type="page"/>
        </w:r>
      </w:ins>
    </w:p>
    <w:p w14:paraId="6C75FA9E" w14:textId="3536B8CB" w:rsidR="008867A8" w:rsidRPr="005F7A4D" w:rsidRDefault="00EF0250" w:rsidP="0075524D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  <w:color w:val="000000" w:themeColor="text1"/>
        </w:rPr>
      </w:pPr>
      <w:del w:id="3931" w:author="пользователь Microsoft Office" w:date="2018-05-22T16:31:00Z">
        <w:r w:rsidRPr="005F7A4D" w:rsidDel="00FE58CB">
          <w:rPr>
            <w:b/>
            <w:bCs/>
            <w:caps/>
            <w:noProof/>
            <w:color w:val="000000" w:themeColor="text1"/>
          </w:rPr>
          <w:lastRenderedPageBreak/>
          <w:drawing>
            <wp:inline distT="0" distB="0" distL="0" distR="0" wp14:anchorId="767115FA" wp14:editId="6AF450DA">
              <wp:extent cx="5873004" cy="4315048"/>
              <wp:effectExtent l="0" t="0" r="0" b="3175"/>
              <wp:docPr id="10" name="Picture 10" descr="../images/expert_vote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../images/expert_votes.png"/>
                      <pic:cNvPicPr>
                        <a:picLocks noChangeAspect="1" noChangeArrowheads="1"/>
                      </pic:cNvPicPr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03711" cy="433760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bookmarkStart w:id="3932" w:name="_Toc514774218"/>
      <w:bookmarkEnd w:id="3928"/>
      <w:ins w:id="3933" w:author="пользователь Microsoft Office" w:date="2018-05-22T16:31:00Z">
        <w:r w:rsidR="00FE58CB">
          <w:rPr>
            <w:b/>
            <w:bCs/>
            <w:caps/>
            <w:noProof/>
            <w:color w:val="000000" w:themeColor="text1"/>
          </w:rPr>
          <w:drawing>
            <wp:inline distT="0" distB="0" distL="0" distR="0" wp14:anchorId="22F1E372" wp14:editId="0C1C5006">
              <wp:extent cx="5937885" cy="3811905"/>
              <wp:effectExtent l="0" t="0" r="5715" b="0"/>
              <wp:docPr id="12" name="Рисунок 12" descr="../../images/expert_vote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../../images/expert_votes.png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7885" cy="38119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bookmarkEnd w:id="3932"/>
    </w:p>
    <w:p w14:paraId="541B383E" w14:textId="43B8E649" w:rsidR="00EA61CD" w:rsidRPr="005F7A4D" w:rsidRDefault="00A309AC" w:rsidP="00B93902">
      <w:pPr>
        <w:pStyle w:val="a3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3934" w:name="_Toc514515967"/>
      <w:bookmarkStart w:id="3935" w:name="_Toc514774219"/>
      <w:commentRangeStart w:id="3936"/>
      <w:r w:rsidRPr="005F7A4D">
        <w:rPr>
          <w:color w:val="000000" w:themeColor="text1"/>
          <w:szCs w:val="28"/>
        </w:rPr>
        <w:t xml:space="preserve">Рисунок </w:t>
      </w:r>
      <w:del w:id="3937" w:author="пользователь Microsoft Office" w:date="2018-05-22T16:30:00Z">
        <w:r w:rsidRPr="005F7A4D" w:rsidDel="007E7774">
          <w:rPr>
            <w:color w:val="000000" w:themeColor="text1"/>
            <w:szCs w:val="28"/>
          </w:rPr>
          <w:delText>5</w:delText>
        </w:r>
      </w:del>
      <w:ins w:id="3938" w:author="пользователь Microsoft Office" w:date="2018-05-22T16:30:00Z">
        <w:r w:rsidR="007E7774">
          <w:rPr>
            <w:color w:val="000000" w:themeColor="text1"/>
            <w:szCs w:val="28"/>
          </w:rPr>
          <w:t>6</w:t>
        </w:r>
      </w:ins>
      <w:r w:rsidR="00B93902" w:rsidRPr="005F7A4D">
        <w:rPr>
          <w:color w:val="000000" w:themeColor="text1"/>
          <w:szCs w:val="28"/>
        </w:rPr>
        <w:t>.3.2</w:t>
      </w:r>
      <w:del w:id="3939" w:author="пользователь Microsoft Office" w:date="2018-05-22T17:30:00Z">
        <w:r w:rsidR="00B93902" w:rsidRPr="005F7A4D" w:rsidDel="00925CFD">
          <w:rPr>
            <w:color w:val="000000" w:themeColor="text1"/>
            <w:szCs w:val="28"/>
          </w:rPr>
          <w:delText xml:space="preserve"> </w:delText>
        </w:r>
        <w:commentRangeEnd w:id="3936"/>
        <w:r w:rsidR="00CB1F9D" w:rsidDel="00925CFD">
          <w:rPr>
            <w:rStyle w:val="af3"/>
            <w:rFonts w:asciiTheme="minorHAnsi" w:eastAsiaTheme="minorHAnsi" w:hAnsiTheme="minorHAnsi" w:cstheme="minorBidi"/>
            <w:lang w:eastAsia="en-US"/>
          </w:rPr>
          <w:commentReference w:id="3936"/>
        </w:r>
        <w:r w:rsidR="00B93902" w:rsidRPr="005F7A4D" w:rsidDel="00925CFD">
          <w:rPr>
            <w:color w:val="000000" w:themeColor="text1"/>
            <w:szCs w:val="28"/>
          </w:rPr>
          <w:delText>—</w:delText>
        </w:r>
        <w:r w:rsidR="00E91540" w:rsidRPr="005F7A4D" w:rsidDel="00925CFD">
          <w:rPr>
            <w:color w:val="000000" w:themeColor="text1"/>
            <w:szCs w:val="28"/>
          </w:rPr>
          <w:delText xml:space="preserve"> </w:delText>
        </w:r>
      </w:del>
      <w:ins w:id="3940" w:author="пользователь Microsoft Office" w:date="2018-05-22T17:30:00Z">
        <w:r w:rsidR="00925CFD">
          <w:rPr>
            <w:rStyle w:val="af3"/>
            <w:rFonts w:asciiTheme="minorHAnsi" w:eastAsiaTheme="minorHAnsi" w:hAnsiTheme="minorHAnsi" w:cstheme="minorBidi"/>
            <w:lang w:eastAsia="en-US"/>
          </w:rPr>
          <w:t xml:space="preserve">. </w:t>
        </w:r>
        <w:r w:rsidR="00925CFD">
          <w:rPr>
            <w:color w:val="000000" w:themeColor="text1"/>
            <w:szCs w:val="28"/>
          </w:rPr>
          <w:t>Э</w:t>
        </w:r>
      </w:ins>
      <w:del w:id="3941" w:author="пользователь Microsoft Office" w:date="2018-05-22T17:30:00Z">
        <w:r w:rsidR="00A5298A" w:rsidRPr="005F7A4D" w:rsidDel="00925CFD">
          <w:rPr>
            <w:color w:val="000000" w:themeColor="text1"/>
            <w:szCs w:val="28"/>
          </w:rPr>
          <w:delText>э</w:delText>
        </w:r>
      </w:del>
      <w:r w:rsidR="00A5298A" w:rsidRPr="005F7A4D">
        <w:rPr>
          <w:color w:val="000000" w:themeColor="text1"/>
          <w:szCs w:val="28"/>
        </w:rPr>
        <w:t>кспертные оцен</w:t>
      </w:r>
      <w:r w:rsidR="00B93902" w:rsidRPr="005F7A4D">
        <w:rPr>
          <w:color w:val="000000" w:themeColor="text1"/>
          <w:szCs w:val="28"/>
        </w:rPr>
        <w:t>к</w:t>
      </w:r>
      <w:r w:rsidR="00A5298A" w:rsidRPr="005F7A4D">
        <w:rPr>
          <w:color w:val="000000" w:themeColor="text1"/>
          <w:szCs w:val="28"/>
        </w:rPr>
        <w:t>и</w:t>
      </w:r>
      <w:r w:rsidR="00B93902" w:rsidRPr="005F7A4D">
        <w:rPr>
          <w:color w:val="000000" w:themeColor="text1"/>
          <w:szCs w:val="28"/>
        </w:rPr>
        <w:t xml:space="preserve"> аномалий.</w:t>
      </w:r>
      <w:bookmarkEnd w:id="3934"/>
      <w:bookmarkEnd w:id="3935"/>
    </w:p>
    <w:p w14:paraId="1346D900" w14:textId="175004C8" w:rsidR="00A4628A" w:rsidRPr="005F7A4D" w:rsidRDefault="00A4628A" w:rsidP="00D258DD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3942" w:name="_Toc514774220"/>
      <w:r w:rsidRPr="005F7A4D">
        <w:rPr>
          <w:color w:val="000000" w:themeColor="text1"/>
          <w:szCs w:val="28"/>
        </w:rPr>
        <w:t xml:space="preserve">В Приложении А и Приложении Б приведены примеры </w:t>
      </w:r>
      <w:r w:rsidR="00901FD4" w:rsidRPr="005F7A4D">
        <w:rPr>
          <w:color w:val="000000" w:themeColor="text1"/>
          <w:szCs w:val="28"/>
        </w:rPr>
        <w:t>аномалий</w:t>
      </w:r>
      <w:r w:rsidR="00BC017C" w:rsidRPr="005F7A4D">
        <w:rPr>
          <w:color w:val="000000" w:themeColor="text1"/>
          <w:szCs w:val="28"/>
        </w:rPr>
        <w:t xml:space="preserve"> из разных классов</w:t>
      </w:r>
      <w:r w:rsidR="00901FD4" w:rsidRPr="005F7A4D">
        <w:rPr>
          <w:color w:val="000000" w:themeColor="text1"/>
          <w:szCs w:val="28"/>
        </w:rPr>
        <w:t>, получивших оценки 5.</w:t>
      </w:r>
      <w:bookmarkEnd w:id="3942"/>
    </w:p>
    <w:p w14:paraId="4F9E70DA" w14:textId="172524EA" w:rsidR="00D258DD" w:rsidRPr="005F7A4D" w:rsidRDefault="00A309AC" w:rsidP="00D258DD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  <w:color w:val="000000" w:themeColor="text1"/>
        </w:rPr>
      </w:pPr>
      <w:del w:id="3943" w:author="пользователь Microsoft Office" w:date="2018-05-22T16:32:00Z">
        <w:r w:rsidRPr="005F7A4D" w:rsidDel="00FA0BBD">
          <w:rPr>
            <w:b/>
            <w:bCs/>
            <w:caps/>
            <w:color w:val="000000" w:themeColor="text1"/>
          </w:rPr>
          <w:delText>5</w:delText>
        </w:r>
      </w:del>
      <w:bookmarkStart w:id="3944" w:name="_Toc514774221"/>
      <w:ins w:id="3945" w:author="пользователь Microsoft Office" w:date="2018-05-22T16:32:00Z">
        <w:r w:rsidR="00FA0BBD">
          <w:rPr>
            <w:b/>
            <w:bCs/>
            <w:caps/>
            <w:color w:val="000000" w:themeColor="text1"/>
          </w:rPr>
          <w:t>6</w:t>
        </w:r>
      </w:ins>
      <w:r w:rsidR="00D258DD" w:rsidRPr="005F7A4D">
        <w:rPr>
          <w:b/>
          <w:bCs/>
          <w:caps/>
          <w:color w:val="000000" w:themeColor="text1"/>
        </w:rPr>
        <w:t xml:space="preserve">.4 </w:t>
      </w:r>
      <w:r w:rsidR="00D258DD" w:rsidRPr="005F7A4D">
        <w:rPr>
          <w:b/>
          <w:bCs/>
          <w:color w:val="000000" w:themeColor="text1"/>
        </w:rPr>
        <w:t>Использование результатов исследования</w:t>
      </w:r>
      <w:r w:rsidR="00216949" w:rsidRPr="005F7A4D">
        <w:rPr>
          <w:b/>
          <w:bCs/>
          <w:color w:val="000000" w:themeColor="text1"/>
        </w:rPr>
        <w:t xml:space="preserve"> по малому набору данных</w:t>
      </w:r>
      <w:bookmarkEnd w:id="3944"/>
    </w:p>
    <w:p w14:paraId="002488DB" w14:textId="65144251" w:rsidR="00324896" w:rsidRPr="005F7A4D" w:rsidRDefault="00A75567" w:rsidP="00B32D78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3946" w:name="_Toc513730042"/>
      <w:bookmarkStart w:id="3947" w:name="_Toc514515969"/>
      <w:bookmarkStart w:id="3948" w:name="_Toc514774222"/>
      <w:r w:rsidRPr="005F7A4D">
        <w:rPr>
          <w:color w:val="000000" w:themeColor="text1"/>
          <w:szCs w:val="28"/>
        </w:rPr>
        <w:t>По результатам исследования</w:t>
      </w:r>
      <w:r w:rsidR="00D77817" w:rsidRPr="005F7A4D">
        <w:rPr>
          <w:color w:val="000000" w:themeColor="text1"/>
          <w:szCs w:val="28"/>
        </w:rPr>
        <w:t xml:space="preserve"> по малому набору данных</w:t>
      </w:r>
      <w:r w:rsidRPr="005F7A4D">
        <w:rPr>
          <w:color w:val="000000" w:themeColor="text1"/>
          <w:szCs w:val="28"/>
        </w:rPr>
        <w:t xml:space="preserve"> примеры-аномалии с оценками 4 и 5</w:t>
      </w:r>
      <w:r w:rsidR="00D258DD" w:rsidRPr="005F7A4D">
        <w:rPr>
          <w:color w:val="000000" w:themeColor="text1"/>
          <w:szCs w:val="28"/>
        </w:rPr>
        <w:t xml:space="preserve"> </w:t>
      </w:r>
      <w:r w:rsidRPr="005F7A4D">
        <w:rPr>
          <w:color w:val="000000" w:themeColor="text1"/>
          <w:szCs w:val="28"/>
        </w:rPr>
        <w:t xml:space="preserve">были включены в тесты на производительность компилятора </w:t>
      </w:r>
      <w:proofErr w:type="spellStart"/>
      <w:r w:rsidR="00193942" w:rsidRPr="005F7A4D">
        <w:rPr>
          <w:color w:val="000000" w:themeColor="text1"/>
          <w:szCs w:val="28"/>
          <w:lang w:val="en-GB"/>
        </w:rPr>
        <w:t>Kotlin</w:t>
      </w:r>
      <w:bookmarkEnd w:id="3946"/>
      <w:proofErr w:type="spellEnd"/>
      <w:r w:rsidR="006961A6" w:rsidRPr="005F7A4D">
        <w:rPr>
          <w:color w:val="000000" w:themeColor="text1"/>
          <w:szCs w:val="28"/>
        </w:rPr>
        <w:t xml:space="preserve">: по окончании разработки той или иной возможности компилятора </w:t>
      </w:r>
      <w:r w:rsidR="00DE6775" w:rsidRPr="005F7A4D">
        <w:rPr>
          <w:color w:val="000000" w:themeColor="text1"/>
          <w:szCs w:val="28"/>
        </w:rPr>
        <w:t>будет происходить</w:t>
      </w:r>
      <w:r w:rsidR="006961A6" w:rsidRPr="005F7A4D">
        <w:rPr>
          <w:color w:val="000000" w:themeColor="text1"/>
          <w:szCs w:val="28"/>
        </w:rPr>
        <w:t xml:space="preserve"> запуск данных тестов</w:t>
      </w:r>
      <w:r w:rsidR="00F15D18" w:rsidRPr="005F7A4D">
        <w:rPr>
          <w:color w:val="000000" w:themeColor="text1"/>
          <w:szCs w:val="28"/>
        </w:rPr>
        <w:t xml:space="preserve"> на найденных аномалиях, где определяется, не повлекла ли разработка ухудшение производительности.</w:t>
      </w:r>
      <w:bookmarkEnd w:id="3947"/>
      <w:bookmarkEnd w:id="3948"/>
    </w:p>
    <w:p w14:paraId="762FBB78" w14:textId="636C92E9" w:rsidR="00821DD5" w:rsidRPr="005F7A4D" w:rsidRDefault="00A309AC" w:rsidP="005466FE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aps/>
          <w:color w:val="000000" w:themeColor="text1"/>
        </w:rPr>
      </w:pPr>
      <w:del w:id="3949" w:author="пользователь Microsoft Office" w:date="2018-05-22T16:33:00Z">
        <w:r w:rsidRPr="005F7A4D" w:rsidDel="00FA0BBD">
          <w:rPr>
            <w:b/>
            <w:bCs/>
            <w:caps/>
            <w:color w:val="000000" w:themeColor="text1"/>
          </w:rPr>
          <w:delText>5</w:delText>
        </w:r>
      </w:del>
      <w:bookmarkStart w:id="3950" w:name="_Toc514774223"/>
      <w:ins w:id="3951" w:author="пользователь Microsoft Office" w:date="2018-05-22T16:33:00Z">
        <w:r w:rsidR="00FA0BBD">
          <w:rPr>
            <w:b/>
            <w:bCs/>
            <w:caps/>
            <w:color w:val="000000" w:themeColor="text1"/>
          </w:rPr>
          <w:t>6</w:t>
        </w:r>
      </w:ins>
      <w:r w:rsidR="00821DD5" w:rsidRPr="005F7A4D">
        <w:rPr>
          <w:b/>
          <w:bCs/>
          <w:caps/>
          <w:color w:val="000000" w:themeColor="text1"/>
        </w:rPr>
        <w:t xml:space="preserve">.5 </w:t>
      </w:r>
      <w:r w:rsidR="00821DD5" w:rsidRPr="005F7A4D">
        <w:rPr>
          <w:b/>
          <w:bCs/>
          <w:color w:val="000000" w:themeColor="text1"/>
        </w:rPr>
        <w:t>Разбор результатов по большому набору данных</w:t>
      </w:r>
      <w:bookmarkEnd w:id="3950"/>
    </w:p>
    <w:p w14:paraId="6F73E02A" w14:textId="77777777" w:rsidR="00000332" w:rsidRPr="005F7A4D" w:rsidRDefault="00EB6402" w:rsidP="005466FE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3952" w:name="_Toc514515971"/>
      <w:bookmarkStart w:id="3953" w:name="_Toc514774224"/>
      <w:commentRangeStart w:id="3954"/>
      <w:r w:rsidRPr="005F7A4D">
        <w:rPr>
          <w:color w:val="000000" w:themeColor="text1"/>
          <w:szCs w:val="28"/>
        </w:rPr>
        <w:t>По большому набору данных предполагалось, что будет произведен поиск относительных аномалий: аномалий на дереве разбора PSI относительно байт-кода и наоборот</w:t>
      </w:r>
      <w:r w:rsidR="00000332" w:rsidRPr="005F7A4D">
        <w:rPr>
          <w:color w:val="000000" w:themeColor="text1"/>
          <w:szCs w:val="28"/>
        </w:rPr>
        <w:t>.</w:t>
      </w:r>
      <w:bookmarkEnd w:id="3952"/>
      <w:commentRangeEnd w:id="3954"/>
      <w:r w:rsidR="00CB1F9D">
        <w:rPr>
          <w:rStyle w:val="af3"/>
          <w:rFonts w:asciiTheme="minorHAnsi" w:eastAsiaTheme="minorHAnsi" w:hAnsiTheme="minorHAnsi" w:cstheme="minorBidi"/>
          <w:lang w:eastAsia="en-US"/>
        </w:rPr>
        <w:commentReference w:id="3954"/>
      </w:r>
      <w:bookmarkEnd w:id="3953"/>
    </w:p>
    <w:p w14:paraId="40E85E96" w14:textId="4913757E" w:rsidR="00C9368B" w:rsidRPr="005F7A4D" w:rsidRDefault="00000332" w:rsidP="005466FE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lastRenderedPageBreak/>
        <w:tab/>
      </w:r>
      <w:bookmarkStart w:id="3955" w:name="_Toc514515972"/>
      <w:bookmarkStart w:id="3956" w:name="_Toc514774225"/>
      <w:r w:rsidRPr="005F7A4D">
        <w:rPr>
          <w:color w:val="000000" w:themeColor="text1"/>
          <w:szCs w:val="28"/>
        </w:rPr>
        <w:t>Для решения такой задачи был разработан инструмент</w:t>
      </w:r>
      <w:r w:rsidR="000A01DF" w:rsidRPr="005F7A4D">
        <w:rPr>
          <w:rStyle w:val="af2"/>
          <w:color w:val="000000" w:themeColor="text1"/>
          <w:szCs w:val="28"/>
        </w:rPr>
        <w:footnoteReference w:id="26"/>
      </w:r>
      <w:r w:rsidRPr="005F7A4D">
        <w:rPr>
          <w:color w:val="000000" w:themeColor="text1"/>
          <w:szCs w:val="28"/>
        </w:rPr>
        <w:t xml:space="preserve">, который по файлу с найденными аномалиями по одном источнику (дереву разбора или байт-коду), набору расстояний между входными и выходными векторами </w:t>
      </w:r>
      <w:proofErr w:type="spellStart"/>
      <w:r w:rsidRPr="005F7A4D">
        <w:rPr>
          <w:color w:val="000000" w:themeColor="text1"/>
          <w:szCs w:val="28"/>
        </w:rPr>
        <w:t>автоэнкодера</w:t>
      </w:r>
      <w:proofErr w:type="spellEnd"/>
      <w:r w:rsidRPr="005F7A4D">
        <w:rPr>
          <w:color w:val="000000" w:themeColor="text1"/>
          <w:szCs w:val="28"/>
        </w:rPr>
        <w:t xml:space="preserve"> по другому источнику копировал примеры-аномалии в указанную папку</w:t>
      </w:r>
      <w:r w:rsidR="00247347" w:rsidRPr="005F7A4D">
        <w:rPr>
          <w:color w:val="000000" w:themeColor="text1"/>
          <w:szCs w:val="28"/>
        </w:rPr>
        <w:t>, отсортированные по разнице между «</w:t>
      </w:r>
      <w:r w:rsidR="00253A28" w:rsidRPr="005F7A4D">
        <w:rPr>
          <w:color w:val="000000" w:themeColor="text1"/>
          <w:szCs w:val="28"/>
        </w:rPr>
        <w:t xml:space="preserve">числом </w:t>
      </w:r>
      <w:proofErr w:type="spellStart"/>
      <w:r w:rsidR="00253A28" w:rsidRPr="005F7A4D">
        <w:rPr>
          <w:color w:val="000000" w:themeColor="text1"/>
          <w:szCs w:val="28"/>
        </w:rPr>
        <w:t>аномал</w:t>
      </w:r>
      <w:r w:rsidR="00247347" w:rsidRPr="005F7A4D">
        <w:rPr>
          <w:color w:val="000000" w:themeColor="text1"/>
          <w:szCs w:val="28"/>
        </w:rPr>
        <w:t>ь</w:t>
      </w:r>
      <w:r w:rsidR="00253A28" w:rsidRPr="005F7A4D">
        <w:rPr>
          <w:color w:val="000000" w:themeColor="text1"/>
          <w:szCs w:val="28"/>
        </w:rPr>
        <w:t>н</w:t>
      </w:r>
      <w:r w:rsidR="00247347" w:rsidRPr="005F7A4D">
        <w:rPr>
          <w:color w:val="000000" w:themeColor="text1"/>
          <w:szCs w:val="28"/>
        </w:rPr>
        <w:t>ости</w:t>
      </w:r>
      <w:proofErr w:type="spellEnd"/>
      <w:r w:rsidR="00247347" w:rsidRPr="005F7A4D">
        <w:rPr>
          <w:color w:val="000000" w:themeColor="text1"/>
          <w:szCs w:val="28"/>
        </w:rPr>
        <w:t>» дерева разбора и байт-кода</w:t>
      </w:r>
      <w:r w:rsidRPr="005F7A4D">
        <w:rPr>
          <w:color w:val="000000" w:themeColor="text1"/>
          <w:szCs w:val="28"/>
        </w:rPr>
        <w:t>.</w:t>
      </w:r>
      <w:r w:rsidR="000920A4" w:rsidRPr="005F7A4D">
        <w:rPr>
          <w:color w:val="000000" w:themeColor="text1"/>
          <w:szCs w:val="28"/>
        </w:rPr>
        <w:t xml:space="preserve"> «Числа </w:t>
      </w:r>
      <w:proofErr w:type="spellStart"/>
      <w:r w:rsidR="000920A4" w:rsidRPr="005F7A4D">
        <w:rPr>
          <w:color w:val="000000" w:themeColor="text1"/>
          <w:szCs w:val="28"/>
        </w:rPr>
        <w:t>аномальности</w:t>
      </w:r>
      <w:proofErr w:type="spellEnd"/>
      <w:r w:rsidR="000920A4" w:rsidRPr="005F7A4D">
        <w:rPr>
          <w:color w:val="000000" w:themeColor="text1"/>
          <w:szCs w:val="28"/>
        </w:rPr>
        <w:t>» в сво</w:t>
      </w:r>
      <w:r w:rsidR="003F1A07" w:rsidRPr="005F7A4D">
        <w:rPr>
          <w:color w:val="000000" w:themeColor="text1"/>
          <w:szCs w:val="28"/>
        </w:rPr>
        <w:t xml:space="preserve">ю очередь были предварительно </w:t>
      </w:r>
      <w:r w:rsidR="000920A4" w:rsidRPr="005F7A4D">
        <w:rPr>
          <w:color w:val="000000" w:themeColor="text1"/>
          <w:szCs w:val="28"/>
        </w:rPr>
        <w:t>нормированы</w:t>
      </w:r>
      <w:r w:rsidR="00155573" w:rsidRPr="005F7A4D">
        <w:rPr>
          <w:color w:val="000000" w:themeColor="text1"/>
          <w:szCs w:val="28"/>
        </w:rPr>
        <w:t xml:space="preserve"> по максимальным значениям</w:t>
      </w:r>
      <w:r w:rsidR="000920A4" w:rsidRPr="005F7A4D">
        <w:rPr>
          <w:color w:val="000000" w:themeColor="text1"/>
          <w:szCs w:val="28"/>
        </w:rPr>
        <w:t>.</w:t>
      </w:r>
      <w:r w:rsidR="000E7B24" w:rsidRPr="005F7A4D">
        <w:rPr>
          <w:color w:val="000000" w:themeColor="text1"/>
          <w:szCs w:val="28"/>
        </w:rPr>
        <w:t xml:space="preserve"> Таким обр</w:t>
      </w:r>
      <w:r w:rsidR="005412B2" w:rsidRPr="005F7A4D">
        <w:rPr>
          <w:color w:val="000000" w:themeColor="text1"/>
          <w:szCs w:val="28"/>
        </w:rPr>
        <w:t xml:space="preserve">азом, «числа </w:t>
      </w:r>
      <w:proofErr w:type="spellStart"/>
      <w:r w:rsidR="005412B2" w:rsidRPr="005F7A4D">
        <w:rPr>
          <w:color w:val="000000" w:themeColor="text1"/>
          <w:szCs w:val="28"/>
        </w:rPr>
        <w:t>аномальности</w:t>
      </w:r>
      <w:proofErr w:type="spellEnd"/>
      <w:r w:rsidR="005412B2" w:rsidRPr="005F7A4D">
        <w:rPr>
          <w:color w:val="000000" w:themeColor="text1"/>
          <w:szCs w:val="28"/>
        </w:rPr>
        <w:t xml:space="preserve">» находились </w:t>
      </w:r>
      <w:r w:rsidR="000E7B24" w:rsidRPr="005F7A4D">
        <w:rPr>
          <w:color w:val="000000" w:themeColor="text1"/>
          <w:szCs w:val="28"/>
        </w:rPr>
        <w:t xml:space="preserve">в интервале </w:t>
      </w:r>
      <m:oMath>
        <m:r>
          <w:rPr>
            <w:rFonts w:ascii="Cambria Math" w:hAnsi="Cambria Math"/>
            <w:color w:val="000000" w:themeColor="text1"/>
            <w:szCs w:val="28"/>
          </w:rPr>
          <m:t>[-1;1]</m:t>
        </m:r>
      </m:oMath>
      <w:r w:rsidR="000E7B24" w:rsidRPr="005F7A4D">
        <w:rPr>
          <w:color w:val="000000" w:themeColor="text1"/>
          <w:szCs w:val="28"/>
        </w:rPr>
        <w:t>.</w:t>
      </w:r>
      <w:bookmarkEnd w:id="3955"/>
      <w:bookmarkEnd w:id="3956"/>
    </w:p>
    <w:p w14:paraId="4ACDAF2F" w14:textId="32C43D60" w:rsidR="00CA3314" w:rsidRPr="005F7A4D" w:rsidRDefault="00C9368B" w:rsidP="00955C41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3957" w:name="_Toc514515973"/>
      <w:bookmarkStart w:id="3958" w:name="_Toc514774226"/>
      <w:r w:rsidR="003635C1" w:rsidRPr="005F7A4D">
        <w:rPr>
          <w:color w:val="000000" w:themeColor="text1"/>
          <w:szCs w:val="28"/>
        </w:rPr>
        <w:t>К</w:t>
      </w:r>
      <w:r w:rsidRPr="005F7A4D">
        <w:rPr>
          <w:color w:val="000000" w:themeColor="text1"/>
          <w:szCs w:val="28"/>
        </w:rPr>
        <w:t>аждо</w:t>
      </w:r>
      <w:r w:rsidR="00111C23" w:rsidRPr="005F7A4D">
        <w:rPr>
          <w:color w:val="000000" w:themeColor="text1"/>
          <w:szCs w:val="28"/>
        </w:rPr>
        <w:t>му</w:t>
      </w:r>
      <w:r w:rsidRPr="005F7A4D">
        <w:rPr>
          <w:color w:val="000000" w:themeColor="text1"/>
          <w:szCs w:val="28"/>
        </w:rPr>
        <w:t xml:space="preserve"> набор</w:t>
      </w:r>
      <w:r w:rsidR="00111C23" w:rsidRPr="005F7A4D">
        <w:rPr>
          <w:color w:val="000000" w:themeColor="text1"/>
          <w:szCs w:val="28"/>
        </w:rPr>
        <w:t>у</w:t>
      </w:r>
      <w:r w:rsidRPr="005F7A4D">
        <w:rPr>
          <w:color w:val="000000" w:themeColor="text1"/>
          <w:szCs w:val="28"/>
        </w:rPr>
        <w:t xml:space="preserve"> аномалий</w:t>
      </w:r>
      <w:r w:rsidR="00111C23" w:rsidRPr="005F7A4D">
        <w:rPr>
          <w:color w:val="000000" w:themeColor="text1"/>
          <w:szCs w:val="28"/>
        </w:rPr>
        <w:t xml:space="preserve"> (по дереву разбора и байт-коду)</w:t>
      </w:r>
      <w:r w:rsidRPr="005F7A4D">
        <w:rPr>
          <w:color w:val="000000" w:themeColor="text1"/>
          <w:szCs w:val="28"/>
        </w:rPr>
        <w:t xml:space="preserve"> </w:t>
      </w:r>
      <w:r w:rsidR="00111C23" w:rsidRPr="005F7A4D">
        <w:rPr>
          <w:color w:val="000000" w:themeColor="text1"/>
          <w:szCs w:val="28"/>
        </w:rPr>
        <w:t>был сопоставлен набор соответствующих примеров по другому источнику</w:t>
      </w:r>
      <w:r w:rsidR="001979DC" w:rsidRPr="005F7A4D">
        <w:rPr>
          <w:color w:val="000000" w:themeColor="text1"/>
          <w:szCs w:val="28"/>
        </w:rPr>
        <w:t xml:space="preserve"> и были вычислены разности в</w:t>
      </w:r>
      <w:r w:rsidR="008D722E" w:rsidRPr="005F7A4D">
        <w:rPr>
          <w:color w:val="000000" w:themeColor="text1"/>
          <w:szCs w:val="28"/>
        </w:rPr>
        <w:t xml:space="preserve"> «числах </w:t>
      </w:r>
      <w:proofErr w:type="spellStart"/>
      <w:r w:rsidR="008D722E" w:rsidRPr="005F7A4D">
        <w:rPr>
          <w:color w:val="000000" w:themeColor="text1"/>
          <w:szCs w:val="28"/>
        </w:rPr>
        <w:t>аномальности</w:t>
      </w:r>
      <w:proofErr w:type="spellEnd"/>
      <w:r w:rsidR="008D722E" w:rsidRPr="005F7A4D">
        <w:rPr>
          <w:color w:val="000000" w:themeColor="text1"/>
          <w:szCs w:val="28"/>
        </w:rPr>
        <w:t>» примеров</w:t>
      </w:r>
      <w:r w:rsidR="001979DC" w:rsidRPr="005F7A4D">
        <w:rPr>
          <w:color w:val="000000" w:themeColor="text1"/>
          <w:szCs w:val="28"/>
        </w:rPr>
        <w:t>.</w:t>
      </w:r>
      <w:ins w:id="3959" w:author="пользователь Microsoft Office" w:date="2018-05-22T16:35:00Z">
        <w:r w:rsidR="00C4591E">
          <w:rPr>
            <w:color w:val="000000" w:themeColor="text1"/>
            <w:szCs w:val="28"/>
          </w:rPr>
          <w:t xml:space="preserve"> </w:t>
        </w:r>
        <w:r w:rsidR="007E63E5">
          <w:rPr>
            <w:color w:val="000000" w:themeColor="text1"/>
            <w:szCs w:val="28"/>
          </w:rPr>
          <w:t>Трактовка</w:t>
        </w:r>
        <w:r w:rsidR="00C4591E">
          <w:rPr>
            <w:color w:val="000000" w:themeColor="text1"/>
            <w:szCs w:val="28"/>
          </w:rPr>
          <w:t xml:space="preserve"> данных «чисел </w:t>
        </w:r>
        <w:proofErr w:type="spellStart"/>
        <w:r w:rsidR="00C4591E">
          <w:rPr>
            <w:color w:val="000000" w:themeColor="text1"/>
            <w:szCs w:val="28"/>
          </w:rPr>
          <w:t>аномальности</w:t>
        </w:r>
        <w:proofErr w:type="spellEnd"/>
        <w:r w:rsidR="00C4591E">
          <w:rPr>
            <w:color w:val="000000" w:themeColor="text1"/>
            <w:szCs w:val="28"/>
          </w:rPr>
          <w:t xml:space="preserve">» </w:t>
        </w:r>
      </w:ins>
      <w:ins w:id="3960" w:author="пользователь Microsoft Office" w:date="2018-05-22T16:39:00Z">
        <w:r w:rsidR="008712C1">
          <w:rPr>
            <w:color w:val="000000" w:themeColor="text1"/>
            <w:szCs w:val="28"/>
          </w:rPr>
          <w:t>была приведена в разделе 1.2</w:t>
        </w:r>
      </w:ins>
      <w:ins w:id="3961" w:author="пользователь Microsoft Office" w:date="2018-05-22T16:35:00Z">
        <w:r w:rsidR="00C4591E">
          <w:rPr>
            <w:color w:val="000000" w:themeColor="text1"/>
            <w:szCs w:val="28"/>
          </w:rPr>
          <w:t xml:space="preserve"> </w:t>
        </w:r>
        <w:r w:rsidR="00A96FF9">
          <w:rPr>
            <w:color w:val="000000" w:themeColor="text1"/>
            <w:szCs w:val="28"/>
          </w:rPr>
          <w:t>настоящей</w:t>
        </w:r>
        <w:r w:rsidR="00C4591E">
          <w:rPr>
            <w:color w:val="000000" w:themeColor="text1"/>
            <w:szCs w:val="28"/>
          </w:rPr>
          <w:t xml:space="preserve"> работы</w:t>
        </w:r>
      </w:ins>
      <w:ins w:id="3962" w:author="пользователь Microsoft Office" w:date="2018-05-22T16:39:00Z">
        <w:r w:rsidR="0033152A">
          <w:rPr>
            <w:color w:val="000000" w:themeColor="text1"/>
            <w:szCs w:val="28"/>
          </w:rPr>
          <w:t xml:space="preserve"> (условным аномалиям соответствуют </w:t>
        </w:r>
        <w:r w:rsidR="00934BAA">
          <w:rPr>
            <w:color w:val="000000" w:themeColor="text1"/>
            <w:szCs w:val="28"/>
          </w:rPr>
          <w:t>пункты 2 и 3 в списке</w:t>
        </w:r>
      </w:ins>
      <w:ins w:id="3963" w:author="пользователь Microsoft Office" w:date="2018-05-22T16:40:00Z">
        <w:r w:rsidR="00934BAA">
          <w:rPr>
            <w:color w:val="000000" w:themeColor="text1"/>
            <w:szCs w:val="28"/>
          </w:rPr>
          <w:t xml:space="preserve"> случаев,</w:t>
        </w:r>
      </w:ins>
      <w:ins w:id="3964" w:author="пользователь Microsoft Office" w:date="2018-05-22T16:39:00Z">
        <w:r w:rsidR="00934BAA">
          <w:rPr>
            <w:color w:val="000000" w:themeColor="text1"/>
            <w:szCs w:val="28"/>
          </w:rPr>
          <w:t xml:space="preserve"> пот</w:t>
        </w:r>
      </w:ins>
      <w:ins w:id="3965" w:author="пользователь Microsoft Office" w:date="2018-05-22T16:40:00Z">
        <w:r w:rsidR="00934BAA">
          <w:rPr>
            <w:color w:val="000000" w:themeColor="text1"/>
            <w:szCs w:val="28"/>
          </w:rPr>
          <w:t>ен</w:t>
        </w:r>
      </w:ins>
      <w:ins w:id="3966" w:author="пользователь Microsoft Office" w:date="2018-05-22T16:39:00Z">
        <w:r w:rsidR="00934BAA">
          <w:rPr>
            <w:color w:val="000000" w:themeColor="text1"/>
            <w:szCs w:val="28"/>
          </w:rPr>
          <w:t xml:space="preserve">циально интересных разработчикам </w:t>
        </w:r>
      </w:ins>
      <w:proofErr w:type="spellStart"/>
      <w:ins w:id="3967" w:author="пользователь Microsoft Office" w:date="2018-05-22T16:40:00Z">
        <w:r w:rsidR="00934BAA">
          <w:rPr>
            <w:color w:val="000000" w:themeColor="text1"/>
            <w:szCs w:val="28"/>
            <w:lang w:val="en-US"/>
          </w:rPr>
          <w:t>Kotlin</w:t>
        </w:r>
      </w:ins>
      <w:proofErr w:type="spellEnd"/>
      <w:ins w:id="3968" w:author="пользователь Microsoft Office" w:date="2018-05-22T16:39:00Z">
        <w:r w:rsidR="0033152A">
          <w:rPr>
            <w:color w:val="000000" w:themeColor="text1"/>
            <w:szCs w:val="28"/>
          </w:rPr>
          <w:t>)</w:t>
        </w:r>
      </w:ins>
      <w:ins w:id="3969" w:author="пользователь Microsoft Office" w:date="2018-05-22T16:35:00Z">
        <w:r w:rsidR="00C4591E">
          <w:rPr>
            <w:color w:val="000000" w:themeColor="text1"/>
            <w:szCs w:val="28"/>
          </w:rPr>
          <w:t>.</w:t>
        </w:r>
        <w:r w:rsidR="00DC709E">
          <w:rPr>
            <w:color w:val="000000" w:themeColor="text1"/>
            <w:szCs w:val="28"/>
          </w:rPr>
          <w:t xml:space="preserve"> </w:t>
        </w:r>
      </w:ins>
      <w:del w:id="3970" w:author="пользователь Microsoft Office" w:date="2018-05-22T16:34:00Z">
        <w:r w:rsidR="008D722E" w:rsidRPr="005F7A4D" w:rsidDel="00C4591E">
          <w:rPr>
            <w:color w:val="000000" w:themeColor="text1"/>
            <w:szCs w:val="28"/>
          </w:rPr>
          <w:delText xml:space="preserve"> </w:delText>
        </w:r>
      </w:del>
      <w:r w:rsidR="008D722E" w:rsidRPr="005F7A4D">
        <w:rPr>
          <w:color w:val="000000" w:themeColor="text1"/>
          <w:szCs w:val="28"/>
        </w:rPr>
        <w:t xml:space="preserve">Агрегирующие значения приведены в таблице </w:t>
      </w:r>
      <w:del w:id="3971" w:author="пользователь Microsoft Office" w:date="2018-05-22T16:36:00Z">
        <w:r w:rsidR="00A309AC" w:rsidRPr="005F7A4D" w:rsidDel="0086614D">
          <w:rPr>
            <w:color w:val="000000" w:themeColor="text1"/>
            <w:szCs w:val="28"/>
          </w:rPr>
          <w:delText>5</w:delText>
        </w:r>
      </w:del>
      <w:ins w:id="3972" w:author="пользователь Microsoft Office" w:date="2018-05-22T16:36:00Z">
        <w:r w:rsidR="0086614D">
          <w:rPr>
            <w:color w:val="000000" w:themeColor="text1"/>
            <w:szCs w:val="28"/>
          </w:rPr>
          <w:t>6</w:t>
        </w:r>
      </w:ins>
      <w:r w:rsidR="007731B2" w:rsidRPr="005F7A4D">
        <w:rPr>
          <w:color w:val="000000" w:themeColor="text1"/>
          <w:szCs w:val="28"/>
        </w:rPr>
        <w:t>.5.1.</w:t>
      </w:r>
      <w:bookmarkEnd w:id="3957"/>
      <w:bookmarkEnd w:id="3958"/>
    </w:p>
    <w:p w14:paraId="2CC2CB2F" w14:textId="4CC9DA48" w:rsidR="008D722E" w:rsidRPr="005F7A4D" w:rsidRDefault="00A309AC" w:rsidP="008D722E">
      <w:pPr>
        <w:pStyle w:val="a3"/>
        <w:tabs>
          <w:tab w:val="left" w:pos="567"/>
          <w:tab w:val="center" w:pos="4677"/>
        </w:tabs>
        <w:spacing w:after="120" w:line="360" w:lineRule="auto"/>
        <w:jc w:val="left"/>
        <w:outlineLvl w:val="0"/>
        <w:rPr>
          <w:color w:val="000000" w:themeColor="text1"/>
          <w:szCs w:val="28"/>
        </w:rPr>
      </w:pPr>
      <w:bookmarkStart w:id="3973" w:name="_Toc514515974"/>
      <w:bookmarkStart w:id="3974" w:name="_Toc514774227"/>
      <w:commentRangeStart w:id="3975"/>
      <w:r w:rsidRPr="005F7A4D">
        <w:rPr>
          <w:color w:val="000000" w:themeColor="text1"/>
          <w:szCs w:val="28"/>
        </w:rPr>
        <w:t xml:space="preserve">Таблица </w:t>
      </w:r>
      <w:del w:id="3976" w:author="пользователь Microsoft Office" w:date="2018-05-22T16:36:00Z">
        <w:r w:rsidRPr="005F7A4D" w:rsidDel="0086614D">
          <w:rPr>
            <w:color w:val="000000" w:themeColor="text1"/>
            <w:szCs w:val="28"/>
          </w:rPr>
          <w:delText>5</w:delText>
        </w:r>
      </w:del>
      <w:ins w:id="3977" w:author="пользователь Microsoft Office" w:date="2018-05-22T16:36:00Z">
        <w:r w:rsidR="0086614D">
          <w:rPr>
            <w:color w:val="000000" w:themeColor="text1"/>
            <w:szCs w:val="28"/>
          </w:rPr>
          <w:t>6</w:t>
        </w:r>
      </w:ins>
      <w:r w:rsidR="008D722E" w:rsidRPr="005F7A4D">
        <w:rPr>
          <w:color w:val="000000" w:themeColor="text1"/>
          <w:szCs w:val="28"/>
        </w:rPr>
        <w:t xml:space="preserve">.5.1 </w:t>
      </w:r>
      <w:commentRangeEnd w:id="3975"/>
      <w:r w:rsidR="00CB1F9D">
        <w:rPr>
          <w:rStyle w:val="af3"/>
          <w:rFonts w:asciiTheme="minorHAnsi" w:eastAsiaTheme="minorHAnsi" w:hAnsiTheme="minorHAnsi" w:cstheme="minorBidi"/>
          <w:lang w:eastAsia="en-US"/>
        </w:rPr>
        <w:commentReference w:id="3975"/>
      </w:r>
      <w:r w:rsidR="008D722E" w:rsidRPr="005F7A4D">
        <w:rPr>
          <w:color w:val="000000" w:themeColor="text1"/>
          <w:szCs w:val="28"/>
        </w:rPr>
        <w:t>— агрегирующие значен</w:t>
      </w:r>
      <w:r w:rsidR="00990926" w:rsidRPr="005F7A4D">
        <w:rPr>
          <w:color w:val="000000" w:themeColor="text1"/>
          <w:szCs w:val="28"/>
        </w:rPr>
        <w:t xml:space="preserve">ия по </w:t>
      </w:r>
      <w:commentRangeStart w:id="3978"/>
      <w:r w:rsidR="00990926" w:rsidRPr="005F7A4D">
        <w:rPr>
          <w:color w:val="000000" w:themeColor="text1"/>
          <w:szCs w:val="28"/>
        </w:rPr>
        <w:t xml:space="preserve">разностям </w:t>
      </w:r>
      <w:commentRangeEnd w:id="3978"/>
      <w:r w:rsidR="00CB1F9D">
        <w:rPr>
          <w:rStyle w:val="af3"/>
          <w:rFonts w:asciiTheme="minorHAnsi" w:eastAsiaTheme="minorHAnsi" w:hAnsiTheme="minorHAnsi" w:cstheme="minorBidi"/>
          <w:lang w:eastAsia="en-US"/>
        </w:rPr>
        <w:commentReference w:id="3978"/>
      </w:r>
      <w:r w:rsidR="00990926" w:rsidRPr="005F7A4D">
        <w:rPr>
          <w:color w:val="000000" w:themeColor="text1"/>
          <w:szCs w:val="28"/>
        </w:rPr>
        <w:t>«чисел</w:t>
      </w:r>
      <w:ins w:id="3979" w:author="пользователь Microsoft Office" w:date="2018-05-22T16:36:00Z">
        <w:r w:rsidR="0043653C">
          <w:rPr>
            <w:color w:val="000000" w:themeColor="text1"/>
            <w:szCs w:val="28"/>
          </w:rPr>
          <w:t xml:space="preserve"> </w:t>
        </w:r>
      </w:ins>
      <w:del w:id="3980" w:author="пользователь Microsoft Office" w:date="2018-05-22T16:36:00Z">
        <w:r w:rsidR="00990926" w:rsidRPr="005F7A4D" w:rsidDel="0043653C">
          <w:rPr>
            <w:color w:val="000000" w:themeColor="text1"/>
            <w:szCs w:val="28"/>
          </w:rPr>
          <w:delText xml:space="preserve"> </w:delText>
        </w:r>
      </w:del>
      <w:proofErr w:type="spellStart"/>
      <w:r w:rsidR="008D722E" w:rsidRPr="005F7A4D">
        <w:rPr>
          <w:color w:val="000000" w:themeColor="text1"/>
          <w:szCs w:val="28"/>
        </w:rPr>
        <w:t>аномальности</w:t>
      </w:r>
      <w:proofErr w:type="spellEnd"/>
      <w:r w:rsidR="008D722E" w:rsidRPr="005F7A4D">
        <w:rPr>
          <w:color w:val="000000" w:themeColor="text1"/>
          <w:szCs w:val="28"/>
        </w:rPr>
        <w:t>»</w:t>
      </w:r>
      <w:r w:rsidR="00AB5352" w:rsidRPr="005F7A4D">
        <w:rPr>
          <w:color w:val="000000" w:themeColor="text1"/>
          <w:szCs w:val="28"/>
        </w:rPr>
        <w:t xml:space="preserve"> между разными источниками данных</w:t>
      </w:r>
      <w:r w:rsidR="008D722E" w:rsidRPr="005F7A4D">
        <w:rPr>
          <w:color w:val="000000" w:themeColor="text1"/>
          <w:szCs w:val="28"/>
        </w:rPr>
        <w:t>.</w:t>
      </w:r>
      <w:bookmarkEnd w:id="3973"/>
      <w:bookmarkEnd w:id="3974"/>
    </w:p>
    <w:tbl>
      <w:tblPr>
        <w:tblStyle w:val="ad"/>
        <w:tblW w:w="9351" w:type="dxa"/>
        <w:tblLayout w:type="fixed"/>
        <w:tblLook w:val="04A0" w:firstRow="1" w:lastRow="0" w:firstColumn="1" w:lastColumn="0" w:noHBand="0" w:noVBand="1"/>
      </w:tblPr>
      <w:tblGrid>
        <w:gridCol w:w="2830"/>
        <w:gridCol w:w="2409"/>
        <w:gridCol w:w="2126"/>
        <w:gridCol w:w="1986"/>
        <w:tblGridChange w:id="3981">
          <w:tblGrid>
            <w:gridCol w:w="2830"/>
            <w:gridCol w:w="2409"/>
            <w:gridCol w:w="2126"/>
            <w:gridCol w:w="1986"/>
          </w:tblGrid>
        </w:tblGridChange>
      </w:tblGrid>
      <w:tr w:rsidR="005A7A26" w:rsidRPr="005F7A4D" w14:paraId="748CFBB8" w14:textId="77777777" w:rsidTr="005A7A26">
        <w:tc>
          <w:tcPr>
            <w:tcW w:w="2830" w:type="dxa"/>
          </w:tcPr>
          <w:p w14:paraId="5D3DE873" w14:textId="33791944" w:rsidR="001238F9" w:rsidRPr="005F7A4D" w:rsidRDefault="001238F9" w:rsidP="0015104E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3982" w:name="_Toc514515975"/>
            <w:bookmarkStart w:id="3983" w:name="_Toc514774228"/>
            <w:r w:rsidRPr="005F7A4D">
              <w:rPr>
                <w:b/>
                <w:color w:val="000000" w:themeColor="text1"/>
                <w:szCs w:val="28"/>
              </w:rPr>
              <w:t>Источник данных</w:t>
            </w:r>
            <w:bookmarkEnd w:id="3982"/>
            <w:bookmarkEnd w:id="3983"/>
          </w:p>
        </w:tc>
        <w:tc>
          <w:tcPr>
            <w:tcW w:w="2409" w:type="dxa"/>
          </w:tcPr>
          <w:p w14:paraId="2B0B79B7" w14:textId="0BCDC8A8" w:rsidR="001238F9" w:rsidRPr="005F7A4D" w:rsidRDefault="001238F9" w:rsidP="0015104E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3984" w:name="_Toc514515976"/>
            <w:bookmarkStart w:id="3985" w:name="_Toc514774229"/>
            <w:r w:rsidRPr="005F7A4D">
              <w:rPr>
                <w:b/>
                <w:color w:val="000000" w:themeColor="text1"/>
                <w:szCs w:val="28"/>
              </w:rPr>
              <w:t>Среднее арифметическое</w:t>
            </w:r>
            <w:bookmarkEnd w:id="3984"/>
            <w:bookmarkEnd w:id="3985"/>
          </w:p>
        </w:tc>
        <w:tc>
          <w:tcPr>
            <w:tcW w:w="2126" w:type="dxa"/>
          </w:tcPr>
          <w:p w14:paraId="72493792" w14:textId="3D2478E3" w:rsidR="001238F9" w:rsidRPr="005F7A4D" w:rsidRDefault="001238F9" w:rsidP="001238F9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3986" w:name="_Toc514515977"/>
            <w:bookmarkStart w:id="3987" w:name="_Toc514774230"/>
            <w:r w:rsidRPr="005F7A4D">
              <w:rPr>
                <w:b/>
                <w:color w:val="000000" w:themeColor="text1"/>
                <w:szCs w:val="28"/>
              </w:rPr>
              <w:t>Среднеквадратическое отклонение</w:t>
            </w:r>
            <w:bookmarkEnd w:id="3986"/>
            <w:bookmarkEnd w:id="3987"/>
          </w:p>
        </w:tc>
        <w:tc>
          <w:tcPr>
            <w:tcW w:w="1986" w:type="dxa"/>
          </w:tcPr>
          <w:p w14:paraId="7DE5D0EC" w14:textId="669AFC84" w:rsidR="001238F9" w:rsidRPr="005F7A4D" w:rsidRDefault="001238F9" w:rsidP="0015104E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3988" w:name="_Toc514515978"/>
            <w:bookmarkStart w:id="3989" w:name="_Toc514774231"/>
            <w:r w:rsidRPr="005F7A4D">
              <w:rPr>
                <w:b/>
                <w:color w:val="000000" w:themeColor="text1"/>
                <w:szCs w:val="28"/>
              </w:rPr>
              <w:t>Медиана</w:t>
            </w:r>
            <w:bookmarkEnd w:id="3988"/>
            <w:bookmarkEnd w:id="3989"/>
          </w:p>
        </w:tc>
      </w:tr>
      <w:tr w:rsidR="005A7A26" w:rsidRPr="005F7A4D" w14:paraId="7F1DBA8C" w14:textId="77777777" w:rsidTr="005A7A26">
        <w:tc>
          <w:tcPr>
            <w:tcW w:w="2830" w:type="dxa"/>
            <w:vAlign w:val="center"/>
          </w:tcPr>
          <w:p w14:paraId="5FA1CA23" w14:textId="73F78A0B" w:rsidR="001238F9" w:rsidRPr="005F7A4D" w:rsidRDefault="001238F9" w:rsidP="00CB1153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990" w:name="_Toc514515979"/>
            <w:bookmarkStart w:id="3991" w:name="_Toc514774232"/>
            <w:r w:rsidRPr="005F7A4D">
              <w:rPr>
                <w:color w:val="000000" w:themeColor="text1"/>
                <w:szCs w:val="28"/>
              </w:rPr>
              <w:t>Дерево разбора</w:t>
            </w:r>
            <w:r w:rsidR="00EB4516" w:rsidRPr="005F7A4D">
              <w:rPr>
                <w:color w:val="000000" w:themeColor="text1"/>
                <w:szCs w:val="28"/>
              </w:rPr>
              <w:t xml:space="preserve"> относительно байт-код</w:t>
            </w:r>
            <w:r w:rsidR="00D559B1" w:rsidRPr="005F7A4D">
              <w:rPr>
                <w:color w:val="000000" w:themeColor="text1"/>
                <w:szCs w:val="28"/>
              </w:rPr>
              <w:t>а</w:t>
            </w:r>
            <w:bookmarkEnd w:id="3990"/>
            <w:bookmarkEnd w:id="3991"/>
          </w:p>
        </w:tc>
        <w:tc>
          <w:tcPr>
            <w:tcW w:w="2409" w:type="dxa"/>
            <w:vAlign w:val="center"/>
          </w:tcPr>
          <w:p w14:paraId="5CD48A23" w14:textId="3ADBF2BB" w:rsidR="001238F9" w:rsidRPr="005F7A4D" w:rsidRDefault="002E02DB" w:rsidP="00CB1153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992" w:name="_Toc514515980"/>
            <w:bookmarkStart w:id="3993" w:name="_Toc514774233"/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0.0186</m:t>
                </m:r>
              </m:oMath>
            </m:oMathPara>
            <w:bookmarkEnd w:id="3992"/>
            <w:bookmarkEnd w:id="3993"/>
          </w:p>
        </w:tc>
        <w:tc>
          <w:tcPr>
            <w:tcW w:w="2126" w:type="dxa"/>
            <w:vAlign w:val="center"/>
          </w:tcPr>
          <w:p w14:paraId="60C4505B" w14:textId="4FFE9431" w:rsidR="001238F9" w:rsidRPr="005F7A4D" w:rsidRDefault="002E02DB" w:rsidP="00CB1153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994" w:name="_Toc514515981"/>
            <w:bookmarkStart w:id="3995" w:name="_Toc514774234"/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0.1574</m:t>
                </m:r>
              </m:oMath>
            </m:oMathPara>
            <w:bookmarkEnd w:id="3994"/>
            <w:bookmarkEnd w:id="3995"/>
          </w:p>
        </w:tc>
        <w:tc>
          <w:tcPr>
            <w:tcW w:w="1986" w:type="dxa"/>
            <w:vAlign w:val="center"/>
          </w:tcPr>
          <w:p w14:paraId="664BA59F" w14:textId="04AC0533" w:rsidR="001238F9" w:rsidRPr="005F7A4D" w:rsidRDefault="002E02DB" w:rsidP="00CB1153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996" w:name="_Toc514515982"/>
            <w:bookmarkStart w:id="3997" w:name="_Toc514774235"/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-0.0113</m:t>
                </m:r>
              </m:oMath>
            </m:oMathPara>
            <w:bookmarkEnd w:id="3996"/>
            <w:bookmarkEnd w:id="3997"/>
          </w:p>
        </w:tc>
      </w:tr>
      <w:tr w:rsidR="005A7A26" w:rsidRPr="005F7A4D" w14:paraId="3338ADE2" w14:textId="77777777" w:rsidTr="005A7A26">
        <w:tc>
          <w:tcPr>
            <w:tcW w:w="2830" w:type="dxa"/>
            <w:vAlign w:val="center"/>
          </w:tcPr>
          <w:p w14:paraId="328A7B61" w14:textId="2CD50F6C" w:rsidR="001238F9" w:rsidRPr="005F7A4D" w:rsidRDefault="001238F9" w:rsidP="00CB1153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3998" w:name="_Toc514515983"/>
            <w:bookmarkStart w:id="3999" w:name="_Toc514774236"/>
            <w:r w:rsidRPr="005F7A4D">
              <w:rPr>
                <w:color w:val="000000" w:themeColor="text1"/>
                <w:szCs w:val="28"/>
              </w:rPr>
              <w:t>Байт-код</w:t>
            </w:r>
            <w:r w:rsidR="00D559B1" w:rsidRPr="005F7A4D">
              <w:rPr>
                <w:color w:val="000000" w:themeColor="text1"/>
                <w:szCs w:val="28"/>
              </w:rPr>
              <w:t xml:space="preserve"> относительно дерева разбора</w:t>
            </w:r>
            <w:bookmarkEnd w:id="3998"/>
            <w:bookmarkEnd w:id="3999"/>
          </w:p>
        </w:tc>
        <w:tc>
          <w:tcPr>
            <w:tcW w:w="2409" w:type="dxa"/>
            <w:vAlign w:val="center"/>
          </w:tcPr>
          <w:p w14:paraId="05AC0F16" w14:textId="2E5CCAB2" w:rsidR="001238F9" w:rsidRPr="005F7A4D" w:rsidRDefault="002E02DB" w:rsidP="00CB1153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4000" w:name="_Toc514515984"/>
            <w:bookmarkStart w:id="4001" w:name="_Toc514774237"/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0.0364</m:t>
                </m:r>
              </m:oMath>
            </m:oMathPara>
            <w:bookmarkEnd w:id="4000"/>
            <w:bookmarkEnd w:id="4001"/>
          </w:p>
        </w:tc>
        <w:tc>
          <w:tcPr>
            <w:tcW w:w="2126" w:type="dxa"/>
            <w:vAlign w:val="center"/>
          </w:tcPr>
          <w:p w14:paraId="34CB601D" w14:textId="6E875689" w:rsidR="001238F9" w:rsidRPr="005F7A4D" w:rsidRDefault="002E02DB" w:rsidP="00CB1153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4002" w:name="_Toc514515985"/>
            <w:bookmarkStart w:id="4003" w:name="_Toc514774238"/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0.0821</m:t>
                </m:r>
              </m:oMath>
            </m:oMathPara>
            <w:bookmarkEnd w:id="4002"/>
            <w:bookmarkEnd w:id="4003"/>
          </w:p>
        </w:tc>
        <w:tc>
          <w:tcPr>
            <w:tcW w:w="1986" w:type="dxa"/>
            <w:vAlign w:val="center"/>
          </w:tcPr>
          <w:p w14:paraId="7932F6F2" w14:textId="66127B28" w:rsidR="001238F9" w:rsidRPr="005F7A4D" w:rsidRDefault="002E02DB" w:rsidP="00CB1153">
            <w:pPr>
              <w:pStyle w:val="a3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4004" w:name="_Toc514515986"/>
            <w:bookmarkStart w:id="4005" w:name="_Toc514774239"/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0.0256</m:t>
                </m:r>
              </m:oMath>
            </m:oMathPara>
            <w:bookmarkEnd w:id="4004"/>
            <w:bookmarkEnd w:id="4005"/>
          </w:p>
        </w:tc>
      </w:tr>
    </w:tbl>
    <w:p w14:paraId="18F72B1E" w14:textId="77777777" w:rsidR="001238F9" w:rsidRPr="005F7A4D" w:rsidDel="00BB0C8B" w:rsidRDefault="001238F9" w:rsidP="0075524D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del w:id="4006" w:author="пользователь Microsoft Office" w:date="2018-05-22T17:31:00Z"/>
          <w:color w:val="000000" w:themeColor="text1"/>
          <w:szCs w:val="28"/>
        </w:rPr>
      </w:pPr>
    </w:p>
    <w:p w14:paraId="1B4D7C3F" w14:textId="21450297" w:rsidR="002644C1" w:rsidRPr="005F7A4D" w:rsidRDefault="00CA3314" w:rsidP="00DE386C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4007" w:name="_Toc514515987"/>
      <w:bookmarkStart w:id="4008" w:name="_Toc514774240"/>
      <w:r w:rsidRPr="005F7A4D">
        <w:rPr>
          <w:color w:val="000000" w:themeColor="text1"/>
          <w:szCs w:val="28"/>
        </w:rPr>
        <w:t>Из данных аномалий были отобраны те, где вычисленны</w:t>
      </w:r>
      <w:r w:rsidR="00991645" w:rsidRPr="005F7A4D">
        <w:rPr>
          <w:color w:val="000000" w:themeColor="text1"/>
          <w:szCs w:val="28"/>
        </w:rPr>
        <w:t>е</w:t>
      </w:r>
      <w:r w:rsidR="00AD1611" w:rsidRPr="005F7A4D">
        <w:rPr>
          <w:color w:val="000000" w:themeColor="text1"/>
          <w:szCs w:val="28"/>
        </w:rPr>
        <w:t xml:space="preserve"> разности превосходили</w:t>
      </w:r>
      <w:r w:rsidR="0027390E" w:rsidRPr="005F7A4D">
        <w:rPr>
          <w:color w:val="000000" w:themeColor="text1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Cs w:val="28"/>
          </w:rPr>
          <m:t>1/4 СКО</m:t>
        </m:r>
      </m:oMath>
      <w:r w:rsidR="00991645" w:rsidRPr="005F7A4D">
        <w:rPr>
          <w:color w:val="000000" w:themeColor="text1"/>
          <w:szCs w:val="28"/>
        </w:rPr>
        <w:t>.</w:t>
      </w:r>
      <w:r w:rsidR="00AD1611" w:rsidRPr="005F7A4D">
        <w:rPr>
          <w:color w:val="000000" w:themeColor="text1"/>
          <w:szCs w:val="28"/>
        </w:rPr>
        <w:t xml:space="preserve"> </w:t>
      </w:r>
      <w:r w:rsidR="00305E3E" w:rsidRPr="005F7A4D">
        <w:rPr>
          <w:color w:val="000000" w:themeColor="text1"/>
          <w:szCs w:val="28"/>
        </w:rPr>
        <w:t xml:space="preserve">Итого было получено 38 условных аномалий: </w:t>
      </w:r>
      <w:r w:rsidR="00AD1611" w:rsidRPr="005F7A4D">
        <w:rPr>
          <w:color w:val="000000" w:themeColor="text1"/>
          <w:szCs w:val="28"/>
        </w:rPr>
        <w:t>6</w:t>
      </w:r>
      <w:r w:rsidR="008822E6" w:rsidRPr="005F7A4D">
        <w:rPr>
          <w:color w:val="000000" w:themeColor="text1"/>
          <w:szCs w:val="28"/>
        </w:rPr>
        <w:t xml:space="preserve"> аномалий по байт-коду относительно примеров по дереву </w:t>
      </w:r>
      <w:r w:rsidR="00305E3E" w:rsidRPr="005F7A4D">
        <w:rPr>
          <w:color w:val="000000" w:themeColor="text1"/>
          <w:szCs w:val="28"/>
        </w:rPr>
        <w:t>разбора</w:t>
      </w:r>
      <w:r w:rsidR="0041622D" w:rsidRPr="005F7A4D">
        <w:rPr>
          <w:color w:val="000000" w:themeColor="text1"/>
          <w:szCs w:val="28"/>
        </w:rPr>
        <w:t xml:space="preserve"> и </w:t>
      </w:r>
      <w:r w:rsidR="00AD1611" w:rsidRPr="005F7A4D">
        <w:rPr>
          <w:color w:val="000000" w:themeColor="text1"/>
          <w:szCs w:val="28"/>
        </w:rPr>
        <w:t>32</w:t>
      </w:r>
      <w:r w:rsidR="00305E3E" w:rsidRPr="005F7A4D">
        <w:rPr>
          <w:color w:val="000000" w:themeColor="text1"/>
          <w:szCs w:val="28"/>
        </w:rPr>
        <w:t xml:space="preserve"> аномалии </w:t>
      </w:r>
      <w:r w:rsidR="0041622D" w:rsidRPr="005F7A4D">
        <w:rPr>
          <w:color w:val="000000" w:themeColor="text1"/>
          <w:szCs w:val="28"/>
        </w:rPr>
        <w:t>по дереву разбора относительно байт-кода.</w:t>
      </w:r>
      <w:bookmarkEnd w:id="4007"/>
      <w:bookmarkEnd w:id="4008"/>
    </w:p>
    <w:p w14:paraId="7D589B2C" w14:textId="7E55EEE6" w:rsidR="004E0E94" w:rsidRPr="005F7A4D" w:rsidRDefault="00703839" w:rsidP="004A7822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4009" w:name="_Toc514515988"/>
      <w:bookmarkStart w:id="4010" w:name="_Toc514774241"/>
      <w:r w:rsidRPr="005F7A4D">
        <w:rPr>
          <w:color w:val="000000" w:themeColor="text1"/>
          <w:szCs w:val="28"/>
        </w:rPr>
        <w:t>Разности у 2 из 6 аномалий по байт-коду смещены в большую сторону от среднего</w:t>
      </w:r>
      <w:r w:rsidR="00E50855" w:rsidRPr="005F7A4D">
        <w:rPr>
          <w:color w:val="000000" w:themeColor="text1"/>
          <w:szCs w:val="28"/>
        </w:rPr>
        <w:t>, у остальных</w:t>
      </w:r>
      <w:r w:rsidR="00A62144" w:rsidRPr="005F7A4D">
        <w:rPr>
          <w:color w:val="000000" w:themeColor="text1"/>
          <w:szCs w:val="28"/>
        </w:rPr>
        <w:t xml:space="preserve"> 4</w:t>
      </w:r>
      <w:r w:rsidR="00E9480A" w:rsidRPr="005F7A4D">
        <w:rPr>
          <w:color w:val="000000" w:themeColor="text1"/>
          <w:szCs w:val="28"/>
        </w:rPr>
        <w:t xml:space="preserve"> — в меньшую.</w:t>
      </w:r>
      <w:r w:rsidR="00A25FDC" w:rsidRPr="005F7A4D">
        <w:rPr>
          <w:color w:val="000000" w:themeColor="text1"/>
          <w:szCs w:val="28"/>
        </w:rPr>
        <w:t xml:space="preserve"> У 14 аномалий по дереву разбора разности смещены в большую сторону от среднего, у остальных 18 — в меньшую.</w:t>
      </w:r>
      <w:bookmarkEnd w:id="4009"/>
      <w:bookmarkEnd w:id="4010"/>
    </w:p>
    <w:p w14:paraId="4B45E9CF" w14:textId="39BC15FA" w:rsidR="004E0E94" w:rsidRPr="005F7A4D" w:rsidRDefault="004E0E94" w:rsidP="00023DCB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4011" w:name="_Toc513729972"/>
      <w:bookmarkStart w:id="4012" w:name="_Toc514515989"/>
      <w:bookmarkStart w:id="4013" w:name="_Toc514774242"/>
      <w:r w:rsidRPr="005F7A4D">
        <w:rPr>
          <w:color w:val="000000" w:themeColor="text1"/>
          <w:szCs w:val="28"/>
        </w:rPr>
        <w:t>В Прил</w:t>
      </w:r>
      <w:r w:rsidR="009879E1" w:rsidRPr="005F7A4D">
        <w:rPr>
          <w:color w:val="000000" w:themeColor="text1"/>
          <w:szCs w:val="28"/>
        </w:rPr>
        <w:t>ожении В</w:t>
      </w:r>
      <w:r w:rsidRPr="005F7A4D">
        <w:rPr>
          <w:color w:val="000000" w:themeColor="text1"/>
          <w:szCs w:val="28"/>
        </w:rPr>
        <w:t xml:space="preserve"> (исходный код</w:t>
      </w:r>
      <w:del w:id="4014" w:author="пользователь Microsoft Office" w:date="2018-05-22T17:33:00Z">
        <w:r w:rsidRPr="005F7A4D" w:rsidDel="007178DB">
          <w:rPr>
            <w:color w:val="000000" w:themeColor="text1"/>
            <w:szCs w:val="28"/>
          </w:rPr>
          <w:delText>),</w:delText>
        </w:r>
        <w:r w:rsidR="009879E1" w:rsidRPr="005F7A4D" w:rsidDel="007178DB">
          <w:rPr>
            <w:color w:val="000000" w:themeColor="text1"/>
            <w:szCs w:val="28"/>
          </w:rPr>
          <w:delText xml:space="preserve"> </w:delText>
        </w:r>
      </w:del>
      <w:ins w:id="4015" w:author="пользователь Microsoft Office" w:date="2018-05-22T17:33:00Z">
        <w:r w:rsidR="007178DB" w:rsidRPr="005F7A4D">
          <w:rPr>
            <w:color w:val="000000" w:themeColor="text1"/>
            <w:szCs w:val="28"/>
          </w:rPr>
          <w:t>)</w:t>
        </w:r>
        <w:r w:rsidR="007178DB">
          <w:rPr>
            <w:color w:val="000000" w:themeColor="text1"/>
            <w:szCs w:val="28"/>
          </w:rPr>
          <w:t xml:space="preserve"> и</w:t>
        </w:r>
        <w:r w:rsidR="007178DB" w:rsidRPr="005F7A4D">
          <w:rPr>
            <w:color w:val="000000" w:themeColor="text1"/>
            <w:szCs w:val="28"/>
          </w:rPr>
          <w:t xml:space="preserve"> </w:t>
        </w:r>
      </w:ins>
      <w:r w:rsidR="009879E1" w:rsidRPr="005F7A4D">
        <w:rPr>
          <w:color w:val="000000" w:themeColor="text1"/>
          <w:szCs w:val="28"/>
        </w:rPr>
        <w:t>Приложении Г (байт-код)</w:t>
      </w:r>
      <w:ins w:id="4016" w:author="пользователь Microsoft Office" w:date="2018-05-22T17:33:00Z">
        <w:r w:rsidR="007178DB">
          <w:rPr>
            <w:color w:val="000000" w:themeColor="text1"/>
            <w:szCs w:val="28"/>
          </w:rPr>
          <w:t xml:space="preserve"> </w:t>
        </w:r>
      </w:ins>
      <w:del w:id="4017" w:author="пользователь Microsoft Office" w:date="2018-05-22T17:33:00Z">
        <w:r w:rsidR="009879E1" w:rsidRPr="005F7A4D" w:rsidDel="007178DB">
          <w:rPr>
            <w:color w:val="000000" w:themeColor="text1"/>
            <w:szCs w:val="28"/>
          </w:rPr>
          <w:delText>, приложении Д (исходный код) и приложении Е</w:delText>
        </w:r>
        <w:r w:rsidRPr="005F7A4D" w:rsidDel="007178DB">
          <w:rPr>
            <w:color w:val="000000" w:themeColor="text1"/>
            <w:szCs w:val="28"/>
          </w:rPr>
          <w:delText xml:space="preserve"> (байт-код) </w:delText>
        </w:r>
      </w:del>
      <w:r w:rsidRPr="005F7A4D">
        <w:rPr>
          <w:color w:val="000000" w:themeColor="text1"/>
          <w:szCs w:val="28"/>
        </w:rPr>
        <w:t>приведен</w:t>
      </w:r>
      <w:del w:id="4018" w:author="пользователь Microsoft Office" w:date="2018-05-22T17:33:00Z">
        <w:r w:rsidRPr="005F7A4D" w:rsidDel="00B8480F">
          <w:rPr>
            <w:color w:val="000000" w:themeColor="text1"/>
            <w:szCs w:val="28"/>
          </w:rPr>
          <w:delText>ы</w:delText>
        </w:r>
      </w:del>
      <w:r w:rsidRPr="005F7A4D">
        <w:rPr>
          <w:color w:val="000000" w:themeColor="text1"/>
          <w:szCs w:val="28"/>
        </w:rPr>
        <w:t xml:space="preserve"> </w:t>
      </w:r>
      <w:del w:id="4019" w:author="пользователь Microsoft Office" w:date="2018-05-22T17:33:00Z">
        <w:r w:rsidRPr="005F7A4D" w:rsidDel="00B8480F">
          <w:rPr>
            <w:color w:val="000000" w:themeColor="text1"/>
            <w:szCs w:val="28"/>
          </w:rPr>
          <w:delText xml:space="preserve">два </w:delText>
        </w:r>
      </w:del>
      <w:r w:rsidRPr="005F7A4D">
        <w:rPr>
          <w:color w:val="000000" w:themeColor="text1"/>
          <w:szCs w:val="28"/>
        </w:rPr>
        <w:t>пример</w:t>
      </w:r>
      <w:del w:id="4020" w:author="пользователь Microsoft Office" w:date="2018-05-22T17:34:00Z">
        <w:r w:rsidRPr="005F7A4D" w:rsidDel="00B8480F">
          <w:rPr>
            <w:color w:val="000000" w:themeColor="text1"/>
            <w:szCs w:val="28"/>
          </w:rPr>
          <w:delText>а</w:delText>
        </w:r>
      </w:del>
      <w:r w:rsidRPr="005F7A4D">
        <w:rPr>
          <w:color w:val="000000" w:themeColor="text1"/>
          <w:szCs w:val="28"/>
        </w:rPr>
        <w:t xml:space="preserve"> </w:t>
      </w:r>
      <w:del w:id="4021" w:author="пользователь Microsoft Office" w:date="2018-05-22T17:34:00Z">
        <w:r w:rsidRPr="005F7A4D" w:rsidDel="00B8480F">
          <w:rPr>
            <w:color w:val="000000" w:themeColor="text1"/>
            <w:szCs w:val="28"/>
          </w:rPr>
          <w:delText>файлов</w:delText>
        </w:r>
      </w:del>
      <w:ins w:id="4022" w:author="пользователь Microsoft Office" w:date="2018-05-22T17:34:00Z">
        <w:r w:rsidR="00B8480F" w:rsidRPr="005F7A4D">
          <w:rPr>
            <w:color w:val="000000" w:themeColor="text1"/>
            <w:szCs w:val="28"/>
          </w:rPr>
          <w:t>файл</w:t>
        </w:r>
        <w:r w:rsidR="00B8480F">
          <w:rPr>
            <w:color w:val="000000" w:themeColor="text1"/>
            <w:szCs w:val="28"/>
          </w:rPr>
          <w:t>а</w:t>
        </w:r>
      </w:ins>
      <w:r w:rsidRPr="005F7A4D">
        <w:rPr>
          <w:color w:val="000000" w:themeColor="text1"/>
          <w:szCs w:val="28"/>
        </w:rPr>
        <w:t>-</w:t>
      </w:r>
      <w:del w:id="4023" w:author="пользователь Microsoft Office" w:date="2018-05-22T17:34:00Z">
        <w:r w:rsidRPr="005F7A4D" w:rsidDel="007B172D">
          <w:rPr>
            <w:color w:val="000000" w:themeColor="text1"/>
            <w:szCs w:val="28"/>
          </w:rPr>
          <w:delText>аномалий</w:delText>
        </w:r>
      </w:del>
      <w:ins w:id="4024" w:author="пользователь Microsoft Office" w:date="2018-05-22T17:34:00Z">
        <w:r w:rsidR="007B172D" w:rsidRPr="005F7A4D">
          <w:rPr>
            <w:color w:val="000000" w:themeColor="text1"/>
            <w:szCs w:val="28"/>
          </w:rPr>
          <w:t>аномали</w:t>
        </w:r>
        <w:r w:rsidR="007B172D">
          <w:rPr>
            <w:color w:val="000000" w:themeColor="text1"/>
            <w:szCs w:val="28"/>
          </w:rPr>
          <w:t>и</w:t>
        </w:r>
      </w:ins>
      <w:r w:rsidR="001B7CDD" w:rsidRPr="005F7A4D">
        <w:rPr>
          <w:color w:val="000000" w:themeColor="text1"/>
          <w:szCs w:val="28"/>
        </w:rPr>
        <w:t>, «</w:t>
      </w:r>
      <w:del w:id="4025" w:author="пользователь Microsoft Office" w:date="2018-05-22T17:34:00Z">
        <w:r w:rsidR="001B7CDD" w:rsidRPr="005F7A4D" w:rsidDel="007B172D">
          <w:rPr>
            <w:color w:val="000000" w:themeColor="text1"/>
            <w:szCs w:val="28"/>
          </w:rPr>
          <w:delText xml:space="preserve">числа </w:delText>
        </w:r>
      </w:del>
      <w:ins w:id="4026" w:author="пользователь Microsoft Office" w:date="2018-05-22T17:34:00Z">
        <w:r w:rsidR="007B172D" w:rsidRPr="005F7A4D">
          <w:rPr>
            <w:color w:val="000000" w:themeColor="text1"/>
            <w:szCs w:val="28"/>
          </w:rPr>
          <w:t>числ</w:t>
        </w:r>
        <w:r w:rsidR="007B172D">
          <w:rPr>
            <w:color w:val="000000" w:themeColor="text1"/>
            <w:szCs w:val="28"/>
          </w:rPr>
          <w:t>о</w:t>
        </w:r>
        <w:r w:rsidR="007B172D" w:rsidRPr="005F7A4D">
          <w:rPr>
            <w:color w:val="000000" w:themeColor="text1"/>
            <w:szCs w:val="28"/>
          </w:rPr>
          <w:t xml:space="preserve"> </w:t>
        </w:r>
      </w:ins>
      <w:proofErr w:type="spellStart"/>
      <w:r w:rsidR="001B7CDD" w:rsidRPr="005F7A4D">
        <w:rPr>
          <w:color w:val="000000" w:themeColor="text1"/>
          <w:szCs w:val="28"/>
        </w:rPr>
        <w:t>аномальности</w:t>
      </w:r>
      <w:proofErr w:type="spellEnd"/>
      <w:r w:rsidR="001B7CDD" w:rsidRPr="005F7A4D">
        <w:rPr>
          <w:color w:val="000000" w:themeColor="text1"/>
          <w:szCs w:val="28"/>
        </w:rPr>
        <w:t xml:space="preserve">» по байт-коду </w:t>
      </w:r>
      <w:del w:id="4027" w:author="пользователь Microsoft Office" w:date="2018-05-22T17:34:00Z">
        <w:r w:rsidR="001B7CDD" w:rsidRPr="005F7A4D" w:rsidDel="007B172D">
          <w:rPr>
            <w:color w:val="000000" w:themeColor="text1"/>
            <w:szCs w:val="28"/>
          </w:rPr>
          <w:delText xml:space="preserve">которых </w:delText>
        </w:r>
      </w:del>
      <w:ins w:id="4028" w:author="пользователь Microsoft Office" w:date="2018-05-22T17:34:00Z">
        <w:r w:rsidR="007B172D" w:rsidRPr="005F7A4D">
          <w:rPr>
            <w:color w:val="000000" w:themeColor="text1"/>
            <w:szCs w:val="28"/>
          </w:rPr>
          <w:t>котор</w:t>
        </w:r>
        <w:r w:rsidR="007B172D">
          <w:rPr>
            <w:color w:val="000000" w:themeColor="text1"/>
            <w:szCs w:val="28"/>
          </w:rPr>
          <w:t>ой</w:t>
        </w:r>
        <w:r w:rsidR="007B172D" w:rsidRPr="005F7A4D">
          <w:rPr>
            <w:color w:val="000000" w:themeColor="text1"/>
            <w:szCs w:val="28"/>
          </w:rPr>
          <w:t xml:space="preserve"> </w:t>
        </w:r>
      </w:ins>
      <w:r w:rsidR="001B7CDD" w:rsidRPr="005F7A4D">
        <w:rPr>
          <w:color w:val="000000" w:themeColor="text1"/>
          <w:szCs w:val="28"/>
        </w:rPr>
        <w:t>сильно превышают «</w:t>
      </w:r>
      <w:del w:id="4029" w:author="пользователь Microsoft Office" w:date="2018-05-22T17:34:00Z">
        <w:r w:rsidR="001B7CDD" w:rsidRPr="005F7A4D" w:rsidDel="00F03464">
          <w:rPr>
            <w:color w:val="000000" w:themeColor="text1"/>
            <w:szCs w:val="28"/>
          </w:rPr>
          <w:delText xml:space="preserve">числа </w:delText>
        </w:r>
      </w:del>
      <w:ins w:id="4030" w:author="пользователь Microsoft Office" w:date="2018-05-22T17:34:00Z">
        <w:r w:rsidR="00F03464" w:rsidRPr="005F7A4D">
          <w:rPr>
            <w:color w:val="000000" w:themeColor="text1"/>
            <w:szCs w:val="28"/>
          </w:rPr>
          <w:t>числ</w:t>
        </w:r>
        <w:r w:rsidR="00F03464">
          <w:rPr>
            <w:color w:val="000000" w:themeColor="text1"/>
            <w:szCs w:val="28"/>
          </w:rPr>
          <w:t xml:space="preserve">о </w:t>
        </w:r>
      </w:ins>
      <w:proofErr w:type="spellStart"/>
      <w:r w:rsidR="001B7CDD" w:rsidRPr="005F7A4D">
        <w:rPr>
          <w:color w:val="000000" w:themeColor="text1"/>
          <w:szCs w:val="28"/>
        </w:rPr>
        <w:t>аномальности</w:t>
      </w:r>
      <w:proofErr w:type="spellEnd"/>
      <w:r w:rsidR="001B7CDD" w:rsidRPr="005F7A4D">
        <w:rPr>
          <w:color w:val="000000" w:themeColor="text1"/>
          <w:szCs w:val="28"/>
        </w:rPr>
        <w:t>» по дереву разбора</w:t>
      </w:r>
      <w:r w:rsidRPr="005F7A4D">
        <w:rPr>
          <w:color w:val="000000" w:themeColor="text1"/>
          <w:szCs w:val="28"/>
        </w:rPr>
        <w:t>.</w:t>
      </w:r>
      <w:bookmarkEnd w:id="4011"/>
      <w:bookmarkEnd w:id="4012"/>
      <w:bookmarkEnd w:id="4013"/>
    </w:p>
    <w:p w14:paraId="70370065" w14:textId="1EF1F7D8" w:rsidR="008A086B" w:rsidRPr="005F7A4D" w:rsidRDefault="00A309AC" w:rsidP="008A086B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del w:id="4031" w:author="пользователь Microsoft Office" w:date="2018-05-22T16:42:00Z">
        <w:r w:rsidRPr="005F7A4D" w:rsidDel="00E6167D">
          <w:rPr>
            <w:b/>
            <w:bCs/>
            <w:caps/>
            <w:color w:val="000000" w:themeColor="text1"/>
          </w:rPr>
          <w:delText>5</w:delText>
        </w:r>
      </w:del>
      <w:bookmarkStart w:id="4032" w:name="_Toc514774243"/>
      <w:ins w:id="4033" w:author="пользователь Microsoft Office" w:date="2018-05-22T16:42:00Z">
        <w:r w:rsidR="00E6167D">
          <w:rPr>
            <w:b/>
            <w:bCs/>
            <w:caps/>
            <w:color w:val="000000" w:themeColor="text1"/>
          </w:rPr>
          <w:t>6</w:t>
        </w:r>
      </w:ins>
      <w:r w:rsidR="00D35602" w:rsidRPr="005F7A4D">
        <w:rPr>
          <w:b/>
          <w:bCs/>
          <w:caps/>
          <w:color w:val="000000" w:themeColor="text1"/>
        </w:rPr>
        <w:t>.6</w:t>
      </w:r>
      <w:r w:rsidR="002644C1" w:rsidRPr="005F7A4D">
        <w:rPr>
          <w:b/>
          <w:bCs/>
          <w:caps/>
          <w:color w:val="000000" w:themeColor="text1"/>
        </w:rPr>
        <w:t xml:space="preserve"> </w:t>
      </w:r>
      <w:r w:rsidR="002644C1" w:rsidRPr="005F7A4D">
        <w:rPr>
          <w:b/>
          <w:bCs/>
          <w:color w:val="000000" w:themeColor="text1"/>
        </w:rPr>
        <w:t>Использование результатов исследования по большому набору данных</w:t>
      </w:r>
      <w:bookmarkEnd w:id="4032"/>
    </w:p>
    <w:p w14:paraId="669266EC" w14:textId="32B5240B" w:rsidR="008A086B" w:rsidRPr="005F7A4D" w:rsidDel="003B6775" w:rsidRDefault="008A086B" w:rsidP="003B6775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del w:id="4034" w:author="пользователь Microsoft Office" w:date="2018-05-22T16:41:00Z"/>
          <w:color w:val="000000" w:themeColor="text1"/>
          <w:szCs w:val="28"/>
        </w:rPr>
        <w:pPrChange w:id="4035" w:author="пользователь Microsoft Office" w:date="2018-05-22T16:41:00Z">
          <w:pPr>
            <w:pStyle w:val="a3"/>
            <w:tabs>
              <w:tab w:val="left" w:pos="709"/>
              <w:tab w:val="center" w:pos="4677"/>
            </w:tabs>
            <w:spacing w:after="120" w:line="360" w:lineRule="auto"/>
            <w:outlineLvl w:val="0"/>
          </w:pPr>
        </w:pPrChange>
      </w:pPr>
      <w:r w:rsidRPr="005F7A4D">
        <w:rPr>
          <w:color w:val="000000" w:themeColor="text1"/>
          <w:szCs w:val="28"/>
        </w:rPr>
        <w:tab/>
      </w:r>
      <w:bookmarkStart w:id="4036" w:name="_Toc514515991"/>
      <w:del w:id="4037" w:author="пользователь Microsoft Office" w:date="2018-05-22T16:36:00Z">
        <w:r w:rsidRPr="005F7A4D" w:rsidDel="00590C2B">
          <w:rPr>
            <w:color w:val="000000" w:themeColor="text1"/>
            <w:szCs w:val="28"/>
          </w:rPr>
          <w:delText>Как уже было сказано, в</w:delText>
        </w:r>
      </w:del>
      <w:bookmarkStart w:id="4038" w:name="_Toc514774244"/>
      <w:ins w:id="4039" w:author="пользователь Microsoft Office" w:date="2018-05-22T16:41:00Z">
        <w:r w:rsidR="003B6775">
          <w:rPr>
            <w:color w:val="000000" w:themeColor="text1"/>
            <w:szCs w:val="28"/>
          </w:rPr>
          <w:t xml:space="preserve">Для каждого из случаев, потенциально интересных разработчикам </w:t>
        </w:r>
        <w:proofErr w:type="spellStart"/>
        <w:r w:rsidR="003B6775">
          <w:rPr>
            <w:color w:val="000000" w:themeColor="text1"/>
            <w:szCs w:val="28"/>
            <w:lang w:val="en-US"/>
          </w:rPr>
          <w:t>Kotlin</w:t>
        </w:r>
        <w:proofErr w:type="spellEnd"/>
        <w:r w:rsidR="003B6775" w:rsidRPr="003B6775">
          <w:rPr>
            <w:color w:val="000000" w:themeColor="text1"/>
            <w:szCs w:val="28"/>
            <w:rPrChange w:id="4040" w:author="пользователь Microsoft Office" w:date="2018-05-22T16:41:00Z">
              <w:rPr>
                <w:color w:val="000000" w:themeColor="text1"/>
                <w:szCs w:val="28"/>
                <w:lang w:val="en-US"/>
              </w:rPr>
            </w:rPrChange>
          </w:rPr>
          <w:t>,</w:t>
        </w:r>
        <w:r w:rsidR="003B6775">
          <w:rPr>
            <w:color w:val="000000" w:themeColor="text1"/>
            <w:szCs w:val="28"/>
          </w:rPr>
          <w:t xml:space="preserve"> перечисленных в разделе 1.2 настоящей работы</w:t>
        </w:r>
      </w:ins>
      <w:ins w:id="4041" w:author="пользователь Microsoft Office" w:date="2018-05-22T17:31:00Z">
        <w:r w:rsidR="005252FB">
          <w:rPr>
            <w:color w:val="000000" w:themeColor="text1"/>
            <w:szCs w:val="28"/>
          </w:rPr>
          <w:t>,</w:t>
        </w:r>
      </w:ins>
      <w:bookmarkEnd w:id="4038"/>
      <w:del w:id="4042" w:author="пользователь Microsoft Office" w:date="2018-05-22T16:41:00Z">
        <w:r w:rsidRPr="005F7A4D" w:rsidDel="003B6775">
          <w:rPr>
            <w:color w:val="000000" w:themeColor="text1"/>
            <w:szCs w:val="28"/>
          </w:rPr>
          <w:delText xml:space="preserve"> зависимости от разности «чисел аномальности» условные аномалии можно </w:delText>
        </w:r>
        <w:commentRangeStart w:id="4043"/>
        <w:r w:rsidRPr="005F7A4D" w:rsidDel="003B6775">
          <w:rPr>
            <w:color w:val="000000" w:themeColor="text1"/>
            <w:szCs w:val="28"/>
          </w:rPr>
          <w:delText>трактовать по-разному</w:delText>
        </w:r>
        <w:commentRangeEnd w:id="4043"/>
        <w:r w:rsidR="00CB1F9D" w:rsidDel="003B6775">
          <w:rPr>
            <w:rStyle w:val="af3"/>
            <w:rFonts w:asciiTheme="minorHAnsi" w:eastAsiaTheme="minorHAnsi" w:hAnsiTheme="minorHAnsi" w:cstheme="minorBidi"/>
            <w:lang w:eastAsia="en-US"/>
          </w:rPr>
          <w:commentReference w:id="4043"/>
        </w:r>
        <w:r w:rsidRPr="005F7A4D" w:rsidDel="003B6775">
          <w:rPr>
            <w:color w:val="000000" w:themeColor="text1"/>
            <w:szCs w:val="28"/>
          </w:rPr>
          <w:delText>:</w:delText>
        </w:r>
        <w:bookmarkEnd w:id="4036"/>
      </w:del>
    </w:p>
    <w:p w14:paraId="5DD79022" w14:textId="79293DF7" w:rsidR="007F7D28" w:rsidRPr="005F7A4D" w:rsidDel="003B6775" w:rsidRDefault="007F7D28" w:rsidP="003B6775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del w:id="4044" w:author="пользователь Microsoft Office" w:date="2018-05-22T16:41:00Z"/>
          <w:color w:val="000000" w:themeColor="text1"/>
        </w:rPr>
        <w:pPrChange w:id="4045" w:author="пользователь Microsoft Office" w:date="2018-05-22T16:41:00Z">
          <w:pPr>
            <w:pStyle w:val="a3"/>
            <w:numPr>
              <w:numId w:val="6"/>
            </w:numPr>
            <w:tabs>
              <w:tab w:val="left" w:pos="1134"/>
            </w:tabs>
            <w:spacing w:after="120" w:line="360" w:lineRule="auto"/>
            <w:ind w:left="993" w:hanging="426"/>
            <w:outlineLvl w:val="0"/>
          </w:pPr>
        </w:pPrChange>
      </w:pPr>
      <w:bookmarkStart w:id="4046" w:name="_Toc514515992"/>
      <w:del w:id="4047" w:author="пользователь Microsoft Office" w:date="2018-05-22T16:41:00Z">
        <w:r w:rsidRPr="005F7A4D" w:rsidDel="003B6775">
          <w:rPr>
            <w:color w:val="000000" w:themeColor="text1"/>
            <w:szCs w:val="28"/>
          </w:rPr>
          <w:delText>если «число аномальности» по байт-коду сильно превосходит «число аномальности» по дереву разбора, то</w:delText>
        </w:r>
        <w:r w:rsidRPr="005F7A4D" w:rsidDel="003B6775">
          <w:rPr>
            <w:color w:val="000000" w:themeColor="text1"/>
          </w:rPr>
          <w:delText>:</w:delText>
        </w:r>
        <w:bookmarkEnd w:id="4046"/>
      </w:del>
    </w:p>
    <w:p w14:paraId="31C149E9" w14:textId="387B09FC" w:rsidR="007F7D28" w:rsidRPr="005F7A4D" w:rsidDel="003B6775" w:rsidRDefault="007F7D28" w:rsidP="003B6775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del w:id="4048" w:author="пользователь Microsoft Office" w:date="2018-05-22T16:41:00Z"/>
          <w:color w:val="000000" w:themeColor="text1"/>
        </w:rPr>
        <w:pPrChange w:id="4049" w:author="пользователь Microsoft Office" w:date="2018-05-22T16:41:00Z">
          <w:pPr>
            <w:pStyle w:val="a3"/>
            <w:numPr>
              <w:ilvl w:val="1"/>
              <w:numId w:val="6"/>
            </w:numPr>
            <w:tabs>
              <w:tab w:val="left" w:pos="851"/>
              <w:tab w:val="center" w:pos="1985"/>
            </w:tabs>
            <w:spacing w:after="120" w:line="360" w:lineRule="auto"/>
            <w:ind w:left="1701" w:hanging="567"/>
            <w:outlineLvl w:val="0"/>
          </w:pPr>
        </w:pPrChange>
      </w:pPr>
      <w:bookmarkStart w:id="4050" w:name="_Toc514515993"/>
      <w:del w:id="4051" w:author="пользователь Microsoft Office" w:date="2018-05-22T16:41:00Z">
        <w:r w:rsidRPr="005F7A4D" w:rsidDel="003B6775">
          <w:rPr>
            <w:color w:val="000000" w:themeColor="text1"/>
          </w:rPr>
          <w:delText xml:space="preserve">либо </w:delText>
        </w:r>
        <w:r w:rsidR="000E52EE" w:rsidRPr="005F7A4D" w:rsidDel="003B6775">
          <w:rPr>
            <w:color w:val="000000" w:themeColor="text1"/>
          </w:rPr>
          <w:delText xml:space="preserve">было </w:delText>
        </w:r>
        <w:r w:rsidRPr="005F7A4D" w:rsidDel="003B6775">
          <w:rPr>
            <w:color w:val="000000" w:themeColor="text1"/>
          </w:rPr>
          <w:delText xml:space="preserve">сгенерировано больше байт-кода, чем ожидалось, был сгенерирован сложный и нетипичный байт-код, что может свидетельствовать о наличии каких-либо проблем в кодогенераторе </w:delText>
        </w:r>
        <w:r w:rsidR="007C7138" w:rsidRPr="005F7A4D" w:rsidDel="003B6775">
          <w:rPr>
            <w:color w:val="000000" w:themeColor="text1"/>
          </w:rPr>
          <w:delText xml:space="preserve">или оптимизациях </w:delText>
        </w:r>
        <w:r w:rsidRPr="005F7A4D" w:rsidDel="003B6775">
          <w:rPr>
            <w:color w:val="000000" w:themeColor="text1"/>
          </w:rPr>
          <w:delText xml:space="preserve">компилятора </w:delText>
        </w:r>
        <w:r w:rsidRPr="005F7A4D" w:rsidDel="003B6775">
          <w:rPr>
            <w:color w:val="000000" w:themeColor="text1"/>
            <w:lang w:val="en-GB"/>
          </w:rPr>
          <w:delText>Kotlin</w:delText>
        </w:r>
        <w:r w:rsidRPr="005F7A4D" w:rsidDel="003B6775">
          <w:rPr>
            <w:color w:val="000000" w:themeColor="text1"/>
          </w:rPr>
          <w:delText>;</w:delText>
        </w:r>
        <w:bookmarkEnd w:id="4050"/>
      </w:del>
    </w:p>
    <w:p w14:paraId="5F3D3627" w14:textId="1587D639" w:rsidR="007F7D28" w:rsidRPr="005F7A4D" w:rsidDel="003B6775" w:rsidRDefault="002F5BC5" w:rsidP="003B6775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del w:id="4052" w:author="пользователь Microsoft Office" w:date="2018-05-22T16:41:00Z"/>
          <w:color w:val="000000" w:themeColor="text1"/>
        </w:rPr>
        <w:pPrChange w:id="4053" w:author="пользователь Microsoft Office" w:date="2018-05-22T16:41:00Z">
          <w:pPr>
            <w:pStyle w:val="a3"/>
            <w:numPr>
              <w:ilvl w:val="1"/>
              <w:numId w:val="6"/>
            </w:numPr>
            <w:tabs>
              <w:tab w:val="left" w:pos="851"/>
              <w:tab w:val="center" w:pos="1985"/>
            </w:tabs>
            <w:spacing w:after="120" w:line="360" w:lineRule="auto"/>
            <w:ind w:left="1701" w:hanging="567"/>
            <w:outlineLvl w:val="0"/>
          </w:pPr>
        </w:pPrChange>
      </w:pPr>
      <w:bookmarkStart w:id="4054" w:name="_Toc514515994"/>
      <w:del w:id="4055" w:author="пользователь Microsoft Office" w:date="2018-05-22T16:41:00Z">
        <w:r w:rsidRPr="005F7A4D" w:rsidDel="003B6775">
          <w:rPr>
            <w:color w:val="000000" w:themeColor="text1"/>
          </w:rPr>
          <w:delText xml:space="preserve">либо </w:delText>
        </w:r>
        <w:r w:rsidR="007F7D28" w:rsidRPr="005F7A4D" w:rsidDel="003B6775">
          <w:rPr>
            <w:color w:val="000000" w:themeColor="text1"/>
          </w:rPr>
          <w:delText xml:space="preserve">было сгенерировано большое количество байт-кода вследствие удачной реализации </w:delText>
        </w:r>
        <w:r w:rsidR="002527B9" w:rsidRPr="005F7A4D" w:rsidDel="003B6775">
          <w:rPr>
            <w:color w:val="000000" w:themeColor="text1"/>
          </w:rPr>
          <w:delText>некоторой</w:delText>
        </w:r>
        <w:r w:rsidR="007F7D28" w:rsidRPr="005F7A4D" w:rsidDel="003B6775">
          <w:rPr>
            <w:color w:val="000000" w:themeColor="text1"/>
          </w:rPr>
          <w:delText xml:space="preserve"> конструкции</w:delText>
        </w:r>
        <w:r w:rsidR="002527B9" w:rsidRPr="005F7A4D" w:rsidDel="003B6775">
          <w:rPr>
            <w:color w:val="000000" w:themeColor="text1"/>
          </w:rPr>
          <w:delText xml:space="preserve"> языка</w:delText>
        </w:r>
        <w:r w:rsidR="007F7D28" w:rsidRPr="005F7A4D" w:rsidDel="003B6775">
          <w:rPr>
            <w:color w:val="000000" w:themeColor="text1"/>
          </w:rPr>
          <w:delText xml:space="preserve">: код, который предполагает выполнение большого числа действий, удалось записать достаточно коротко (данный случай, хоть и имеет позитивный характер, также должен быть интересен разработчикам компилятора </w:delText>
        </w:r>
        <w:r w:rsidR="007F7D28" w:rsidRPr="005F7A4D" w:rsidDel="003B6775">
          <w:rPr>
            <w:color w:val="000000" w:themeColor="text1"/>
            <w:lang w:val="en-GB"/>
          </w:rPr>
          <w:delText>Kotlin</w:delText>
        </w:r>
        <w:r w:rsidR="007F7D28" w:rsidRPr="005F7A4D" w:rsidDel="003B6775">
          <w:rPr>
            <w:color w:val="000000" w:themeColor="text1"/>
          </w:rPr>
          <w:delText xml:space="preserve"> — можно перенять опыт реализации данных конструкций для других конструкций);</w:delText>
        </w:r>
        <w:bookmarkEnd w:id="4054"/>
      </w:del>
    </w:p>
    <w:p w14:paraId="03755546" w14:textId="4A72CC56" w:rsidR="00126A79" w:rsidRPr="005F7A4D" w:rsidDel="003B6775" w:rsidRDefault="004C04E7" w:rsidP="003B6775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del w:id="4056" w:author="пользователь Microsoft Office" w:date="2018-05-22T16:41:00Z"/>
          <w:color w:val="000000" w:themeColor="text1"/>
        </w:rPr>
        <w:pPrChange w:id="4057" w:author="пользователь Microsoft Office" w:date="2018-05-22T16:41:00Z">
          <w:pPr>
            <w:pStyle w:val="a3"/>
            <w:numPr>
              <w:numId w:val="6"/>
            </w:numPr>
            <w:tabs>
              <w:tab w:val="left" w:pos="1134"/>
            </w:tabs>
            <w:spacing w:after="120" w:line="360" w:lineRule="auto"/>
            <w:ind w:left="993" w:hanging="426"/>
            <w:outlineLvl w:val="0"/>
          </w:pPr>
        </w:pPrChange>
      </w:pPr>
      <w:bookmarkStart w:id="4058" w:name="_Toc514515995"/>
      <w:del w:id="4059" w:author="пользователь Microsoft Office" w:date="2018-05-22T16:41:00Z">
        <w:r w:rsidRPr="005F7A4D" w:rsidDel="003B6775">
          <w:rPr>
            <w:color w:val="000000" w:themeColor="text1"/>
          </w:rPr>
          <w:delText>если «число аномальности» по дереву разбора превосходит «</w:delText>
        </w:r>
        <w:r w:rsidR="005667BC" w:rsidRPr="005F7A4D" w:rsidDel="003B6775">
          <w:rPr>
            <w:color w:val="000000" w:themeColor="text1"/>
          </w:rPr>
          <w:delText>число аномальности</w:delText>
        </w:r>
        <w:r w:rsidRPr="005F7A4D" w:rsidDel="003B6775">
          <w:rPr>
            <w:color w:val="000000" w:themeColor="text1"/>
          </w:rPr>
          <w:delText>»</w:delText>
        </w:r>
        <w:r w:rsidR="005667BC" w:rsidRPr="005F7A4D" w:rsidDel="003B6775">
          <w:rPr>
            <w:color w:val="000000" w:themeColor="text1"/>
          </w:rPr>
          <w:delText xml:space="preserve"> по байт-коду</w:delText>
        </w:r>
        <w:r w:rsidR="002B7534" w:rsidRPr="005F7A4D" w:rsidDel="003B6775">
          <w:rPr>
            <w:color w:val="000000" w:themeColor="text1"/>
          </w:rPr>
          <w:delText>,</w:delText>
        </w:r>
        <w:r w:rsidR="00F531D0" w:rsidRPr="005F7A4D" w:rsidDel="003B6775">
          <w:rPr>
            <w:color w:val="000000" w:themeColor="text1"/>
          </w:rPr>
          <w:delText xml:space="preserve"> то, скорее всего, можно говорить об удачно сработавших оптимизациях в компиляторе</w:delText>
        </w:r>
        <w:r w:rsidR="00742CAF" w:rsidRPr="005F7A4D" w:rsidDel="003B6775">
          <w:rPr>
            <w:color w:val="000000" w:themeColor="text1"/>
          </w:rPr>
          <w:delText xml:space="preserve"> (которые либо отсекли часть кода, либо замени</w:delText>
        </w:r>
        <w:r w:rsidR="004F3B8C" w:rsidRPr="005F7A4D" w:rsidDel="003B6775">
          <w:rPr>
            <w:color w:val="000000" w:themeColor="text1"/>
          </w:rPr>
          <w:delText>ли его</w:delText>
        </w:r>
        <w:r w:rsidR="00742CAF" w:rsidRPr="005F7A4D" w:rsidDel="003B6775">
          <w:rPr>
            <w:color w:val="000000" w:themeColor="text1"/>
          </w:rPr>
          <w:delText xml:space="preserve"> более коротким</w:delText>
        </w:r>
        <w:r w:rsidR="00A13502" w:rsidRPr="005F7A4D" w:rsidDel="003B6775">
          <w:rPr>
            <w:color w:val="000000" w:themeColor="text1"/>
          </w:rPr>
          <w:delText xml:space="preserve"> без потери семантики</w:delText>
        </w:r>
        <w:r w:rsidR="00742CAF" w:rsidRPr="005F7A4D" w:rsidDel="003B6775">
          <w:rPr>
            <w:color w:val="000000" w:themeColor="text1"/>
          </w:rPr>
          <w:delText>)</w:delText>
        </w:r>
        <w:r w:rsidR="00BF0B1E" w:rsidRPr="005F7A4D" w:rsidDel="003B6775">
          <w:rPr>
            <w:color w:val="000000" w:themeColor="text1"/>
          </w:rPr>
          <w:delText xml:space="preserve"> — данные примеры также могут оказаться полезными</w:delText>
        </w:r>
        <w:r w:rsidR="005B7D1D" w:rsidRPr="005F7A4D" w:rsidDel="003B6775">
          <w:rPr>
            <w:color w:val="000000" w:themeColor="text1"/>
          </w:rPr>
          <w:delText>:</w:delText>
        </w:r>
        <w:r w:rsidR="00BF0B1E" w:rsidRPr="005F7A4D" w:rsidDel="003B6775">
          <w:rPr>
            <w:color w:val="000000" w:themeColor="text1"/>
          </w:rPr>
          <w:delText xml:space="preserve"> тут можно говорить о качестве отработавших оптимизаций</w:delText>
        </w:r>
        <w:r w:rsidR="005B7D1D" w:rsidRPr="005F7A4D" w:rsidDel="003B6775">
          <w:rPr>
            <w:color w:val="000000" w:themeColor="text1"/>
          </w:rPr>
          <w:delText xml:space="preserve">, а также заниматься поиском </w:delText>
        </w:r>
        <w:r w:rsidR="00583183" w:rsidRPr="005F7A4D" w:rsidDel="003B6775">
          <w:rPr>
            <w:color w:val="000000" w:themeColor="text1"/>
          </w:rPr>
          <w:delText xml:space="preserve">проблемно </w:delText>
        </w:r>
        <w:r w:rsidR="005B7D1D" w:rsidRPr="005F7A4D" w:rsidDel="003B6775">
          <w:rPr>
            <w:color w:val="000000" w:themeColor="text1"/>
          </w:rPr>
          <w:delText>отработавших оптимизаций</w:delText>
        </w:r>
        <w:r w:rsidR="00BF0B1E" w:rsidRPr="005F7A4D" w:rsidDel="003B6775">
          <w:rPr>
            <w:color w:val="000000" w:themeColor="text1"/>
          </w:rPr>
          <w:delText>.</w:delText>
        </w:r>
        <w:bookmarkEnd w:id="4058"/>
      </w:del>
    </w:p>
    <w:p w14:paraId="6BF4441F" w14:textId="17E008A6" w:rsidR="00047BBE" w:rsidRPr="005F7A4D" w:rsidRDefault="00126A79" w:rsidP="003B6775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del w:id="4060" w:author="пользователь Microsoft Office" w:date="2018-05-22T16:41:00Z">
        <w:r w:rsidRPr="005F7A4D" w:rsidDel="003B6775">
          <w:rPr>
            <w:color w:val="000000" w:themeColor="text1"/>
            <w:szCs w:val="28"/>
          </w:rPr>
          <w:tab/>
        </w:r>
        <w:bookmarkStart w:id="4061" w:name="_Toc514515996"/>
        <w:r w:rsidR="006D7C52" w:rsidRPr="005F7A4D" w:rsidDel="003B6775">
          <w:rPr>
            <w:color w:val="000000" w:themeColor="text1"/>
            <w:szCs w:val="28"/>
          </w:rPr>
          <w:delText>Д</w:delText>
        </w:r>
        <w:r w:rsidRPr="005F7A4D" w:rsidDel="003B6775">
          <w:rPr>
            <w:color w:val="000000" w:themeColor="text1"/>
            <w:szCs w:val="28"/>
          </w:rPr>
          <w:delText>ля каждого случая</w:delText>
        </w:r>
      </w:del>
      <w:r w:rsidRPr="005F7A4D">
        <w:rPr>
          <w:color w:val="000000" w:themeColor="text1"/>
          <w:szCs w:val="28"/>
        </w:rPr>
        <w:t xml:space="preserve"> </w:t>
      </w:r>
      <w:bookmarkStart w:id="4062" w:name="_Toc514774245"/>
      <w:r w:rsidRPr="005F7A4D">
        <w:rPr>
          <w:color w:val="000000" w:themeColor="text1"/>
          <w:szCs w:val="28"/>
        </w:rPr>
        <w:t xml:space="preserve">были найдены примеры аномалий. </w:t>
      </w:r>
      <w:r w:rsidR="00CD0E0A" w:rsidRPr="005F7A4D">
        <w:rPr>
          <w:color w:val="000000" w:themeColor="text1"/>
          <w:szCs w:val="28"/>
        </w:rPr>
        <w:t xml:space="preserve">Найденные примеры были переданы разработчикам компилятора </w:t>
      </w:r>
      <w:proofErr w:type="spellStart"/>
      <w:r w:rsidR="00CD0E0A" w:rsidRPr="005F7A4D">
        <w:rPr>
          <w:color w:val="000000" w:themeColor="text1"/>
          <w:szCs w:val="28"/>
          <w:lang w:val="en-GB"/>
        </w:rPr>
        <w:t>Kotlin</w:t>
      </w:r>
      <w:proofErr w:type="spellEnd"/>
      <w:r w:rsidR="00CD0E0A" w:rsidRPr="00CC0463">
        <w:rPr>
          <w:color w:val="000000" w:themeColor="text1"/>
          <w:szCs w:val="28"/>
        </w:rPr>
        <w:t xml:space="preserve"> </w:t>
      </w:r>
      <w:r w:rsidR="00CD0E0A" w:rsidRPr="005F7A4D">
        <w:rPr>
          <w:color w:val="000000" w:themeColor="text1"/>
          <w:szCs w:val="28"/>
        </w:rPr>
        <w:t>для детального изучения</w:t>
      </w:r>
      <w:r w:rsidR="00D44254" w:rsidRPr="005F7A4D">
        <w:rPr>
          <w:color w:val="000000" w:themeColor="text1"/>
          <w:szCs w:val="28"/>
        </w:rPr>
        <w:t>:</w:t>
      </w:r>
      <w:r w:rsidR="00C27818" w:rsidRPr="005F7A4D">
        <w:rPr>
          <w:color w:val="000000" w:themeColor="text1"/>
          <w:szCs w:val="28"/>
        </w:rPr>
        <w:t xml:space="preserve"> </w:t>
      </w:r>
      <w:r w:rsidR="00E02C3F" w:rsidRPr="005F7A4D">
        <w:rPr>
          <w:color w:val="000000" w:themeColor="text1"/>
          <w:szCs w:val="28"/>
        </w:rPr>
        <w:t xml:space="preserve">для анализа </w:t>
      </w:r>
      <w:r w:rsidR="00337DF5" w:rsidRPr="005F7A4D">
        <w:rPr>
          <w:color w:val="000000" w:themeColor="text1"/>
          <w:szCs w:val="28"/>
        </w:rPr>
        <w:t xml:space="preserve">корректности </w:t>
      </w:r>
      <w:proofErr w:type="spellStart"/>
      <w:r w:rsidR="00337DF5" w:rsidRPr="005F7A4D">
        <w:rPr>
          <w:color w:val="000000" w:themeColor="text1"/>
          <w:szCs w:val="28"/>
        </w:rPr>
        <w:t>кодогенерации</w:t>
      </w:r>
      <w:proofErr w:type="spellEnd"/>
      <w:r w:rsidR="00337DF5" w:rsidRPr="005F7A4D">
        <w:rPr>
          <w:color w:val="000000" w:themeColor="text1"/>
          <w:szCs w:val="28"/>
        </w:rPr>
        <w:t xml:space="preserve"> и отработавших оптимизаций</w:t>
      </w:r>
      <w:r w:rsidR="00CD0E0A" w:rsidRPr="005F7A4D">
        <w:rPr>
          <w:color w:val="000000" w:themeColor="text1"/>
          <w:szCs w:val="28"/>
        </w:rPr>
        <w:t>.</w:t>
      </w:r>
      <w:bookmarkEnd w:id="4061"/>
      <w:bookmarkEnd w:id="4062"/>
      <w:r w:rsidR="00047BBE" w:rsidRPr="005F7A4D">
        <w:rPr>
          <w:color w:val="000000" w:themeColor="text1"/>
          <w:szCs w:val="28"/>
        </w:rPr>
        <w:br w:type="page"/>
      </w:r>
    </w:p>
    <w:p w14:paraId="65958885" w14:textId="70385D6D" w:rsidR="00047BBE" w:rsidRPr="005F7A4D" w:rsidRDefault="00047BBE" w:rsidP="00863E4D">
      <w:pPr>
        <w:pStyle w:val="a3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bCs/>
          <w:caps/>
          <w:color w:val="000000" w:themeColor="text1"/>
        </w:rPr>
      </w:pPr>
      <w:bookmarkStart w:id="4063" w:name="_Toc514774246"/>
      <w:r w:rsidRPr="005F7A4D">
        <w:rPr>
          <w:b/>
          <w:bCs/>
          <w:caps/>
          <w:color w:val="000000" w:themeColor="text1"/>
        </w:rPr>
        <w:lastRenderedPageBreak/>
        <w:t>Заключение</w:t>
      </w:r>
      <w:bookmarkEnd w:id="4063"/>
    </w:p>
    <w:p w14:paraId="667F8BBF" w14:textId="77777777" w:rsidR="006844DC" w:rsidRDefault="00626407" w:rsidP="00623DCF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ins w:id="4064" w:author="пользователь Microsoft Office" w:date="2018-05-22T16:50:00Z"/>
          <w:color w:val="000000" w:themeColor="text1"/>
          <w:szCs w:val="28"/>
        </w:rPr>
      </w:pPr>
      <w:r w:rsidRPr="00CC0463">
        <w:rPr>
          <w:color w:val="000000" w:themeColor="text1"/>
          <w:szCs w:val="28"/>
        </w:rPr>
        <w:tab/>
      </w:r>
      <w:bookmarkStart w:id="4065" w:name="_Toc514515998"/>
      <w:bookmarkStart w:id="4066" w:name="_Toc514774247"/>
      <w:r w:rsidR="00742F07" w:rsidRPr="00CC0463">
        <w:rPr>
          <w:color w:val="000000" w:themeColor="text1"/>
          <w:szCs w:val="28"/>
        </w:rPr>
        <w:t xml:space="preserve">По окончании </w:t>
      </w:r>
      <w:r w:rsidRPr="005F7A4D">
        <w:rPr>
          <w:color w:val="000000" w:themeColor="text1"/>
          <w:szCs w:val="28"/>
        </w:rPr>
        <w:t>проделанной работы можн</w:t>
      </w:r>
      <w:r w:rsidR="002D4E03" w:rsidRPr="005F7A4D">
        <w:rPr>
          <w:color w:val="000000" w:themeColor="text1"/>
          <w:szCs w:val="28"/>
        </w:rPr>
        <w:t>о отметить следующие результаты.</w:t>
      </w:r>
      <w:bookmarkEnd w:id="4066"/>
    </w:p>
    <w:p w14:paraId="461AC5BF" w14:textId="5787F8BA" w:rsidR="0037462C" w:rsidRPr="005F7A4D" w:rsidRDefault="006844DC" w:rsidP="00623DCF">
      <w:pPr>
        <w:pStyle w:val="a3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ins w:id="4067" w:author="пользователь Microsoft Office" w:date="2018-05-22T16:50:00Z">
        <w:r>
          <w:rPr>
            <w:color w:val="000000" w:themeColor="text1"/>
            <w:szCs w:val="28"/>
          </w:rPr>
          <w:tab/>
        </w:r>
      </w:ins>
      <w:del w:id="4068" w:author="пользователь Microsoft Office" w:date="2018-05-22T16:50:00Z">
        <w:r w:rsidR="00582A6D" w:rsidRPr="005F7A4D" w:rsidDel="006844DC">
          <w:rPr>
            <w:color w:val="000000" w:themeColor="text1"/>
            <w:szCs w:val="28"/>
          </w:rPr>
          <w:delText xml:space="preserve"> </w:delText>
        </w:r>
        <w:r w:rsidR="00AA6EC2" w:rsidRPr="006844DC" w:rsidDel="006844DC">
          <w:rPr>
            <w:color w:val="000000" w:themeColor="text1"/>
            <w:szCs w:val="28"/>
            <w:rPrChange w:id="4069" w:author="пользователь Microsoft Office" w:date="2018-05-22T16:50:00Z">
              <w:rPr>
                <w:color w:val="000000" w:themeColor="text1"/>
                <w:szCs w:val="28"/>
                <w:lang w:val="en-GB"/>
              </w:rPr>
            </w:rPrChange>
          </w:rPr>
          <w:delText>Б</w:delText>
        </w:r>
        <w:r w:rsidR="00742F07" w:rsidRPr="006844DC" w:rsidDel="006844DC">
          <w:rPr>
            <w:color w:val="000000" w:themeColor="text1"/>
            <w:szCs w:val="28"/>
            <w:rPrChange w:id="4070" w:author="пользователь Microsoft Office" w:date="2018-05-22T16:50:00Z">
              <w:rPr>
                <w:color w:val="000000" w:themeColor="text1"/>
                <w:szCs w:val="28"/>
                <w:lang w:val="en-GB"/>
              </w:rPr>
            </w:rPrChange>
          </w:rPr>
          <w:delText xml:space="preserve">ыл </w:delText>
        </w:r>
        <w:commentRangeStart w:id="4071"/>
        <w:r w:rsidR="00742F07" w:rsidRPr="006844DC" w:rsidDel="006844DC">
          <w:rPr>
            <w:color w:val="000000" w:themeColor="text1"/>
            <w:szCs w:val="28"/>
            <w:rPrChange w:id="4072" w:author="пользователь Microsoft Office" w:date="2018-05-22T16:50:00Z">
              <w:rPr>
                <w:color w:val="000000" w:themeColor="text1"/>
                <w:szCs w:val="28"/>
                <w:lang w:val="en-GB"/>
              </w:rPr>
            </w:rPrChange>
          </w:rPr>
          <w:delText>разработан инструментарий</w:delText>
        </w:r>
        <w:commentRangeEnd w:id="4071"/>
        <w:r w:rsidR="00CB1F9D" w:rsidDel="006844DC">
          <w:rPr>
            <w:rStyle w:val="af3"/>
            <w:rFonts w:asciiTheme="minorHAnsi" w:eastAsiaTheme="minorHAnsi" w:hAnsiTheme="minorHAnsi" w:cstheme="minorBidi"/>
            <w:lang w:eastAsia="en-US"/>
          </w:rPr>
          <w:commentReference w:id="4071"/>
        </w:r>
      </w:del>
      <w:bookmarkStart w:id="4073" w:name="_Toc514774248"/>
      <w:ins w:id="4074" w:author="пользователь Microsoft Office" w:date="2018-05-22T16:50:00Z">
        <w:r>
          <w:rPr>
            <w:color w:val="000000" w:themeColor="text1"/>
            <w:szCs w:val="28"/>
          </w:rPr>
          <w:t>Было разработано решение</w:t>
        </w:r>
      </w:ins>
      <w:r w:rsidR="00742F07" w:rsidRPr="006844DC">
        <w:rPr>
          <w:color w:val="000000" w:themeColor="text1"/>
          <w:szCs w:val="28"/>
          <w:rPrChange w:id="4075" w:author="пользователь Microsoft Office" w:date="2018-05-22T16:50:00Z">
            <w:rPr>
              <w:color w:val="000000" w:themeColor="text1"/>
              <w:szCs w:val="28"/>
              <w:lang w:val="en-GB"/>
            </w:rPr>
          </w:rPrChange>
        </w:rPr>
        <w:t>, включающ</w:t>
      </w:r>
      <w:ins w:id="4076" w:author="пользователь Microsoft Office" w:date="2018-05-22T16:51:00Z">
        <w:r w:rsidR="005C40C2">
          <w:rPr>
            <w:color w:val="000000" w:themeColor="text1"/>
            <w:szCs w:val="28"/>
          </w:rPr>
          <w:t>ее</w:t>
        </w:r>
      </w:ins>
      <w:del w:id="4077" w:author="пользователь Microsoft Office" w:date="2018-05-22T16:51:00Z">
        <w:r w:rsidR="00742F07" w:rsidRPr="006844DC" w:rsidDel="005C40C2">
          <w:rPr>
            <w:color w:val="000000" w:themeColor="text1"/>
            <w:szCs w:val="28"/>
            <w:rPrChange w:id="4078" w:author="пользователь Microsoft Office" w:date="2018-05-22T16:50:00Z">
              <w:rPr>
                <w:color w:val="000000" w:themeColor="text1"/>
                <w:szCs w:val="28"/>
                <w:lang w:val="en-GB"/>
              </w:rPr>
            </w:rPrChange>
          </w:rPr>
          <w:delText>ий</w:delText>
        </w:r>
      </w:del>
      <w:r w:rsidR="00742F07" w:rsidRPr="006844DC">
        <w:rPr>
          <w:color w:val="000000" w:themeColor="text1"/>
          <w:szCs w:val="28"/>
          <w:rPrChange w:id="4079" w:author="пользователь Microsoft Office" w:date="2018-05-22T16:50:00Z">
            <w:rPr>
              <w:color w:val="000000" w:themeColor="text1"/>
              <w:szCs w:val="28"/>
              <w:lang w:val="en-GB"/>
            </w:rPr>
          </w:rPrChange>
        </w:rPr>
        <w:t xml:space="preserve"> </w:t>
      </w:r>
      <w:r w:rsidR="00742F07" w:rsidRPr="005F7A4D">
        <w:rPr>
          <w:color w:val="000000" w:themeColor="text1"/>
          <w:szCs w:val="28"/>
        </w:rPr>
        <w:t>инструменты для выполнения следующий задач</w:t>
      </w:r>
      <w:r w:rsidR="0037462C" w:rsidRPr="005F7A4D">
        <w:rPr>
          <w:color w:val="000000" w:themeColor="text1"/>
          <w:szCs w:val="28"/>
        </w:rPr>
        <w:t>:</w:t>
      </w:r>
      <w:bookmarkEnd w:id="4065"/>
      <w:bookmarkEnd w:id="4073"/>
    </w:p>
    <w:p w14:paraId="2CDF5BEE" w14:textId="65F63F6C" w:rsidR="0037462C" w:rsidRDefault="0037462C" w:rsidP="005C2257">
      <w:pPr>
        <w:pStyle w:val="a3"/>
        <w:numPr>
          <w:ilvl w:val="1"/>
          <w:numId w:val="5"/>
        </w:numPr>
        <w:tabs>
          <w:tab w:val="left" w:pos="567"/>
          <w:tab w:val="center" w:pos="1418"/>
        </w:tabs>
        <w:spacing w:after="120" w:line="360" w:lineRule="auto"/>
        <w:ind w:left="993" w:hanging="426"/>
        <w:outlineLvl w:val="0"/>
        <w:rPr>
          <w:ins w:id="4080" w:author="пользователь Microsoft Office" w:date="2018-05-22T16:51:00Z"/>
          <w:color w:val="000000" w:themeColor="text1"/>
          <w:szCs w:val="28"/>
        </w:rPr>
      </w:pPr>
      <w:bookmarkStart w:id="4081" w:name="_Toc514515999"/>
      <w:bookmarkStart w:id="4082" w:name="_Toc514774249"/>
      <w:r w:rsidRPr="005F7A4D">
        <w:rPr>
          <w:color w:val="000000" w:themeColor="text1"/>
          <w:szCs w:val="28"/>
        </w:rPr>
        <w:t xml:space="preserve">сбор исходного кода и </w:t>
      </w:r>
      <w:del w:id="4083" w:author="пользователь Microsoft Office" w:date="2018-05-22T16:51:00Z">
        <w:r w:rsidRPr="005F7A4D" w:rsidDel="006E6851">
          <w:rPr>
            <w:color w:val="000000" w:themeColor="text1"/>
            <w:szCs w:val="28"/>
          </w:rPr>
          <w:delText xml:space="preserve">архивов с </w:delText>
        </w:r>
      </w:del>
      <w:r w:rsidRPr="005F7A4D">
        <w:rPr>
          <w:color w:val="000000" w:themeColor="text1"/>
          <w:szCs w:val="28"/>
        </w:rPr>
        <w:t xml:space="preserve">байт-кодом с </w:t>
      </w:r>
      <w:r w:rsidR="00533BD0" w:rsidRPr="005F7A4D">
        <w:rPr>
          <w:color w:val="000000" w:themeColor="text1"/>
          <w:szCs w:val="28"/>
        </w:rPr>
        <w:t xml:space="preserve">ресурса </w:t>
      </w:r>
      <w:r w:rsidRPr="005F7A4D">
        <w:rPr>
          <w:color w:val="000000" w:themeColor="text1"/>
          <w:szCs w:val="28"/>
          <w:lang w:val="en-GB"/>
        </w:rPr>
        <w:t>GitHub</w:t>
      </w:r>
      <w:r w:rsidRPr="00CC0463">
        <w:rPr>
          <w:color w:val="000000" w:themeColor="text1"/>
          <w:szCs w:val="28"/>
        </w:rPr>
        <w:t>;</w:t>
      </w:r>
      <w:bookmarkEnd w:id="4081"/>
      <w:bookmarkEnd w:id="4082"/>
    </w:p>
    <w:p w14:paraId="270A84C9" w14:textId="0EA05037" w:rsidR="00D84495" w:rsidRPr="005F7A4D" w:rsidRDefault="00D84495" w:rsidP="005C2257">
      <w:pPr>
        <w:pStyle w:val="a3"/>
        <w:numPr>
          <w:ilvl w:val="1"/>
          <w:numId w:val="5"/>
        </w:numPr>
        <w:tabs>
          <w:tab w:val="left" w:pos="567"/>
          <w:tab w:val="center" w:pos="1418"/>
        </w:tabs>
        <w:spacing w:after="120" w:line="360" w:lineRule="auto"/>
        <w:ind w:left="993" w:hanging="426"/>
        <w:outlineLvl w:val="0"/>
        <w:rPr>
          <w:color w:val="000000" w:themeColor="text1"/>
          <w:szCs w:val="28"/>
        </w:rPr>
      </w:pPr>
      <w:bookmarkStart w:id="4084" w:name="_Toc514774250"/>
      <w:ins w:id="4085" w:author="пользователь Microsoft Office" w:date="2018-05-22T16:51:00Z">
        <w:r>
          <w:rPr>
            <w:color w:val="000000" w:themeColor="text1"/>
            <w:szCs w:val="28"/>
          </w:rPr>
          <w:t xml:space="preserve">сопоставление и </w:t>
        </w:r>
        <w:proofErr w:type="spellStart"/>
        <w:r>
          <w:rPr>
            <w:color w:val="000000" w:themeColor="text1"/>
            <w:szCs w:val="28"/>
          </w:rPr>
          <w:t>парсинг</w:t>
        </w:r>
        <w:proofErr w:type="spellEnd"/>
        <w:r>
          <w:rPr>
            <w:color w:val="000000" w:themeColor="text1"/>
            <w:szCs w:val="28"/>
          </w:rPr>
          <w:t xml:space="preserve"> кода</w:t>
        </w:r>
        <w:r>
          <w:rPr>
            <w:color w:val="000000" w:themeColor="text1"/>
            <w:szCs w:val="28"/>
            <w:lang w:val="en-US"/>
          </w:rPr>
          <w:t>;</w:t>
        </w:r>
      </w:ins>
      <w:bookmarkEnd w:id="4084"/>
    </w:p>
    <w:p w14:paraId="1A70DB95" w14:textId="64EDDA20" w:rsidR="0037462C" w:rsidRPr="005F7A4D" w:rsidDel="00D84495" w:rsidRDefault="0037462C" w:rsidP="00D84495">
      <w:pPr>
        <w:pStyle w:val="a3"/>
        <w:numPr>
          <w:ilvl w:val="0"/>
          <w:numId w:val="5"/>
        </w:numPr>
        <w:tabs>
          <w:tab w:val="left" w:pos="567"/>
          <w:tab w:val="left" w:pos="993"/>
          <w:tab w:val="center" w:pos="1418"/>
        </w:tabs>
        <w:spacing w:after="120" w:line="360" w:lineRule="auto"/>
        <w:outlineLvl w:val="0"/>
        <w:rPr>
          <w:del w:id="4086" w:author="пользователь Microsoft Office" w:date="2018-05-22T16:51:00Z"/>
          <w:color w:val="000000" w:themeColor="text1"/>
          <w:szCs w:val="28"/>
        </w:rPr>
        <w:pPrChange w:id="4087" w:author="пользователь Microsoft Office" w:date="2018-05-22T16:51:00Z">
          <w:pPr>
            <w:pStyle w:val="a3"/>
            <w:numPr>
              <w:ilvl w:val="1"/>
              <w:numId w:val="5"/>
            </w:numPr>
            <w:tabs>
              <w:tab w:val="left" w:pos="567"/>
              <w:tab w:val="left" w:pos="993"/>
              <w:tab w:val="center" w:pos="1418"/>
            </w:tabs>
            <w:spacing w:after="120" w:line="360" w:lineRule="auto"/>
            <w:ind w:left="993" w:hanging="426"/>
            <w:outlineLvl w:val="0"/>
          </w:pPr>
        </w:pPrChange>
      </w:pPr>
      <w:bookmarkStart w:id="4088" w:name="_Toc514516000"/>
      <w:del w:id="4089" w:author="пользователь Microsoft Office" w:date="2018-05-22T16:51:00Z">
        <w:r w:rsidRPr="00CC0463" w:rsidDel="00D84495">
          <w:rPr>
            <w:color w:val="000000" w:themeColor="text1"/>
            <w:szCs w:val="28"/>
          </w:rPr>
          <w:delText xml:space="preserve">фильтрация </w:delText>
        </w:r>
        <w:r w:rsidRPr="005F7A4D" w:rsidDel="00D84495">
          <w:rPr>
            <w:color w:val="000000" w:themeColor="text1"/>
            <w:szCs w:val="28"/>
          </w:rPr>
          <w:delText xml:space="preserve">и парсинг исходного кода в деревья разбора </w:delText>
        </w:r>
        <w:r w:rsidRPr="005F7A4D" w:rsidDel="00D84495">
          <w:rPr>
            <w:color w:val="000000" w:themeColor="text1"/>
            <w:szCs w:val="28"/>
            <w:lang w:val="en-GB"/>
          </w:rPr>
          <w:delText>PSI</w:delText>
        </w:r>
        <w:r w:rsidRPr="00CC0463" w:rsidDel="00D84495">
          <w:rPr>
            <w:color w:val="000000" w:themeColor="text1"/>
            <w:szCs w:val="28"/>
          </w:rPr>
          <w:delText>;</w:delText>
        </w:r>
        <w:bookmarkStart w:id="4090" w:name="_Toc514774251"/>
        <w:bookmarkEnd w:id="4088"/>
        <w:bookmarkEnd w:id="4090"/>
      </w:del>
    </w:p>
    <w:p w14:paraId="572C80E6" w14:textId="176989EC" w:rsidR="000E263F" w:rsidRPr="005F7A4D" w:rsidDel="00D84495" w:rsidRDefault="000E263F" w:rsidP="005C2257">
      <w:pPr>
        <w:pStyle w:val="a3"/>
        <w:numPr>
          <w:ilvl w:val="1"/>
          <w:numId w:val="5"/>
        </w:numPr>
        <w:tabs>
          <w:tab w:val="left" w:pos="567"/>
          <w:tab w:val="center" w:pos="1418"/>
          <w:tab w:val="left" w:pos="1560"/>
        </w:tabs>
        <w:spacing w:after="120" w:line="360" w:lineRule="auto"/>
        <w:ind w:left="993" w:hanging="426"/>
        <w:outlineLvl w:val="0"/>
        <w:rPr>
          <w:del w:id="4091" w:author="пользователь Microsoft Office" w:date="2018-05-22T16:51:00Z"/>
          <w:color w:val="000000" w:themeColor="text1"/>
          <w:szCs w:val="28"/>
        </w:rPr>
      </w:pPr>
      <w:bookmarkStart w:id="4092" w:name="_Toc514516001"/>
      <w:commentRangeStart w:id="4093"/>
      <w:del w:id="4094" w:author="пользователь Microsoft Office" w:date="2018-05-22T16:51:00Z">
        <w:r w:rsidRPr="005F7A4D" w:rsidDel="00D84495">
          <w:rPr>
            <w:color w:val="000000" w:themeColor="text1"/>
            <w:szCs w:val="28"/>
          </w:rPr>
          <w:delText>распаковка архивов с байт-кодом и декомпиляция (</w:delText>
        </w:r>
        <w:r w:rsidR="00597009" w:rsidRPr="005F7A4D" w:rsidDel="00D84495">
          <w:rPr>
            <w:color w:val="000000" w:themeColor="text1"/>
            <w:szCs w:val="28"/>
          </w:rPr>
          <w:delText>требуется для архивов приложений</w:delText>
        </w:r>
        <w:r w:rsidRPr="005F7A4D" w:rsidDel="00D84495">
          <w:rPr>
            <w:color w:val="000000" w:themeColor="text1"/>
            <w:szCs w:val="28"/>
          </w:rPr>
          <w:delText xml:space="preserve"> для ОС </w:delText>
        </w:r>
        <w:r w:rsidRPr="005F7A4D" w:rsidDel="00D84495">
          <w:rPr>
            <w:color w:val="000000" w:themeColor="text1"/>
            <w:szCs w:val="28"/>
            <w:lang w:val="en-GB"/>
          </w:rPr>
          <w:delText>Android</w:delText>
        </w:r>
        <w:r w:rsidRPr="005F7A4D" w:rsidDel="00D84495">
          <w:rPr>
            <w:color w:val="000000" w:themeColor="text1"/>
            <w:szCs w:val="28"/>
          </w:rPr>
          <w:delText>);</w:delText>
        </w:r>
        <w:bookmarkEnd w:id="4092"/>
        <w:commentRangeEnd w:id="4093"/>
        <w:r w:rsidR="00CB1F9D" w:rsidDel="00D84495">
          <w:rPr>
            <w:rStyle w:val="af3"/>
            <w:rFonts w:asciiTheme="minorHAnsi" w:eastAsiaTheme="minorHAnsi" w:hAnsiTheme="minorHAnsi" w:cstheme="minorBidi"/>
            <w:lang w:eastAsia="en-US"/>
          </w:rPr>
          <w:commentReference w:id="4093"/>
        </w:r>
        <w:bookmarkStart w:id="4095" w:name="_Toc514774252"/>
        <w:bookmarkEnd w:id="4095"/>
      </w:del>
    </w:p>
    <w:p w14:paraId="4D9A4ACD" w14:textId="3C62C1D9" w:rsidR="00E370C0" w:rsidRPr="005F7A4D" w:rsidDel="00D84495" w:rsidRDefault="0037462C" w:rsidP="005C2257">
      <w:pPr>
        <w:pStyle w:val="a3"/>
        <w:numPr>
          <w:ilvl w:val="1"/>
          <w:numId w:val="5"/>
        </w:numPr>
        <w:tabs>
          <w:tab w:val="left" w:pos="567"/>
          <w:tab w:val="center" w:pos="1418"/>
          <w:tab w:val="left" w:pos="1560"/>
        </w:tabs>
        <w:spacing w:after="120" w:line="360" w:lineRule="auto"/>
        <w:ind w:left="993" w:hanging="426"/>
        <w:outlineLvl w:val="0"/>
        <w:rPr>
          <w:del w:id="4096" w:author="пользователь Microsoft Office" w:date="2018-05-22T16:51:00Z"/>
          <w:color w:val="000000" w:themeColor="text1"/>
          <w:szCs w:val="28"/>
        </w:rPr>
      </w:pPr>
      <w:bookmarkStart w:id="4097" w:name="_Toc514516002"/>
      <w:del w:id="4098" w:author="пользователь Microsoft Office" w:date="2018-05-22T16:51:00Z">
        <w:r w:rsidRPr="005F7A4D" w:rsidDel="00D84495">
          <w:rPr>
            <w:color w:val="000000" w:themeColor="text1"/>
            <w:szCs w:val="28"/>
          </w:rPr>
          <w:delText>фильтрация байт-кода путем его сопост</w:delText>
        </w:r>
        <w:r w:rsidR="00AF645F" w:rsidRPr="005F7A4D" w:rsidDel="00D84495">
          <w:rPr>
            <w:color w:val="000000" w:themeColor="text1"/>
            <w:szCs w:val="28"/>
          </w:rPr>
          <w:delText>авления с файлами исходного кода</w:delText>
        </w:r>
        <w:r w:rsidR="002F1DC1" w:rsidRPr="005F7A4D" w:rsidDel="00D84495">
          <w:rPr>
            <w:color w:val="000000" w:themeColor="text1"/>
            <w:szCs w:val="28"/>
          </w:rPr>
          <w:delText xml:space="preserve"> с попутным формированием файлов с отображением </w:delText>
        </w:r>
        <w:r w:rsidR="001C1077" w:rsidRPr="005F7A4D" w:rsidDel="00D84495">
          <w:rPr>
            <w:color w:val="000000" w:themeColor="text1"/>
            <w:szCs w:val="28"/>
          </w:rPr>
          <w:delText xml:space="preserve">файлов </w:delText>
        </w:r>
        <w:r w:rsidR="002F1DC1" w:rsidRPr="005F7A4D" w:rsidDel="00D84495">
          <w:rPr>
            <w:color w:val="000000" w:themeColor="text1"/>
            <w:szCs w:val="28"/>
          </w:rPr>
          <w:delText>исходного кода на</w:delText>
        </w:r>
        <w:r w:rsidR="001C1077" w:rsidRPr="005F7A4D" w:rsidDel="00D84495">
          <w:rPr>
            <w:color w:val="000000" w:themeColor="text1"/>
            <w:szCs w:val="28"/>
          </w:rPr>
          <w:delText xml:space="preserve"> файлы с</w:delText>
        </w:r>
        <w:r w:rsidR="002F1DC1" w:rsidRPr="005F7A4D" w:rsidDel="00D84495">
          <w:rPr>
            <w:color w:val="000000" w:themeColor="text1"/>
            <w:szCs w:val="28"/>
          </w:rPr>
          <w:delText xml:space="preserve"> байт-код</w:delText>
        </w:r>
        <w:r w:rsidR="001C1077" w:rsidRPr="005F7A4D" w:rsidDel="00D84495">
          <w:rPr>
            <w:color w:val="000000" w:themeColor="text1"/>
            <w:szCs w:val="28"/>
          </w:rPr>
          <w:delText>ом</w:delText>
        </w:r>
        <w:r w:rsidR="000E263F" w:rsidRPr="005F7A4D" w:rsidDel="00D84495">
          <w:rPr>
            <w:color w:val="000000" w:themeColor="text1"/>
            <w:szCs w:val="28"/>
          </w:rPr>
          <w:delText>;</w:delText>
        </w:r>
        <w:bookmarkStart w:id="4099" w:name="_Toc514774253"/>
        <w:bookmarkEnd w:id="4097"/>
        <w:bookmarkEnd w:id="4099"/>
      </w:del>
    </w:p>
    <w:p w14:paraId="7663EA9C" w14:textId="075A61E1" w:rsidR="001E5B87" w:rsidRPr="005F7A4D" w:rsidDel="00D84495" w:rsidRDefault="00E370C0" w:rsidP="005C2257">
      <w:pPr>
        <w:pStyle w:val="a3"/>
        <w:numPr>
          <w:ilvl w:val="1"/>
          <w:numId w:val="5"/>
        </w:numPr>
        <w:tabs>
          <w:tab w:val="left" w:pos="567"/>
          <w:tab w:val="center" w:pos="1418"/>
          <w:tab w:val="left" w:pos="1560"/>
        </w:tabs>
        <w:spacing w:after="120" w:line="360" w:lineRule="auto"/>
        <w:ind w:left="993" w:hanging="426"/>
        <w:outlineLvl w:val="0"/>
        <w:rPr>
          <w:del w:id="4100" w:author="пользователь Microsoft Office" w:date="2018-05-22T16:51:00Z"/>
          <w:color w:val="000000" w:themeColor="text1"/>
          <w:szCs w:val="28"/>
        </w:rPr>
      </w:pPr>
      <w:bookmarkStart w:id="4101" w:name="_Toc514516003"/>
      <w:del w:id="4102" w:author="пользователь Microsoft Office" w:date="2018-05-22T16:51:00Z">
        <w:r w:rsidRPr="005F7A4D" w:rsidDel="00D84495">
          <w:rPr>
            <w:color w:val="000000" w:themeColor="text1"/>
            <w:szCs w:val="28"/>
          </w:rPr>
          <w:delText xml:space="preserve">парсинг байт-кода </w:delText>
        </w:r>
        <w:r w:rsidR="001749C9" w:rsidRPr="005F7A4D" w:rsidDel="00D84495">
          <w:rPr>
            <w:color w:val="000000" w:themeColor="text1"/>
            <w:szCs w:val="28"/>
          </w:rPr>
          <w:delText xml:space="preserve">в </w:delText>
        </w:r>
        <w:r w:rsidR="00081D6E" w:rsidRPr="005F7A4D" w:rsidDel="00D84495">
          <w:rPr>
            <w:color w:val="000000" w:themeColor="text1"/>
            <w:szCs w:val="28"/>
          </w:rPr>
          <w:delText xml:space="preserve">файлы в </w:delText>
        </w:r>
        <w:r w:rsidR="00081D6E" w:rsidRPr="005F7A4D" w:rsidDel="00D84495">
          <w:rPr>
            <w:color w:val="000000" w:themeColor="text1"/>
            <w:szCs w:val="28"/>
            <w:lang w:val="en-GB"/>
          </w:rPr>
          <w:delText>JSON</w:delText>
        </w:r>
        <w:r w:rsidR="00081D6E" w:rsidRPr="00CC0463" w:rsidDel="00D84495">
          <w:rPr>
            <w:color w:val="000000" w:themeColor="text1"/>
            <w:szCs w:val="28"/>
          </w:rPr>
          <w:delText xml:space="preserve"> </w:delText>
        </w:r>
        <w:r w:rsidR="00081D6E" w:rsidRPr="005F7A4D" w:rsidDel="00D84495">
          <w:rPr>
            <w:color w:val="000000" w:themeColor="text1"/>
            <w:szCs w:val="28"/>
          </w:rPr>
          <w:delText xml:space="preserve">формате с </w:delText>
        </w:r>
        <w:r w:rsidR="001749C9" w:rsidRPr="005F7A4D" w:rsidDel="00D84495">
          <w:rPr>
            <w:color w:val="000000" w:themeColor="text1"/>
            <w:szCs w:val="28"/>
          </w:rPr>
          <w:delText>набор</w:delText>
        </w:r>
        <w:r w:rsidR="00081D6E" w:rsidRPr="005F7A4D" w:rsidDel="00D84495">
          <w:rPr>
            <w:color w:val="000000" w:themeColor="text1"/>
            <w:szCs w:val="28"/>
          </w:rPr>
          <w:delText>ом</w:delText>
        </w:r>
        <w:r w:rsidR="001E5B87" w:rsidRPr="005F7A4D" w:rsidDel="00D84495">
          <w:rPr>
            <w:color w:val="000000" w:themeColor="text1"/>
            <w:szCs w:val="28"/>
          </w:rPr>
          <w:delText xml:space="preserve"> </w:delText>
        </w:r>
        <w:r w:rsidR="001E5B87" w:rsidRPr="005F7A4D" w:rsidDel="00D84495">
          <w:rPr>
            <w:color w:val="000000" w:themeColor="text1"/>
            <w:szCs w:val="28"/>
            <w:lang w:val="en-GB"/>
          </w:rPr>
          <w:delText>JVM</w:delText>
        </w:r>
        <w:r w:rsidR="001E5B87" w:rsidRPr="00CC0463" w:rsidDel="00D84495">
          <w:rPr>
            <w:color w:val="000000" w:themeColor="text1"/>
            <w:szCs w:val="28"/>
          </w:rPr>
          <w:delText>-</w:delText>
        </w:r>
        <w:r w:rsidR="00081D6E" w:rsidRPr="005F7A4D" w:rsidDel="00D84495">
          <w:rPr>
            <w:color w:val="000000" w:themeColor="text1"/>
            <w:szCs w:val="28"/>
          </w:rPr>
          <w:delText>инструкций</w:delText>
        </w:r>
        <w:r w:rsidR="001E5B87" w:rsidRPr="00CC0463" w:rsidDel="00D84495">
          <w:rPr>
            <w:color w:val="000000" w:themeColor="text1"/>
            <w:szCs w:val="28"/>
          </w:rPr>
          <w:delText>;</w:delText>
        </w:r>
        <w:bookmarkStart w:id="4103" w:name="_Toc514774254"/>
        <w:bookmarkEnd w:id="4101"/>
        <w:bookmarkEnd w:id="4103"/>
      </w:del>
    </w:p>
    <w:p w14:paraId="58C835C8" w14:textId="6311DC9C" w:rsidR="00533BD0" w:rsidRPr="005F7A4D" w:rsidDel="00D84495" w:rsidRDefault="002A1255" w:rsidP="00D84495">
      <w:pPr>
        <w:pStyle w:val="a3"/>
        <w:numPr>
          <w:ilvl w:val="1"/>
          <w:numId w:val="5"/>
        </w:numPr>
        <w:tabs>
          <w:tab w:val="left" w:pos="567"/>
          <w:tab w:val="center" w:pos="1418"/>
          <w:tab w:val="left" w:pos="1560"/>
        </w:tabs>
        <w:spacing w:after="120" w:line="360" w:lineRule="auto"/>
        <w:ind w:left="993" w:hanging="426"/>
        <w:outlineLvl w:val="0"/>
        <w:rPr>
          <w:del w:id="4104" w:author="пользователь Microsoft Office" w:date="2018-05-22T16:51:00Z"/>
          <w:color w:val="000000" w:themeColor="text1"/>
          <w:szCs w:val="28"/>
        </w:rPr>
        <w:pPrChange w:id="4105" w:author="пользователь Microsoft Office" w:date="2018-05-22T16:51:00Z">
          <w:pPr>
            <w:pStyle w:val="a3"/>
            <w:numPr>
              <w:ilvl w:val="1"/>
              <w:numId w:val="5"/>
            </w:numPr>
            <w:tabs>
              <w:tab w:val="left" w:pos="567"/>
              <w:tab w:val="center" w:pos="1418"/>
              <w:tab w:val="left" w:pos="1560"/>
            </w:tabs>
            <w:spacing w:after="120" w:line="360" w:lineRule="auto"/>
            <w:ind w:left="993" w:hanging="426"/>
            <w:outlineLvl w:val="0"/>
          </w:pPr>
        </w:pPrChange>
      </w:pPr>
      <w:bookmarkStart w:id="4106" w:name="_Toc514516004"/>
      <w:bookmarkStart w:id="4107" w:name="_Toc514774255"/>
      <w:r w:rsidRPr="005F7A4D">
        <w:rPr>
          <w:color w:val="000000" w:themeColor="text1"/>
          <w:szCs w:val="28"/>
        </w:rPr>
        <w:t xml:space="preserve">факторизация деревьев разбора </w:t>
      </w:r>
      <w:del w:id="4108" w:author="пользователь Microsoft Office" w:date="2018-05-22T16:51:00Z">
        <w:r w:rsidRPr="005F7A4D" w:rsidDel="00D84495">
          <w:rPr>
            <w:color w:val="000000" w:themeColor="text1"/>
            <w:szCs w:val="28"/>
            <w:lang w:val="en-GB"/>
          </w:rPr>
          <w:delText>PSI</w:delText>
        </w:r>
        <w:r w:rsidRPr="00CC0463" w:rsidDel="00D84495">
          <w:rPr>
            <w:color w:val="000000" w:themeColor="text1"/>
            <w:szCs w:val="28"/>
          </w:rPr>
          <w:delText xml:space="preserve"> </w:delText>
        </w:r>
      </w:del>
      <w:r w:rsidRPr="005F7A4D">
        <w:rPr>
          <w:color w:val="000000" w:themeColor="text1"/>
          <w:szCs w:val="28"/>
        </w:rPr>
        <w:t xml:space="preserve">и байт-кода путем разложения на </w:t>
      </w:r>
      <w:r w:rsidRPr="005F7A4D">
        <w:rPr>
          <w:color w:val="000000" w:themeColor="text1"/>
          <w:szCs w:val="28"/>
          <w:lang w:val="en-GB"/>
        </w:rPr>
        <w:t>n</w:t>
      </w:r>
      <w:r w:rsidRPr="00CC0463">
        <w:rPr>
          <w:color w:val="000000" w:themeColor="text1"/>
          <w:szCs w:val="28"/>
        </w:rPr>
        <w:t>-</w:t>
      </w:r>
      <w:r w:rsidRPr="005F7A4D">
        <w:rPr>
          <w:color w:val="000000" w:themeColor="text1"/>
          <w:szCs w:val="28"/>
        </w:rPr>
        <w:t>граммы</w:t>
      </w:r>
      <w:r w:rsidRPr="00CC0463">
        <w:rPr>
          <w:color w:val="000000" w:themeColor="text1"/>
          <w:szCs w:val="28"/>
        </w:rPr>
        <w:t>;</w:t>
      </w:r>
      <w:bookmarkEnd w:id="4106"/>
      <w:bookmarkEnd w:id="4107"/>
      <w:ins w:id="4109" w:author="пользователь Microsoft Office" w:date="2018-05-22T16:51:00Z">
        <w:r w:rsidR="00D84495" w:rsidRPr="005F7A4D" w:rsidDel="00D84495">
          <w:rPr>
            <w:color w:val="000000" w:themeColor="text1"/>
            <w:szCs w:val="28"/>
          </w:rPr>
          <w:t xml:space="preserve"> </w:t>
        </w:r>
      </w:ins>
    </w:p>
    <w:p w14:paraId="127621A0" w14:textId="5E793698" w:rsidR="002A1255" w:rsidRPr="005F7A4D" w:rsidRDefault="002A1255" w:rsidP="00D84495">
      <w:pPr>
        <w:pStyle w:val="a3"/>
        <w:numPr>
          <w:ilvl w:val="1"/>
          <w:numId w:val="5"/>
        </w:numPr>
        <w:tabs>
          <w:tab w:val="left" w:pos="567"/>
          <w:tab w:val="center" w:pos="1418"/>
          <w:tab w:val="left" w:pos="1560"/>
        </w:tabs>
        <w:spacing w:after="120" w:line="360" w:lineRule="auto"/>
        <w:ind w:left="993" w:hanging="426"/>
        <w:outlineLvl w:val="0"/>
        <w:rPr>
          <w:color w:val="000000" w:themeColor="text1"/>
          <w:szCs w:val="28"/>
        </w:rPr>
      </w:pPr>
      <w:bookmarkStart w:id="4110" w:name="_Toc514516005"/>
      <w:commentRangeStart w:id="4111"/>
      <w:del w:id="4112" w:author="пользователь Microsoft Office" w:date="2018-05-22T16:51:00Z">
        <w:r w:rsidRPr="005F7A4D" w:rsidDel="00D84495">
          <w:rPr>
            <w:color w:val="000000" w:themeColor="text1"/>
            <w:szCs w:val="28"/>
          </w:rPr>
          <w:delText xml:space="preserve">отсечение предположительно малоинформативных </w:delText>
        </w:r>
        <w:r w:rsidRPr="005F7A4D" w:rsidDel="00D84495">
          <w:rPr>
            <w:color w:val="000000" w:themeColor="text1"/>
            <w:szCs w:val="28"/>
            <w:lang w:val="en-GB"/>
          </w:rPr>
          <w:delText>n</w:delText>
        </w:r>
        <w:r w:rsidRPr="00CC0463" w:rsidDel="00D84495">
          <w:rPr>
            <w:color w:val="000000" w:themeColor="text1"/>
            <w:szCs w:val="28"/>
          </w:rPr>
          <w:delText>-</w:delText>
        </w:r>
        <w:r w:rsidRPr="005F7A4D" w:rsidDel="00D84495">
          <w:rPr>
            <w:color w:val="000000" w:themeColor="text1"/>
            <w:szCs w:val="28"/>
          </w:rPr>
          <w:delText>грамм (с начала и конца частотного списка) из факторизованных представлений</w:delText>
        </w:r>
        <w:r w:rsidRPr="00CC0463" w:rsidDel="00D84495">
          <w:rPr>
            <w:color w:val="000000" w:themeColor="text1"/>
            <w:szCs w:val="28"/>
          </w:rPr>
          <w:delText>;</w:delText>
        </w:r>
        <w:bookmarkEnd w:id="4110"/>
        <w:commentRangeEnd w:id="4111"/>
        <w:r w:rsidR="00153059" w:rsidDel="00D84495">
          <w:rPr>
            <w:rStyle w:val="af3"/>
            <w:rFonts w:asciiTheme="minorHAnsi" w:eastAsiaTheme="minorHAnsi" w:hAnsiTheme="minorHAnsi" w:cstheme="minorBidi"/>
            <w:lang w:eastAsia="en-US"/>
          </w:rPr>
          <w:commentReference w:id="4111"/>
        </w:r>
      </w:del>
      <w:bookmarkStart w:id="4113" w:name="_Toc514774256"/>
      <w:bookmarkEnd w:id="4113"/>
    </w:p>
    <w:p w14:paraId="2EF3116E" w14:textId="460D608F" w:rsidR="003515C7" w:rsidRPr="005F7A4D" w:rsidDel="00D84495" w:rsidRDefault="005E0591" w:rsidP="005C2257">
      <w:pPr>
        <w:pStyle w:val="a3"/>
        <w:numPr>
          <w:ilvl w:val="1"/>
          <w:numId w:val="5"/>
        </w:numPr>
        <w:tabs>
          <w:tab w:val="left" w:pos="567"/>
          <w:tab w:val="center" w:pos="1418"/>
          <w:tab w:val="left" w:pos="1560"/>
        </w:tabs>
        <w:spacing w:after="120" w:line="360" w:lineRule="auto"/>
        <w:ind w:left="993" w:hanging="426"/>
        <w:outlineLvl w:val="0"/>
        <w:rPr>
          <w:del w:id="4114" w:author="пользователь Microsoft Office" w:date="2018-05-22T16:52:00Z"/>
          <w:color w:val="000000" w:themeColor="text1"/>
          <w:szCs w:val="28"/>
        </w:rPr>
      </w:pPr>
      <w:bookmarkStart w:id="4115" w:name="_Toc514516006"/>
      <w:del w:id="4116" w:author="пользователь Microsoft Office" w:date="2018-05-22T16:52:00Z">
        <w:r w:rsidRPr="005F7A4D" w:rsidDel="00D84495">
          <w:rPr>
            <w:color w:val="000000" w:themeColor="text1"/>
            <w:szCs w:val="28"/>
          </w:rPr>
          <w:delText>формирование набора данных в формате для алгоритмов машинного обучения из факторизованных представлений</w:delText>
        </w:r>
        <w:r w:rsidRPr="00CC0463" w:rsidDel="00D84495">
          <w:rPr>
            <w:color w:val="000000" w:themeColor="text1"/>
            <w:szCs w:val="28"/>
          </w:rPr>
          <w:delText>;</w:delText>
        </w:r>
        <w:bookmarkStart w:id="4117" w:name="_Toc514774257"/>
        <w:bookmarkEnd w:id="4115"/>
        <w:bookmarkEnd w:id="4117"/>
      </w:del>
    </w:p>
    <w:p w14:paraId="255CC435" w14:textId="417619C2" w:rsidR="005E0591" w:rsidRPr="005F7A4D" w:rsidRDefault="005E0591" w:rsidP="005C2257">
      <w:pPr>
        <w:pStyle w:val="a3"/>
        <w:numPr>
          <w:ilvl w:val="1"/>
          <w:numId w:val="5"/>
        </w:numPr>
        <w:tabs>
          <w:tab w:val="left" w:pos="567"/>
          <w:tab w:val="center" w:pos="1418"/>
          <w:tab w:val="left" w:pos="1560"/>
        </w:tabs>
        <w:spacing w:after="120" w:line="360" w:lineRule="auto"/>
        <w:ind w:left="993" w:hanging="426"/>
        <w:outlineLvl w:val="0"/>
        <w:rPr>
          <w:color w:val="000000" w:themeColor="text1"/>
          <w:szCs w:val="28"/>
        </w:rPr>
      </w:pPr>
      <w:bookmarkStart w:id="4118" w:name="_Toc514516007"/>
      <w:bookmarkStart w:id="4119" w:name="_Toc514774258"/>
      <w:r w:rsidRPr="005F7A4D">
        <w:rPr>
          <w:color w:val="000000" w:themeColor="text1"/>
          <w:szCs w:val="28"/>
        </w:rPr>
        <w:t xml:space="preserve">запуск </w:t>
      </w:r>
      <w:proofErr w:type="spellStart"/>
      <w:r w:rsidRPr="005F7A4D">
        <w:rPr>
          <w:color w:val="000000" w:themeColor="text1"/>
          <w:szCs w:val="28"/>
        </w:rPr>
        <w:t>автоэнкодера</w:t>
      </w:r>
      <w:proofErr w:type="spellEnd"/>
      <w:r w:rsidRPr="005F7A4D">
        <w:rPr>
          <w:color w:val="000000" w:themeColor="text1"/>
          <w:szCs w:val="28"/>
        </w:rPr>
        <w:t xml:space="preserve"> на подготовленных наборах данных</w:t>
      </w:r>
      <w:r w:rsidR="00934806" w:rsidRPr="005F7A4D">
        <w:rPr>
          <w:color w:val="000000" w:themeColor="text1"/>
          <w:szCs w:val="28"/>
        </w:rPr>
        <w:t>;</w:t>
      </w:r>
      <w:bookmarkEnd w:id="4118"/>
      <w:bookmarkEnd w:id="4119"/>
    </w:p>
    <w:p w14:paraId="6AC6F720" w14:textId="2AE2DFB8" w:rsidR="00934806" w:rsidRPr="005F7A4D" w:rsidDel="00D84495" w:rsidRDefault="005E0591" w:rsidP="005C2257">
      <w:pPr>
        <w:pStyle w:val="a3"/>
        <w:numPr>
          <w:ilvl w:val="1"/>
          <w:numId w:val="5"/>
        </w:numPr>
        <w:tabs>
          <w:tab w:val="left" w:pos="567"/>
          <w:tab w:val="center" w:pos="1418"/>
          <w:tab w:val="left" w:pos="1560"/>
        </w:tabs>
        <w:spacing w:after="120" w:line="360" w:lineRule="auto"/>
        <w:ind w:left="993" w:hanging="426"/>
        <w:outlineLvl w:val="0"/>
        <w:rPr>
          <w:del w:id="4120" w:author="пользователь Microsoft Office" w:date="2018-05-22T16:52:00Z"/>
          <w:color w:val="000000" w:themeColor="text1"/>
          <w:szCs w:val="28"/>
        </w:rPr>
      </w:pPr>
      <w:bookmarkStart w:id="4121" w:name="_Toc514516008"/>
      <w:del w:id="4122" w:author="пользователь Microsoft Office" w:date="2018-05-22T16:52:00Z">
        <w:r w:rsidRPr="005F7A4D" w:rsidDel="00D84495">
          <w:rPr>
            <w:color w:val="000000" w:themeColor="text1"/>
            <w:szCs w:val="28"/>
          </w:rPr>
          <w:delText>осуществление отбора примеров в соответствии с полученными разностями между входными и выходными векторами автоэнкодера</w:delText>
        </w:r>
        <w:r w:rsidR="00115544" w:rsidRPr="005F7A4D" w:rsidDel="00D84495">
          <w:rPr>
            <w:color w:val="000000" w:themeColor="text1"/>
            <w:szCs w:val="28"/>
          </w:rPr>
          <w:delText xml:space="preserve"> (формирование списка аномалий)</w:delText>
        </w:r>
        <w:r w:rsidR="00934806" w:rsidRPr="005F7A4D" w:rsidDel="00D84495">
          <w:rPr>
            <w:color w:val="000000" w:themeColor="text1"/>
            <w:szCs w:val="28"/>
          </w:rPr>
          <w:delText>;</w:delText>
        </w:r>
        <w:bookmarkStart w:id="4123" w:name="_Toc514774259"/>
        <w:bookmarkEnd w:id="4121"/>
        <w:bookmarkEnd w:id="4123"/>
      </w:del>
    </w:p>
    <w:p w14:paraId="38B34664" w14:textId="3FBA5856" w:rsidR="00934806" w:rsidDel="00772CBA" w:rsidRDefault="00934806" w:rsidP="00772CBA">
      <w:pPr>
        <w:pStyle w:val="a3"/>
        <w:numPr>
          <w:ilvl w:val="1"/>
          <w:numId w:val="5"/>
        </w:numPr>
        <w:tabs>
          <w:tab w:val="left" w:pos="567"/>
          <w:tab w:val="center" w:pos="1418"/>
          <w:tab w:val="left" w:pos="1560"/>
        </w:tabs>
        <w:spacing w:after="120" w:line="360" w:lineRule="auto"/>
        <w:ind w:left="993" w:hanging="426"/>
        <w:outlineLvl w:val="0"/>
        <w:rPr>
          <w:del w:id="4124" w:author="пользователь Microsoft Office" w:date="2018-05-22T16:53:00Z"/>
          <w:color w:val="000000" w:themeColor="text1"/>
          <w:szCs w:val="28"/>
        </w:rPr>
      </w:pPr>
      <w:bookmarkStart w:id="4125" w:name="_Toc514516009"/>
      <w:del w:id="4126" w:author="пользователь Microsoft Office" w:date="2018-05-22T16:52:00Z">
        <w:r w:rsidRPr="005F7A4D" w:rsidDel="00D84495">
          <w:rPr>
            <w:color w:val="000000" w:themeColor="text1"/>
            <w:szCs w:val="28"/>
          </w:rPr>
          <w:delText>вычисление для аномалий по каждому источнику разностей «чисел аномальности» и формирование списка условных аномалий</w:delText>
        </w:r>
      </w:del>
      <w:bookmarkStart w:id="4127" w:name="_Toc514774260"/>
      <w:ins w:id="4128" w:author="пользователь Microsoft Office" w:date="2018-05-22T16:52:00Z">
        <w:r w:rsidR="00D84495">
          <w:rPr>
            <w:color w:val="000000" w:themeColor="text1"/>
            <w:szCs w:val="28"/>
          </w:rPr>
          <w:t>отбор примеров и формирование условных аномалий</w:t>
        </w:r>
      </w:ins>
      <w:r w:rsidRPr="00CC0463">
        <w:rPr>
          <w:color w:val="000000" w:themeColor="text1"/>
          <w:szCs w:val="28"/>
        </w:rPr>
        <w:t>;</w:t>
      </w:r>
      <w:bookmarkEnd w:id="4125"/>
      <w:bookmarkEnd w:id="4127"/>
    </w:p>
    <w:p w14:paraId="31B30933" w14:textId="77777777" w:rsidR="00772CBA" w:rsidRPr="005F7A4D" w:rsidRDefault="00772CBA" w:rsidP="005C2257">
      <w:pPr>
        <w:pStyle w:val="a3"/>
        <w:numPr>
          <w:ilvl w:val="1"/>
          <w:numId w:val="5"/>
        </w:numPr>
        <w:tabs>
          <w:tab w:val="left" w:pos="567"/>
          <w:tab w:val="center" w:pos="1418"/>
          <w:tab w:val="left" w:pos="1560"/>
        </w:tabs>
        <w:spacing w:after="120" w:line="360" w:lineRule="auto"/>
        <w:ind w:left="993" w:hanging="426"/>
        <w:outlineLvl w:val="0"/>
        <w:rPr>
          <w:ins w:id="4129" w:author="пользователь Microsoft Office" w:date="2018-05-22T16:53:00Z"/>
          <w:color w:val="000000" w:themeColor="text1"/>
          <w:szCs w:val="28"/>
        </w:rPr>
      </w:pPr>
      <w:bookmarkStart w:id="4130" w:name="_Toc514774261"/>
      <w:bookmarkEnd w:id="4130"/>
    </w:p>
    <w:p w14:paraId="3F3BB348" w14:textId="5580D650" w:rsidR="002D4E03" w:rsidRPr="00772CBA" w:rsidRDefault="005C2422" w:rsidP="00772CBA">
      <w:pPr>
        <w:pStyle w:val="a3"/>
        <w:numPr>
          <w:ilvl w:val="1"/>
          <w:numId w:val="5"/>
        </w:numPr>
        <w:tabs>
          <w:tab w:val="left" w:pos="567"/>
          <w:tab w:val="center" w:pos="1418"/>
          <w:tab w:val="left" w:pos="1560"/>
        </w:tabs>
        <w:spacing w:after="120" w:line="360" w:lineRule="auto"/>
        <w:ind w:left="993" w:hanging="426"/>
        <w:outlineLvl w:val="0"/>
        <w:rPr>
          <w:color w:val="000000" w:themeColor="text1"/>
          <w:szCs w:val="28"/>
        </w:rPr>
      </w:pPr>
      <w:bookmarkStart w:id="4131" w:name="_Toc514516010"/>
      <w:bookmarkStart w:id="4132" w:name="_Toc514774262"/>
      <w:r w:rsidRPr="00772CBA">
        <w:rPr>
          <w:color w:val="000000" w:themeColor="text1"/>
          <w:szCs w:val="28"/>
        </w:rPr>
        <w:t>оценивание предоставленных аномалий и их классов (в виде веб-сайта</w:t>
      </w:r>
      <w:r w:rsidR="00AB4549" w:rsidRPr="005F7A4D">
        <w:rPr>
          <w:rStyle w:val="af2"/>
          <w:color w:val="000000" w:themeColor="text1"/>
          <w:szCs w:val="28"/>
        </w:rPr>
        <w:footnoteReference w:id="27"/>
      </w:r>
      <w:r w:rsidRPr="00772CBA">
        <w:rPr>
          <w:color w:val="000000" w:themeColor="text1"/>
          <w:szCs w:val="28"/>
        </w:rPr>
        <w:t>).</w:t>
      </w:r>
      <w:bookmarkEnd w:id="4131"/>
      <w:bookmarkEnd w:id="4132"/>
    </w:p>
    <w:p w14:paraId="53572750" w14:textId="53FA387E" w:rsidR="00CE032C" w:rsidRPr="005F7A4D" w:rsidDel="00B91385" w:rsidRDefault="00F1036E" w:rsidP="002E3FE7">
      <w:pPr>
        <w:pStyle w:val="a3"/>
        <w:tabs>
          <w:tab w:val="left" w:pos="709"/>
          <w:tab w:val="left" w:pos="1418"/>
          <w:tab w:val="left" w:pos="1560"/>
        </w:tabs>
        <w:spacing w:after="120" w:line="360" w:lineRule="auto"/>
        <w:outlineLvl w:val="0"/>
        <w:rPr>
          <w:del w:id="4133" w:author="пользователь Microsoft Office" w:date="2018-05-22T16:53:00Z"/>
          <w:color w:val="000000" w:themeColor="text1"/>
          <w:szCs w:val="28"/>
        </w:rPr>
      </w:pPr>
      <w:bookmarkStart w:id="4134" w:name="_Toc514516011"/>
      <w:del w:id="4135" w:author="пользователь Microsoft Office" w:date="2018-05-22T16:53:00Z">
        <w:r w:rsidRPr="005F7A4D" w:rsidDel="00B91385">
          <w:rPr>
            <w:color w:val="000000" w:themeColor="text1"/>
            <w:szCs w:val="28"/>
          </w:rPr>
          <w:delText>Исходный код всех разработанных инструментов был</w:delText>
        </w:r>
        <w:r w:rsidR="002D4E03" w:rsidRPr="005F7A4D" w:rsidDel="00B91385">
          <w:rPr>
            <w:color w:val="000000" w:themeColor="text1"/>
            <w:szCs w:val="28"/>
          </w:rPr>
          <w:delText xml:space="preserve"> </w:delText>
        </w:r>
        <w:r w:rsidR="00713AEA" w:rsidRPr="005F7A4D" w:rsidDel="00B91385">
          <w:rPr>
            <w:color w:val="000000" w:themeColor="text1"/>
            <w:szCs w:val="28"/>
          </w:rPr>
          <w:delText>опубликованы</w:delText>
        </w:r>
        <w:r w:rsidR="002D4E03" w:rsidRPr="005F7A4D" w:rsidDel="00B91385">
          <w:rPr>
            <w:color w:val="000000" w:themeColor="text1"/>
            <w:szCs w:val="28"/>
          </w:rPr>
          <w:delText xml:space="preserve"> на </w:delText>
        </w:r>
        <w:commentRangeStart w:id="4136"/>
        <w:r w:rsidR="002D4E03" w:rsidRPr="005F7A4D" w:rsidDel="00B91385">
          <w:rPr>
            <w:color w:val="000000" w:themeColor="text1"/>
            <w:szCs w:val="28"/>
          </w:rPr>
          <w:delText>ресурс</w:delText>
        </w:r>
        <w:r w:rsidR="00EC6F16" w:rsidRPr="005F7A4D" w:rsidDel="00B91385">
          <w:rPr>
            <w:color w:val="000000" w:themeColor="text1"/>
            <w:szCs w:val="28"/>
          </w:rPr>
          <w:delText>е</w:delText>
        </w:r>
        <w:r w:rsidR="002D4E03" w:rsidRPr="005F7A4D" w:rsidDel="00B91385">
          <w:rPr>
            <w:color w:val="000000" w:themeColor="text1"/>
            <w:szCs w:val="28"/>
          </w:rPr>
          <w:delText xml:space="preserve"> </w:delText>
        </w:r>
        <w:r w:rsidR="002D4E03" w:rsidRPr="005F7A4D" w:rsidDel="00B91385">
          <w:rPr>
            <w:color w:val="000000" w:themeColor="text1"/>
            <w:szCs w:val="28"/>
            <w:lang w:val="en-GB"/>
          </w:rPr>
          <w:delText>GitHub</w:delText>
        </w:r>
      </w:del>
      <w:del w:id="4137" w:author="пользователь Microsoft Office" w:date="2018-05-22T16:43:00Z">
        <w:r w:rsidR="00F862EC" w:rsidRPr="005F7A4D" w:rsidDel="0038108D">
          <w:rPr>
            <w:rStyle w:val="af2"/>
            <w:color w:val="000000" w:themeColor="text1"/>
            <w:szCs w:val="28"/>
            <w:lang w:val="en-GB"/>
          </w:rPr>
          <w:footnoteReference w:id="28"/>
        </w:r>
      </w:del>
      <w:commentRangeEnd w:id="4136"/>
      <w:del w:id="4140" w:author="пользователь Microsoft Office" w:date="2018-05-22T16:53:00Z">
        <w:r w:rsidR="00153059" w:rsidDel="00B91385">
          <w:rPr>
            <w:rStyle w:val="af3"/>
            <w:rFonts w:asciiTheme="minorHAnsi" w:eastAsiaTheme="minorHAnsi" w:hAnsiTheme="minorHAnsi" w:cstheme="minorBidi"/>
            <w:lang w:eastAsia="en-US"/>
          </w:rPr>
          <w:commentReference w:id="4136"/>
        </w:r>
        <w:r w:rsidR="002D4E03" w:rsidRPr="005F7A4D" w:rsidDel="00B91385">
          <w:rPr>
            <w:color w:val="000000" w:themeColor="text1"/>
            <w:szCs w:val="28"/>
          </w:rPr>
          <w:delText>.</w:delText>
        </w:r>
        <w:r w:rsidR="006275DB" w:rsidRPr="005F7A4D" w:rsidDel="00B91385">
          <w:rPr>
            <w:color w:val="000000" w:themeColor="text1"/>
            <w:szCs w:val="28"/>
          </w:rPr>
          <w:delText xml:space="preserve"> В каждом репозитории содержится подробное описан</w:delText>
        </w:r>
        <w:r w:rsidR="00533962" w:rsidRPr="005F7A4D" w:rsidDel="00B91385">
          <w:rPr>
            <w:color w:val="000000" w:themeColor="text1"/>
            <w:szCs w:val="28"/>
          </w:rPr>
          <w:delText>ие работы инструмента</w:delText>
        </w:r>
        <w:r w:rsidR="006275DB" w:rsidRPr="005F7A4D" w:rsidDel="00B91385">
          <w:rPr>
            <w:color w:val="000000" w:themeColor="text1"/>
            <w:szCs w:val="28"/>
          </w:rPr>
          <w:delText>, формат в</w:delText>
        </w:r>
        <w:r w:rsidR="00352799" w:rsidRPr="005F7A4D" w:rsidDel="00B91385">
          <w:rPr>
            <w:color w:val="000000" w:themeColor="text1"/>
            <w:szCs w:val="28"/>
          </w:rPr>
          <w:delText>ходных и выходных данных и пример</w:delText>
        </w:r>
        <w:r w:rsidR="0080784F" w:rsidRPr="005F7A4D" w:rsidDel="00B91385">
          <w:rPr>
            <w:color w:val="000000" w:themeColor="text1"/>
            <w:szCs w:val="28"/>
          </w:rPr>
          <w:delText>ы</w:delText>
        </w:r>
        <w:r w:rsidR="00352799" w:rsidRPr="005F7A4D" w:rsidDel="00B91385">
          <w:rPr>
            <w:color w:val="000000" w:themeColor="text1"/>
            <w:szCs w:val="28"/>
          </w:rPr>
          <w:delText xml:space="preserve"> команды запуска.</w:delText>
        </w:r>
        <w:bookmarkEnd w:id="4134"/>
      </w:del>
    </w:p>
    <w:p w14:paraId="025BAB89" w14:textId="77777777" w:rsidR="00431A30" w:rsidRPr="005F7A4D" w:rsidRDefault="00CE032C" w:rsidP="002E3FE7">
      <w:pPr>
        <w:pStyle w:val="a3"/>
        <w:tabs>
          <w:tab w:val="left" w:pos="709"/>
          <w:tab w:val="left" w:pos="1418"/>
          <w:tab w:val="left" w:pos="1560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4141" w:name="_Toc514516012"/>
      <w:bookmarkStart w:id="4142" w:name="_Toc514774263"/>
      <w:r w:rsidRPr="005F7A4D">
        <w:rPr>
          <w:color w:val="000000" w:themeColor="text1"/>
          <w:szCs w:val="28"/>
        </w:rPr>
        <w:t>С использованием разработанного инструментария было проведено два исследования: на малом и большом наборе</w:t>
      </w:r>
      <w:r w:rsidR="005D28A5" w:rsidRPr="005F7A4D">
        <w:rPr>
          <w:color w:val="000000" w:themeColor="text1"/>
          <w:szCs w:val="28"/>
        </w:rPr>
        <w:t xml:space="preserve"> данных</w:t>
      </w:r>
      <w:r w:rsidRPr="005F7A4D">
        <w:rPr>
          <w:color w:val="000000" w:themeColor="text1"/>
          <w:szCs w:val="28"/>
        </w:rPr>
        <w:t>.</w:t>
      </w:r>
      <w:bookmarkEnd w:id="4141"/>
      <w:bookmarkEnd w:id="4142"/>
    </w:p>
    <w:p w14:paraId="148D7C20" w14:textId="0A3CE5B1" w:rsidR="00431A30" w:rsidRPr="005F7A4D" w:rsidRDefault="00431A30" w:rsidP="002E3FE7">
      <w:pPr>
        <w:pStyle w:val="a3"/>
        <w:tabs>
          <w:tab w:val="left" w:pos="709"/>
          <w:tab w:val="left" w:pos="1418"/>
          <w:tab w:val="left" w:pos="1560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4143" w:name="_Toc514516013"/>
      <w:bookmarkStart w:id="4144" w:name="_Toc514774264"/>
      <w:r w:rsidR="001043F4" w:rsidRPr="005F7A4D">
        <w:rPr>
          <w:color w:val="000000" w:themeColor="text1"/>
          <w:szCs w:val="28"/>
        </w:rPr>
        <w:t>По результатам первого исследования было найдено 513 примеров-аномалий</w:t>
      </w:r>
      <w:r w:rsidR="007E50D2" w:rsidRPr="005F7A4D">
        <w:rPr>
          <w:color w:val="000000" w:themeColor="text1"/>
          <w:szCs w:val="28"/>
        </w:rPr>
        <w:t xml:space="preserve">, они были классифицированы и переданы разработчикам </w:t>
      </w:r>
      <w:proofErr w:type="spellStart"/>
      <w:r w:rsidR="007E50D2" w:rsidRPr="005F7A4D">
        <w:rPr>
          <w:color w:val="000000" w:themeColor="text1"/>
          <w:szCs w:val="28"/>
          <w:lang w:val="en-GB"/>
        </w:rPr>
        <w:t>Kotlin</w:t>
      </w:r>
      <w:proofErr w:type="spellEnd"/>
      <w:r w:rsidR="007E50D2" w:rsidRPr="00CC0463">
        <w:rPr>
          <w:color w:val="000000" w:themeColor="text1"/>
          <w:szCs w:val="28"/>
        </w:rPr>
        <w:t xml:space="preserve"> для </w:t>
      </w:r>
      <w:r w:rsidR="007E50D2" w:rsidRPr="005F7A4D">
        <w:rPr>
          <w:color w:val="000000" w:themeColor="text1"/>
          <w:szCs w:val="28"/>
        </w:rPr>
        <w:t>экс</w:t>
      </w:r>
      <w:r w:rsidR="00733972" w:rsidRPr="005F7A4D">
        <w:rPr>
          <w:color w:val="000000" w:themeColor="text1"/>
          <w:szCs w:val="28"/>
        </w:rPr>
        <w:t>п</w:t>
      </w:r>
      <w:r w:rsidR="007E50D2" w:rsidRPr="005F7A4D">
        <w:rPr>
          <w:color w:val="000000" w:themeColor="text1"/>
          <w:szCs w:val="28"/>
        </w:rPr>
        <w:t>ертного оценивания.</w:t>
      </w:r>
      <w:r w:rsidRPr="005F7A4D">
        <w:rPr>
          <w:color w:val="000000" w:themeColor="text1"/>
          <w:szCs w:val="28"/>
        </w:rPr>
        <w:t xml:space="preserve"> 34 из 103 аномалий получили высокие оценки (4 и 5)</w:t>
      </w:r>
      <w:r w:rsidR="009F337E" w:rsidRPr="005F7A4D">
        <w:rPr>
          <w:color w:val="000000" w:themeColor="text1"/>
          <w:szCs w:val="28"/>
        </w:rPr>
        <w:t xml:space="preserve"> и были включены в тесты на производительность компилятора </w:t>
      </w:r>
      <w:proofErr w:type="spellStart"/>
      <w:r w:rsidR="009F337E" w:rsidRPr="005F7A4D">
        <w:rPr>
          <w:color w:val="000000" w:themeColor="text1"/>
          <w:szCs w:val="28"/>
          <w:lang w:val="en-GB"/>
        </w:rPr>
        <w:t>Kotlin</w:t>
      </w:r>
      <w:proofErr w:type="spellEnd"/>
      <w:r w:rsidR="009F337E" w:rsidRPr="00CC0463">
        <w:rPr>
          <w:color w:val="000000" w:themeColor="text1"/>
          <w:szCs w:val="28"/>
        </w:rPr>
        <w:t>.</w:t>
      </w:r>
      <w:bookmarkEnd w:id="4143"/>
      <w:bookmarkEnd w:id="4144"/>
    </w:p>
    <w:p w14:paraId="350B9440" w14:textId="51FA6896" w:rsidR="000D5478" w:rsidRPr="00CC0463" w:rsidRDefault="00431A30" w:rsidP="002E3FE7">
      <w:pPr>
        <w:pStyle w:val="a3"/>
        <w:tabs>
          <w:tab w:val="left" w:pos="709"/>
          <w:tab w:val="left" w:pos="1418"/>
          <w:tab w:val="left" w:pos="1560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4145" w:name="_Toc514516014"/>
      <w:bookmarkStart w:id="4146" w:name="_Toc514774265"/>
      <w:r w:rsidR="002274D4" w:rsidRPr="005F7A4D">
        <w:rPr>
          <w:color w:val="000000" w:themeColor="text1"/>
          <w:szCs w:val="28"/>
        </w:rPr>
        <w:t xml:space="preserve">По результатам второго исследования было получено </w:t>
      </w:r>
      <w:r w:rsidR="00D86971" w:rsidRPr="005F7A4D">
        <w:rPr>
          <w:color w:val="000000" w:themeColor="text1"/>
          <w:szCs w:val="28"/>
        </w:rPr>
        <w:t xml:space="preserve">5380 аномалий, на основе которых в соответствии с разностями «чисел </w:t>
      </w:r>
      <w:proofErr w:type="spellStart"/>
      <w:r w:rsidR="00D86971" w:rsidRPr="005F7A4D">
        <w:rPr>
          <w:color w:val="000000" w:themeColor="text1"/>
          <w:szCs w:val="28"/>
        </w:rPr>
        <w:t>аномальности</w:t>
      </w:r>
      <w:proofErr w:type="spellEnd"/>
      <w:r w:rsidR="00D86971" w:rsidRPr="005F7A4D">
        <w:rPr>
          <w:color w:val="000000" w:themeColor="text1"/>
          <w:szCs w:val="28"/>
        </w:rPr>
        <w:t>» было сформировано 38 условных аномалий</w:t>
      </w:r>
      <w:r w:rsidR="002E417D" w:rsidRPr="005F7A4D">
        <w:rPr>
          <w:color w:val="000000" w:themeColor="text1"/>
          <w:szCs w:val="28"/>
        </w:rPr>
        <w:t xml:space="preserve">, которые были переданы на детальное изучение </w:t>
      </w:r>
      <w:r w:rsidR="00081EDE" w:rsidRPr="005F7A4D">
        <w:rPr>
          <w:color w:val="000000" w:themeColor="text1"/>
          <w:szCs w:val="28"/>
        </w:rPr>
        <w:t xml:space="preserve">также </w:t>
      </w:r>
      <w:r w:rsidR="002E417D" w:rsidRPr="005F7A4D">
        <w:rPr>
          <w:color w:val="000000" w:themeColor="text1"/>
          <w:szCs w:val="28"/>
        </w:rPr>
        <w:t xml:space="preserve">разработчикам компилятора </w:t>
      </w:r>
      <w:proofErr w:type="spellStart"/>
      <w:r w:rsidR="002E417D" w:rsidRPr="005F7A4D">
        <w:rPr>
          <w:color w:val="000000" w:themeColor="text1"/>
          <w:szCs w:val="28"/>
          <w:lang w:val="en-GB"/>
        </w:rPr>
        <w:t>Kotlin</w:t>
      </w:r>
      <w:proofErr w:type="spellEnd"/>
      <w:r w:rsidR="002E417D" w:rsidRPr="00CC0463">
        <w:rPr>
          <w:color w:val="000000" w:themeColor="text1"/>
          <w:szCs w:val="28"/>
        </w:rPr>
        <w:t>.</w:t>
      </w:r>
      <w:bookmarkEnd w:id="4145"/>
      <w:bookmarkEnd w:id="4146"/>
    </w:p>
    <w:p w14:paraId="225F2E1D" w14:textId="77777777" w:rsidR="0069255A" w:rsidRPr="005F7A4D" w:rsidRDefault="000D5478" w:rsidP="002E3FE7">
      <w:pPr>
        <w:pStyle w:val="a3"/>
        <w:tabs>
          <w:tab w:val="left" w:pos="709"/>
          <w:tab w:val="left" w:pos="1418"/>
          <w:tab w:val="left" w:pos="1560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CC0463">
        <w:rPr>
          <w:color w:val="000000" w:themeColor="text1"/>
          <w:szCs w:val="28"/>
        </w:rPr>
        <w:tab/>
      </w:r>
      <w:bookmarkStart w:id="4147" w:name="_Toc514516015"/>
      <w:bookmarkStart w:id="4148" w:name="_Toc514774266"/>
      <w:r w:rsidRPr="00CC0463">
        <w:rPr>
          <w:color w:val="000000" w:themeColor="text1"/>
          <w:szCs w:val="28"/>
        </w:rPr>
        <w:t xml:space="preserve">На основе </w:t>
      </w:r>
      <w:r w:rsidRPr="005F7A4D">
        <w:rPr>
          <w:color w:val="000000" w:themeColor="text1"/>
          <w:szCs w:val="28"/>
        </w:rPr>
        <w:t xml:space="preserve">полученных оценок по результатам первого исследования можно сделать вывод о том, что предложенный подход </w:t>
      </w:r>
      <w:r w:rsidR="00B42468" w:rsidRPr="005F7A4D">
        <w:rPr>
          <w:color w:val="000000" w:themeColor="text1"/>
          <w:szCs w:val="28"/>
        </w:rPr>
        <w:t xml:space="preserve">можно успешно </w:t>
      </w:r>
      <w:r w:rsidR="00B42468" w:rsidRPr="005F7A4D">
        <w:rPr>
          <w:color w:val="000000" w:themeColor="text1"/>
          <w:szCs w:val="28"/>
        </w:rPr>
        <w:lastRenderedPageBreak/>
        <w:t xml:space="preserve">использовать для поиска аномалий как по исходному коду на </w:t>
      </w:r>
      <w:proofErr w:type="spellStart"/>
      <w:r w:rsidR="00B42468" w:rsidRPr="005F7A4D">
        <w:rPr>
          <w:color w:val="000000" w:themeColor="text1"/>
          <w:szCs w:val="28"/>
          <w:lang w:val="en-GB"/>
        </w:rPr>
        <w:t>Kotlin</w:t>
      </w:r>
      <w:proofErr w:type="spellEnd"/>
      <w:r w:rsidR="00B42468" w:rsidRPr="00CC0463">
        <w:rPr>
          <w:color w:val="000000" w:themeColor="text1"/>
          <w:szCs w:val="28"/>
        </w:rPr>
        <w:t xml:space="preserve">, так и по </w:t>
      </w:r>
      <w:r w:rsidR="00B42468" w:rsidRPr="005F7A4D">
        <w:rPr>
          <w:color w:val="000000" w:themeColor="text1"/>
          <w:szCs w:val="28"/>
        </w:rPr>
        <w:t>соответствующему сгенерированному байт-коду.</w:t>
      </w:r>
      <w:r w:rsidR="00FC0E63" w:rsidRPr="005F7A4D">
        <w:rPr>
          <w:color w:val="000000" w:themeColor="text1"/>
          <w:szCs w:val="28"/>
        </w:rPr>
        <w:t xml:space="preserve"> А факт того, что аномалии с высокими оценками были включены в тесты на производительность компилятора </w:t>
      </w:r>
      <w:proofErr w:type="spellStart"/>
      <w:proofErr w:type="gramStart"/>
      <w:r w:rsidR="00FC0E63" w:rsidRPr="005F7A4D">
        <w:rPr>
          <w:color w:val="000000" w:themeColor="text1"/>
          <w:szCs w:val="28"/>
          <w:lang w:val="en-GB"/>
        </w:rPr>
        <w:t>Kotlin</w:t>
      </w:r>
      <w:proofErr w:type="spellEnd"/>
      <w:proofErr w:type="gramEnd"/>
      <w:r w:rsidR="00B11C85" w:rsidRPr="00CC0463">
        <w:rPr>
          <w:color w:val="000000" w:themeColor="text1"/>
          <w:szCs w:val="28"/>
        </w:rPr>
        <w:t xml:space="preserve"> говорит о </w:t>
      </w:r>
      <w:r w:rsidR="00B11C85" w:rsidRPr="005F7A4D">
        <w:rPr>
          <w:color w:val="000000" w:themeColor="text1"/>
          <w:szCs w:val="28"/>
        </w:rPr>
        <w:t xml:space="preserve">том, что данные аномалии, полученные с помощью предложенного подхода, помогут в будущем </w:t>
      </w:r>
      <w:r w:rsidR="003C49E6" w:rsidRPr="005F7A4D">
        <w:rPr>
          <w:color w:val="000000" w:themeColor="text1"/>
          <w:szCs w:val="28"/>
        </w:rPr>
        <w:t xml:space="preserve">отслеживать производительность скомпилированных с помощью компилятора </w:t>
      </w:r>
      <w:proofErr w:type="spellStart"/>
      <w:r w:rsidR="003C49E6" w:rsidRPr="005F7A4D">
        <w:rPr>
          <w:color w:val="000000" w:themeColor="text1"/>
          <w:szCs w:val="28"/>
          <w:lang w:val="en-GB"/>
        </w:rPr>
        <w:t>Kotlin</w:t>
      </w:r>
      <w:proofErr w:type="spellEnd"/>
      <w:r w:rsidR="003C49E6" w:rsidRPr="00CC0463">
        <w:rPr>
          <w:color w:val="000000" w:themeColor="text1"/>
          <w:szCs w:val="28"/>
        </w:rPr>
        <w:t xml:space="preserve"> </w:t>
      </w:r>
      <w:r w:rsidR="003C49E6" w:rsidRPr="005F7A4D">
        <w:rPr>
          <w:color w:val="000000" w:themeColor="text1"/>
          <w:szCs w:val="28"/>
        </w:rPr>
        <w:t>программ</w:t>
      </w:r>
      <w:r w:rsidR="009930A1" w:rsidRPr="005F7A4D">
        <w:rPr>
          <w:color w:val="000000" w:themeColor="text1"/>
          <w:szCs w:val="28"/>
        </w:rPr>
        <w:t>, и, таким образом,</w:t>
      </w:r>
      <w:r w:rsidR="00D03745" w:rsidRPr="005F7A4D">
        <w:rPr>
          <w:color w:val="000000" w:themeColor="text1"/>
          <w:szCs w:val="28"/>
        </w:rPr>
        <w:t xml:space="preserve"> внесут </w:t>
      </w:r>
      <w:r w:rsidR="0068349E" w:rsidRPr="005F7A4D">
        <w:rPr>
          <w:color w:val="000000" w:themeColor="text1"/>
          <w:szCs w:val="28"/>
        </w:rPr>
        <w:t xml:space="preserve">свой </w:t>
      </w:r>
      <w:r w:rsidR="00D03745" w:rsidRPr="005F7A4D">
        <w:rPr>
          <w:color w:val="000000" w:themeColor="text1"/>
          <w:szCs w:val="28"/>
        </w:rPr>
        <w:t>вклад в улучшение его качества.</w:t>
      </w:r>
      <w:bookmarkEnd w:id="4147"/>
      <w:bookmarkEnd w:id="4148"/>
    </w:p>
    <w:p w14:paraId="2A2A8976" w14:textId="59C01625" w:rsidR="001D2716" w:rsidRPr="005F7A4D" w:rsidRDefault="0069255A" w:rsidP="002E3FE7">
      <w:pPr>
        <w:pStyle w:val="a3"/>
        <w:tabs>
          <w:tab w:val="left" w:pos="709"/>
          <w:tab w:val="left" w:pos="1418"/>
          <w:tab w:val="left" w:pos="1560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4149" w:name="_Toc514516016"/>
      <w:bookmarkStart w:id="4150" w:name="_Toc514774267"/>
      <w:r w:rsidRPr="005F7A4D">
        <w:rPr>
          <w:color w:val="000000" w:themeColor="text1"/>
          <w:szCs w:val="28"/>
        </w:rPr>
        <w:t xml:space="preserve">Результаты же второго исследования должны будут </w:t>
      </w:r>
      <w:r w:rsidR="00013CB3" w:rsidRPr="005F7A4D">
        <w:rPr>
          <w:color w:val="000000" w:themeColor="text1"/>
          <w:szCs w:val="28"/>
        </w:rPr>
        <w:t xml:space="preserve">также </w:t>
      </w:r>
      <w:r w:rsidRPr="005F7A4D">
        <w:rPr>
          <w:color w:val="000000" w:themeColor="text1"/>
          <w:szCs w:val="28"/>
        </w:rPr>
        <w:t xml:space="preserve">помочь в выявлении проблем </w:t>
      </w:r>
      <w:r w:rsidR="00013CB3" w:rsidRPr="005F7A4D">
        <w:rPr>
          <w:color w:val="000000" w:themeColor="text1"/>
          <w:szCs w:val="28"/>
        </w:rPr>
        <w:t>производительности компиля</w:t>
      </w:r>
      <w:r w:rsidR="00670E07" w:rsidRPr="005F7A4D">
        <w:rPr>
          <w:color w:val="000000" w:themeColor="text1"/>
          <w:szCs w:val="28"/>
        </w:rPr>
        <w:t xml:space="preserve">тора — но уже не посредством </w:t>
      </w:r>
      <w:r w:rsidR="00B92741" w:rsidRPr="005F7A4D">
        <w:rPr>
          <w:color w:val="000000" w:themeColor="text1"/>
          <w:szCs w:val="28"/>
        </w:rPr>
        <w:t xml:space="preserve">включения их в тесты </w:t>
      </w:r>
      <w:r w:rsidR="00431434" w:rsidRPr="005F7A4D">
        <w:rPr>
          <w:color w:val="000000" w:themeColor="text1"/>
          <w:szCs w:val="28"/>
        </w:rPr>
        <w:t>на производительность</w:t>
      </w:r>
      <w:r w:rsidR="00B92741" w:rsidRPr="005F7A4D">
        <w:rPr>
          <w:color w:val="000000" w:themeColor="text1"/>
          <w:szCs w:val="28"/>
        </w:rPr>
        <w:t xml:space="preserve">, а посредством </w:t>
      </w:r>
      <w:r w:rsidR="00694311" w:rsidRPr="005F7A4D">
        <w:rPr>
          <w:color w:val="000000" w:themeColor="text1"/>
          <w:szCs w:val="28"/>
        </w:rPr>
        <w:t xml:space="preserve">детального </w:t>
      </w:r>
      <w:r w:rsidR="00EA6FEE" w:rsidRPr="005F7A4D">
        <w:rPr>
          <w:color w:val="000000" w:themeColor="text1"/>
          <w:szCs w:val="28"/>
        </w:rPr>
        <w:t>анализа работы</w:t>
      </w:r>
      <w:r w:rsidR="00B92741" w:rsidRPr="005F7A4D">
        <w:rPr>
          <w:color w:val="000000" w:themeColor="text1"/>
          <w:szCs w:val="28"/>
        </w:rPr>
        <w:t xml:space="preserve"> </w:t>
      </w:r>
      <w:proofErr w:type="spellStart"/>
      <w:r w:rsidR="00694311" w:rsidRPr="005F7A4D">
        <w:rPr>
          <w:color w:val="000000" w:themeColor="text1"/>
          <w:szCs w:val="28"/>
        </w:rPr>
        <w:t>кодогенератора</w:t>
      </w:r>
      <w:proofErr w:type="spellEnd"/>
      <w:r w:rsidR="00694311" w:rsidRPr="005F7A4D">
        <w:rPr>
          <w:color w:val="000000" w:themeColor="text1"/>
          <w:szCs w:val="28"/>
        </w:rPr>
        <w:t xml:space="preserve"> и оптимизатора </w:t>
      </w:r>
      <w:r w:rsidR="00B92741" w:rsidRPr="005F7A4D">
        <w:rPr>
          <w:color w:val="000000" w:themeColor="text1"/>
          <w:szCs w:val="28"/>
        </w:rPr>
        <w:t>компилятора</w:t>
      </w:r>
      <w:r w:rsidR="00694311" w:rsidRPr="005F7A4D">
        <w:rPr>
          <w:color w:val="000000" w:themeColor="text1"/>
          <w:szCs w:val="28"/>
        </w:rPr>
        <w:t xml:space="preserve"> </w:t>
      </w:r>
      <w:proofErr w:type="spellStart"/>
      <w:r w:rsidR="00694311" w:rsidRPr="005F7A4D">
        <w:rPr>
          <w:color w:val="000000" w:themeColor="text1"/>
          <w:szCs w:val="28"/>
          <w:lang w:val="en-GB"/>
        </w:rPr>
        <w:t>Kotlin</w:t>
      </w:r>
      <w:proofErr w:type="spellEnd"/>
      <w:r w:rsidR="00B92741" w:rsidRPr="005F7A4D">
        <w:rPr>
          <w:color w:val="000000" w:themeColor="text1"/>
          <w:szCs w:val="28"/>
        </w:rPr>
        <w:t xml:space="preserve"> на коде</w:t>
      </w:r>
      <w:r w:rsidR="006A670B" w:rsidRPr="005F7A4D">
        <w:rPr>
          <w:color w:val="000000" w:themeColor="text1"/>
          <w:szCs w:val="28"/>
        </w:rPr>
        <w:t xml:space="preserve"> найденных примеров</w:t>
      </w:r>
      <w:r w:rsidR="00B92741" w:rsidRPr="005F7A4D">
        <w:rPr>
          <w:color w:val="000000" w:themeColor="text1"/>
          <w:szCs w:val="28"/>
        </w:rPr>
        <w:t>.</w:t>
      </w:r>
      <w:bookmarkEnd w:id="4149"/>
      <w:bookmarkEnd w:id="4150"/>
    </w:p>
    <w:p w14:paraId="7CCBC9F1" w14:textId="7C7A6A74" w:rsidR="00847362" w:rsidRPr="005F7A4D" w:rsidRDefault="001D2716" w:rsidP="002E3FE7">
      <w:pPr>
        <w:pStyle w:val="a3"/>
        <w:tabs>
          <w:tab w:val="left" w:pos="709"/>
          <w:tab w:val="left" w:pos="1418"/>
          <w:tab w:val="left" w:pos="1560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4151" w:name="_Toc514516017"/>
      <w:bookmarkStart w:id="4152" w:name="_Toc514774268"/>
      <w:r w:rsidRPr="005F7A4D">
        <w:rPr>
          <w:color w:val="000000" w:themeColor="text1"/>
          <w:szCs w:val="28"/>
        </w:rPr>
        <w:t xml:space="preserve">В качестве направления для дальнейшего исследования можно </w:t>
      </w:r>
      <w:r w:rsidR="00437D27" w:rsidRPr="005F7A4D">
        <w:rPr>
          <w:color w:val="000000" w:themeColor="text1"/>
          <w:szCs w:val="28"/>
        </w:rPr>
        <w:t>предложить</w:t>
      </w:r>
      <w:r w:rsidRPr="005F7A4D">
        <w:rPr>
          <w:color w:val="000000" w:themeColor="text1"/>
          <w:szCs w:val="28"/>
        </w:rPr>
        <w:t xml:space="preserve"> автоматизацию классификации найденных аномалий (что позволит </w:t>
      </w:r>
      <w:r w:rsidR="007A2263" w:rsidRPr="005F7A4D">
        <w:rPr>
          <w:color w:val="000000" w:themeColor="text1"/>
          <w:szCs w:val="28"/>
        </w:rPr>
        <w:t>сконцентрироваться на обнаружении</w:t>
      </w:r>
      <w:r w:rsidRPr="005F7A4D">
        <w:rPr>
          <w:color w:val="000000" w:themeColor="text1"/>
          <w:szCs w:val="28"/>
        </w:rPr>
        <w:t xml:space="preserve"> новых классов)</w:t>
      </w:r>
      <w:r w:rsidR="00D818DE" w:rsidRPr="00CC0463">
        <w:rPr>
          <w:color w:val="000000" w:themeColor="text1"/>
          <w:szCs w:val="28"/>
        </w:rPr>
        <w:t>,</w:t>
      </w:r>
      <w:r w:rsidR="00BE10F7" w:rsidRPr="005F7A4D">
        <w:rPr>
          <w:color w:val="000000" w:themeColor="text1"/>
          <w:szCs w:val="28"/>
        </w:rPr>
        <w:t xml:space="preserve"> </w:t>
      </w:r>
      <w:r w:rsidR="00B40CB2" w:rsidRPr="005F7A4D">
        <w:rPr>
          <w:color w:val="000000" w:themeColor="text1"/>
          <w:szCs w:val="28"/>
        </w:rPr>
        <w:t>автоматическую</w:t>
      </w:r>
      <w:r w:rsidR="00DB40F2" w:rsidRPr="005F7A4D">
        <w:rPr>
          <w:color w:val="000000" w:themeColor="text1"/>
          <w:szCs w:val="28"/>
        </w:rPr>
        <w:t xml:space="preserve"> компиляцию</w:t>
      </w:r>
      <w:r w:rsidR="00437D27" w:rsidRPr="005F7A4D">
        <w:rPr>
          <w:color w:val="000000" w:themeColor="text1"/>
          <w:szCs w:val="28"/>
        </w:rPr>
        <w:t xml:space="preserve"> проектов</w:t>
      </w:r>
      <w:r w:rsidR="001B6E2E" w:rsidRPr="005F7A4D">
        <w:rPr>
          <w:color w:val="000000" w:themeColor="text1"/>
          <w:szCs w:val="28"/>
        </w:rPr>
        <w:t xml:space="preserve"> для получения большего количества байт-кода для </w:t>
      </w:r>
      <w:r w:rsidR="00D818DE" w:rsidRPr="005F7A4D">
        <w:rPr>
          <w:color w:val="000000" w:themeColor="text1"/>
          <w:szCs w:val="28"/>
        </w:rPr>
        <w:t>соответствующего исходного кода и улучшение механизма отбора признаков (</w:t>
      </w:r>
      <w:r w:rsidR="00535E14" w:rsidRPr="005F7A4D">
        <w:rPr>
          <w:color w:val="000000" w:themeColor="text1"/>
          <w:szCs w:val="28"/>
        </w:rPr>
        <w:t>для отбора ещё более релевантных признаков</w:t>
      </w:r>
      <w:r w:rsidR="00D818DE" w:rsidRPr="005F7A4D">
        <w:rPr>
          <w:color w:val="000000" w:themeColor="text1"/>
          <w:szCs w:val="28"/>
        </w:rPr>
        <w:t>)</w:t>
      </w:r>
      <w:r w:rsidR="00535E14" w:rsidRPr="005F7A4D">
        <w:rPr>
          <w:color w:val="000000" w:themeColor="text1"/>
          <w:szCs w:val="28"/>
        </w:rPr>
        <w:t>.</w:t>
      </w:r>
      <w:bookmarkEnd w:id="4151"/>
      <w:bookmarkEnd w:id="4152"/>
      <w:r w:rsidR="00847362" w:rsidRPr="005F7A4D">
        <w:rPr>
          <w:bCs/>
          <w:caps/>
          <w:color w:val="000000" w:themeColor="text1"/>
        </w:rPr>
        <w:br w:type="page"/>
      </w:r>
    </w:p>
    <w:p w14:paraId="08616092" w14:textId="7F58629B" w:rsidR="00CE52D8" w:rsidRPr="005F7A4D" w:rsidRDefault="6FB58292" w:rsidP="00D73A74">
      <w:pPr>
        <w:pStyle w:val="a3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bCs/>
          <w:caps/>
          <w:color w:val="000000" w:themeColor="text1"/>
        </w:rPr>
      </w:pPr>
      <w:bookmarkStart w:id="4153" w:name="_Toc514774269"/>
      <w:commentRangeStart w:id="4154"/>
      <w:r w:rsidRPr="005F7A4D">
        <w:rPr>
          <w:b/>
          <w:bCs/>
          <w:caps/>
          <w:color w:val="000000" w:themeColor="text1"/>
        </w:rPr>
        <w:lastRenderedPageBreak/>
        <w:t>Список использованных источников</w:t>
      </w:r>
      <w:commentRangeEnd w:id="4154"/>
      <w:r w:rsidR="00153059">
        <w:rPr>
          <w:rStyle w:val="af3"/>
          <w:rFonts w:asciiTheme="minorHAnsi" w:eastAsiaTheme="minorHAnsi" w:hAnsiTheme="minorHAnsi" w:cstheme="minorBidi"/>
          <w:lang w:eastAsia="en-US"/>
        </w:rPr>
        <w:commentReference w:id="4154"/>
      </w:r>
      <w:bookmarkEnd w:id="4153"/>
    </w:p>
    <w:p w14:paraId="1AC26D06" w14:textId="22F0094A" w:rsidR="00A323AD" w:rsidRPr="005F7A4D" w:rsidRDefault="008614E5" w:rsidP="005C2257">
      <w:pPr>
        <w:pStyle w:val="a3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4155" w:name="S1"/>
      <w:bookmarkStart w:id="4156" w:name="_Toc510282316"/>
      <w:bookmarkStart w:id="4157" w:name="_Toc514516019"/>
      <w:bookmarkStart w:id="4158" w:name="_Toc514774270"/>
      <w:bookmarkEnd w:id="4155"/>
      <w:r w:rsidRPr="005F7A4D">
        <w:rPr>
          <w:color w:val="000000" w:themeColor="text1"/>
          <w:lang w:val="en-US"/>
        </w:rPr>
        <w:t>Tracking</w:t>
      </w:r>
      <w:r w:rsidRPr="00CC0463">
        <w:rPr>
          <w:color w:val="000000" w:themeColor="text1"/>
          <w:lang w:val="en-US"/>
        </w:rPr>
        <w:t xml:space="preserve"> </w:t>
      </w:r>
      <w:r w:rsidRPr="005F7A4D">
        <w:rPr>
          <w:color w:val="000000" w:themeColor="text1"/>
          <w:lang w:val="en-US"/>
        </w:rPr>
        <w:t>down</w:t>
      </w:r>
      <w:r w:rsidRPr="00CC0463">
        <w:rPr>
          <w:color w:val="000000" w:themeColor="text1"/>
          <w:lang w:val="en-US"/>
        </w:rPr>
        <w:t xml:space="preserve"> </w:t>
      </w:r>
      <w:r w:rsidRPr="005F7A4D">
        <w:rPr>
          <w:color w:val="000000" w:themeColor="text1"/>
          <w:lang w:val="en-US"/>
        </w:rPr>
        <w:t>software</w:t>
      </w:r>
      <w:r w:rsidRPr="00CC0463">
        <w:rPr>
          <w:color w:val="000000" w:themeColor="text1"/>
          <w:lang w:val="en-US"/>
        </w:rPr>
        <w:t xml:space="preserve"> </w:t>
      </w:r>
      <w:r w:rsidRPr="005F7A4D">
        <w:rPr>
          <w:color w:val="000000" w:themeColor="text1"/>
          <w:lang w:val="en-US"/>
        </w:rPr>
        <w:t>bugs</w:t>
      </w:r>
      <w:r w:rsidRPr="00CC0463">
        <w:rPr>
          <w:color w:val="000000" w:themeColor="text1"/>
          <w:lang w:val="en-US"/>
        </w:rPr>
        <w:t xml:space="preserve"> </w:t>
      </w:r>
      <w:r w:rsidRPr="005F7A4D">
        <w:rPr>
          <w:color w:val="000000" w:themeColor="text1"/>
          <w:lang w:val="en-US"/>
        </w:rPr>
        <w:t>using</w:t>
      </w:r>
      <w:r w:rsidRPr="00CC0463">
        <w:rPr>
          <w:color w:val="000000" w:themeColor="text1"/>
          <w:lang w:val="en-US"/>
        </w:rPr>
        <w:t xml:space="preserve"> </w:t>
      </w:r>
      <w:r w:rsidRPr="005F7A4D">
        <w:rPr>
          <w:color w:val="000000" w:themeColor="text1"/>
          <w:lang w:val="en-US"/>
        </w:rPr>
        <w:t>automatic</w:t>
      </w:r>
      <w:r w:rsidRPr="00CC0463">
        <w:rPr>
          <w:color w:val="000000" w:themeColor="text1"/>
          <w:lang w:val="en-US"/>
        </w:rPr>
        <w:t xml:space="preserve"> </w:t>
      </w:r>
      <w:r w:rsidRPr="005F7A4D">
        <w:rPr>
          <w:color w:val="000000" w:themeColor="text1"/>
          <w:lang w:val="en-US"/>
        </w:rPr>
        <w:t>anomaly</w:t>
      </w:r>
      <w:r w:rsidRPr="00CC0463">
        <w:rPr>
          <w:color w:val="000000" w:themeColor="text1"/>
          <w:lang w:val="en-US"/>
        </w:rPr>
        <w:t xml:space="preserve"> </w:t>
      </w:r>
      <w:r w:rsidRPr="005F7A4D">
        <w:rPr>
          <w:color w:val="000000" w:themeColor="text1"/>
          <w:lang w:val="en-US"/>
        </w:rPr>
        <w:t>detection</w:t>
      </w:r>
      <w:r w:rsidR="009F020C" w:rsidRPr="00CC0463">
        <w:rPr>
          <w:color w:val="000000" w:themeColor="text1"/>
          <w:lang w:val="en-US"/>
        </w:rPr>
        <w:t xml:space="preserve"> / </w:t>
      </w:r>
      <w:proofErr w:type="spellStart"/>
      <w:r w:rsidR="0066532B" w:rsidRPr="005F7A4D">
        <w:rPr>
          <w:color w:val="000000" w:themeColor="text1"/>
          <w:lang w:val="en-US"/>
        </w:rPr>
        <w:t>Sudheendra</w:t>
      </w:r>
      <w:proofErr w:type="spellEnd"/>
      <w:r w:rsidR="0066532B" w:rsidRPr="00CC0463">
        <w:rPr>
          <w:color w:val="000000" w:themeColor="text1"/>
          <w:lang w:val="en-US"/>
        </w:rPr>
        <w:t xml:space="preserve"> </w:t>
      </w:r>
      <w:proofErr w:type="spellStart"/>
      <w:r w:rsidR="0066532B" w:rsidRPr="005F7A4D">
        <w:rPr>
          <w:color w:val="000000" w:themeColor="text1"/>
          <w:lang w:val="en-US"/>
        </w:rPr>
        <w:t>Hangal</w:t>
      </w:r>
      <w:proofErr w:type="spellEnd"/>
      <w:r w:rsidR="0066532B" w:rsidRPr="00CC0463">
        <w:rPr>
          <w:color w:val="000000" w:themeColor="text1"/>
          <w:lang w:val="en-US"/>
        </w:rPr>
        <w:t xml:space="preserve">, </w:t>
      </w:r>
      <w:r w:rsidR="0066532B" w:rsidRPr="005F7A4D">
        <w:rPr>
          <w:color w:val="000000" w:themeColor="text1"/>
          <w:lang w:val="en-US"/>
        </w:rPr>
        <w:t>Monica S. Lam</w:t>
      </w:r>
      <w:r w:rsidR="009F020C" w:rsidRPr="005F7A4D">
        <w:rPr>
          <w:color w:val="000000" w:themeColor="text1"/>
          <w:lang w:val="en-US"/>
        </w:rPr>
        <w:t xml:space="preserve"> // </w:t>
      </w:r>
      <w:r w:rsidR="007E78F4" w:rsidRPr="005F7A4D">
        <w:rPr>
          <w:color w:val="000000" w:themeColor="text1"/>
          <w:lang w:val="en-US"/>
        </w:rPr>
        <w:t>ICSE '02 Proceedings of the 24th International Conference on Software Engineering</w:t>
      </w:r>
      <w:r w:rsidR="00080009" w:rsidRPr="005F7A4D">
        <w:rPr>
          <w:color w:val="000000" w:themeColor="text1"/>
          <w:lang w:val="en-US"/>
        </w:rPr>
        <w:t xml:space="preserve"> — </w:t>
      </w:r>
      <w:r w:rsidR="00080009" w:rsidRPr="005F7A4D">
        <w:rPr>
          <w:color w:val="000000" w:themeColor="text1"/>
          <w:lang w:val="en-GB"/>
        </w:rPr>
        <w:t>P.</w:t>
      </w:r>
      <w:r w:rsidR="00080009" w:rsidRPr="005F7A4D">
        <w:rPr>
          <w:color w:val="000000" w:themeColor="text1"/>
          <w:lang w:val="en-US"/>
        </w:rPr>
        <w:t xml:space="preserve"> </w:t>
      </w:r>
      <w:r w:rsidR="00080009" w:rsidRPr="005F7A4D">
        <w:rPr>
          <w:color w:val="000000" w:themeColor="text1"/>
          <w:lang w:val="en-GB"/>
        </w:rPr>
        <w:t>291-301</w:t>
      </w:r>
      <w:r w:rsidR="009F020C" w:rsidRPr="005F7A4D">
        <w:rPr>
          <w:color w:val="000000" w:themeColor="text1"/>
          <w:lang w:val="en-US"/>
        </w:rPr>
        <w:t xml:space="preserve"> –– URL: </w:t>
      </w:r>
      <w:r w:rsidR="006D3409">
        <w:fldChar w:fldCharType="begin"/>
      </w:r>
      <w:r w:rsidR="006D3409" w:rsidRPr="005A78B5">
        <w:rPr>
          <w:lang w:val="en-US"/>
          <w:rPrChange w:id="4159" w:author="пользователь Microsoft Office" w:date="2018-05-22T12:46:00Z">
            <w:rPr/>
          </w:rPrChange>
        </w:rPr>
        <w:instrText xml:space="preserve"> HYPERLINK "https://dl.acm.org/citation.cfm?id=581377" </w:instrText>
      </w:r>
      <w:r w:rsidR="006D3409">
        <w:fldChar w:fldCharType="separate"/>
      </w:r>
      <w:r w:rsidR="00914B22" w:rsidRPr="005F7A4D">
        <w:rPr>
          <w:rStyle w:val="aa"/>
          <w:color w:val="000000" w:themeColor="text1"/>
          <w:u w:val="none"/>
          <w:lang w:val="en-US"/>
        </w:rPr>
        <w:t>https://dl.acm.org/citation.cfm?id=581377</w:t>
      </w:r>
      <w:r w:rsidR="006D3409">
        <w:rPr>
          <w:rStyle w:val="aa"/>
          <w:color w:val="000000" w:themeColor="text1"/>
          <w:u w:val="none"/>
          <w:lang w:val="en-US"/>
        </w:rPr>
        <w:fldChar w:fldCharType="end"/>
      </w:r>
      <w:r w:rsidR="009F020C" w:rsidRPr="005F7A4D">
        <w:rPr>
          <w:color w:val="000000" w:themeColor="text1"/>
          <w:lang w:val="en-US"/>
        </w:rPr>
        <w:t>.</w:t>
      </w:r>
      <w:bookmarkEnd w:id="4156"/>
      <w:bookmarkEnd w:id="4157"/>
      <w:bookmarkEnd w:id="4158"/>
    </w:p>
    <w:p w14:paraId="68B048D8" w14:textId="70115008" w:rsidR="00D56435" w:rsidRPr="005F7A4D" w:rsidRDefault="00211789" w:rsidP="005C2257">
      <w:pPr>
        <w:pStyle w:val="a3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4160" w:name="S2"/>
      <w:bookmarkStart w:id="4161" w:name="_Toc514516020"/>
      <w:bookmarkStart w:id="4162" w:name="_Toc514774271"/>
      <w:bookmarkEnd w:id="4160"/>
      <w:r w:rsidRPr="005F7A4D">
        <w:rPr>
          <w:color w:val="000000" w:themeColor="text1"/>
          <w:lang w:val="en-US"/>
        </w:rPr>
        <w:t>Graph-based mining of multiple object usage patterns</w:t>
      </w:r>
      <w:r w:rsidR="00D56435" w:rsidRPr="005F7A4D">
        <w:rPr>
          <w:color w:val="000000" w:themeColor="text1"/>
          <w:lang w:val="en-US"/>
        </w:rPr>
        <w:t xml:space="preserve"> / </w:t>
      </w:r>
      <w:r w:rsidR="009E52AE" w:rsidRPr="005F7A4D">
        <w:rPr>
          <w:color w:val="000000" w:themeColor="text1"/>
          <w:lang w:val="en-US"/>
        </w:rPr>
        <w:t xml:space="preserve">Tung Thanh Nguyen, </w:t>
      </w:r>
      <w:proofErr w:type="spellStart"/>
      <w:r w:rsidR="009E52AE" w:rsidRPr="005F7A4D">
        <w:rPr>
          <w:color w:val="000000" w:themeColor="text1"/>
          <w:lang w:val="en-US"/>
        </w:rPr>
        <w:t>Hoan</w:t>
      </w:r>
      <w:proofErr w:type="spellEnd"/>
      <w:r w:rsidR="009E52AE" w:rsidRPr="005F7A4D">
        <w:rPr>
          <w:color w:val="000000" w:themeColor="text1"/>
          <w:lang w:val="en-US"/>
        </w:rPr>
        <w:t xml:space="preserve"> Anh Nguyen, Nam H. Pham, </w:t>
      </w:r>
      <w:proofErr w:type="spellStart"/>
      <w:r w:rsidR="009E52AE" w:rsidRPr="005F7A4D">
        <w:rPr>
          <w:color w:val="000000" w:themeColor="text1"/>
          <w:lang w:val="en-US"/>
        </w:rPr>
        <w:t>Jafar</w:t>
      </w:r>
      <w:proofErr w:type="spellEnd"/>
      <w:r w:rsidR="009E52AE" w:rsidRPr="005F7A4D">
        <w:rPr>
          <w:color w:val="000000" w:themeColor="text1"/>
          <w:lang w:val="en-US"/>
        </w:rPr>
        <w:t xml:space="preserve"> M. Al-</w:t>
      </w:r>
      <w:proofErr w:type="spellStart"/>
      <w:r w:rsidR="009E52AE" w:rsidRPr="005F7A4D">
        <w:rPr>
          <w:color w:val="000000" w:themeColor="text1"/>
          <w:lang w:val="en-US"/>
        </w:rPr>
        <w:t>Kofahi</w:t>
      </w:r>
      <w:proofErr w:type="spellEnd"/>
      <w:r w:rsidR="009E52AE" w:rsidRPr="005F7A4D">
        <w:rPr>
          <w:color w:val="000000" w:themeColor="text1"/>
          <w:lang w:val="en-US"/>
        </w:rPr>
        <w:t>, Tien N. Nguyen</w:t>
      </w:r>
      <w:r w:rsidR="00D56435" w:rsidRPr="005F7A4D">
        <w:rPr>
          <w:color w:val="000000" w:themeColor="text1"/>
          <w:lang w:val="en-US"/>
        </w:rPr>
        <w:t xml:space="preserve"> // </w:t>
      </w:r>
      <w:r w:rsidR="002F367F" w:rsidRPr="005F7A4D">
        <w:rPr>
          <w:color w:val="000000" w:themeColor="text1"/>
          <w:lang w:val="en-US"/>
        </w:rPr>
        <w:t xml:space="preserve">ESEC/FSE '09 Proceedings of the </w:t>
      </w:r>
      <w:proofErr w:type="spellStart"/>
      <w:r w:rsidR="002F367F" w:rsidRPr="005F7A4D">
        <w:rPr>
          <w:color w:val="000000" w:themeColor="text1"/>
          <w:lang w:val="en-US"/>
        </w:rPr>
        <w:t>the</w:t>
      </w:r>
      <w:proofErr w:type="spellEnd"/>
      <w:r w:rsidR="002F367F" w:rsidRPr="005F7A4D">
        <w:rPr>
          <w:color w:val="000000" w:themeColor="text1"/>
          <w:lang w:val="en-US"/>
        </w:rPr>
        <w:t xml:space="preserve"> 7th joint meeting of the European software engineering conference and the ACM SIGSOFT symposium on The foundations of software engineering</w:t>
      </w:r>
      <w:r w:rsidR="00D56435" w:rsidRPr="005F7A4D">
        <w:rPr>
          <w:color w:val="000000" w:themeColor="text1"/>
          <w:lang w:val="en-US"/>
        </w:rPr>
        <w:t xml:space="preserve"> — </w:t>
      </w:r>
      <w:r w:rsidR="00D56435" w:rsidRPr="005F7A4D">
        <w:rPr>
          <w:color w:val="000000" w:themeColor="text1"/>
          <w:lang w:val="en-GB"/>
        </w:rPr>
        <w:t>P.</w:t>
      </w:r>
      <w:r w:rsidR="00D56435" w:rsidRPr="005F7A4D">
        <w:rPr>
          <w:color w:val="000000" w:themeColor="text1"/>
          <w:lang w:val="en-US"/>
        </w:rPr>
        <w:t xml:space="preserve"> </w:t>
      </w:r>
      <w:r w:rsidR="002F367F" w:rsidRPr="005F7A4D">
        <w:rPr>
          <w:color w:val="000000" w:themeColor="text1"/>
          <w:lang w:val="en-GB"/>
        </w:rPr>
        <w:t xml:space="preserve">383-392 </w:t>
      </w:r>
      <w:r w:rsidR="00D56435" w:rsidRPr="005F7A4D">
        <w:rPr>
          <w:color w:val="000000" w:themeColor="text1"/>
          <w:lang w:val="en-US"/>
        </w:rPr>
        <w:t xml:space="preserve">–– URL: </w:t>
      </w:r>
      <w:r w:rsidR="006D3409">
        <w:fldChar w:fldCharType="begin"/>
      </w:r>
      <w:r w:rsidR="006D3409" w:rsidRPr="005A78B5">
        <w:rPr>
          <w:lang w:val="en-US"/>
          <w:rPrChange w:id="4163" w:author="пользователь Microsoft Office" w:date="2018-05-22T12:46:00Z">
            <w:rPr/>
          </w:rPrChange>
        </w:rPr>
        <w:instrText xml:space="preserve"> HYPERLINK "https://dl.acm.org/citation.cfm?id=1595767" </w:instrText>
      </w:r>
      <w:r w:rsidR="006D3409">
        <w:fldChar w:fldCharType="separate"/>
      </w:r>
      <w:r w:rsidR="002F367F" w:rsidRPr="005F7A4D">
        <w:rPr>
          <w:rStyle w:val="aa"/>
          <w:color w:val="000000" w:themeColor="text1"/>
          <w:u w:val="none"/>
          <w:lang w:val="en-US"/>
        </w:rPr>
        <w:t>https://dl.acm.org/citation.cfm?id=1595767</w:t>
      </w:r>
      <w:r w:rsidR="006D3409">
        <w:rPr>
          <w:rStyle w:val="aa"/>
          <w:color w:val="000000" w:themeColor="text1"/>
          <w:u w:val="none"/>
          <w:lang w:val="en-US"/>
        </w:rPr>
        <w:fldChar w:fldCharType="end"/>
      </w:r>
      <w:r w:rsidR="00D56435" w:rsidRPr="005F7A4D">
        <w:rPr>
          <w:color w:val="000000" w:themeColor="text1"/>
          <w:lang w:val="en-US"/>
        </w:rPr>
        <w:t>.</w:t>
      </w:r>
      <w:bookmarkEnd w:id="4161"/>
      <w:bookmarkEnd w:id="4162"/>
    </w:p>
    <w:p w14:paraId="6BBDC40F" w14:textId="04126D38" w:rsidR="00D07BE0" w:rsidRPr="005F7A4D" w:rsidRDefault="00D07BE0" w:rsidP="005C2257">
      <w:pPr>
        <w:pStyle w:val="a3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4164" w:name="S3"/>
      <w:bookmarkStart w:id="4165" w:name="_Toc514516021"/>
      <w:bookmarkStart w:id="4166" w:name="_Toc514774272"/>
      <w:bookmarkEnd w:id="4164"/>
      <w:r w:rsidRPr="005F7A4D">
        <w:rPr>
          <w:color w:val="000000" w:themeColor="text1"/>
          <w:lang w:val="en-US"/>
        </w:rPr>
        <w:t xml:space="preserve">Detecting object usage anomalies / </w:t>
      </w:r>
      <w:r w:rsidR="004A7CEE" w:rsidRPr="005F7A4D">
        <w:rPr>
          <w:color w:val="000000" w:themeColor="text1"/>
          <w:lang w:val="en-US"/>
        </w:rPr>
        <w:t xml:space="preserve">Andrzej </w:t>
      </w:r>
      <w:proofErr w:type="spellStart"/>
      <w:r w:rsidR="004A7CEE" w:rsidRPr="005F7A4D">
        <w:rPr>
          <w:color w:val="000000" w:themeColor="text1"/>
          <w:lang w:val="en-US"/>
        </w:rPr>
        <w:t>Wasylkowski</w:t>
      </w:r>
      <w:proofErr w:type="spellEnd"/>
      <w:r w:rsidR="004A7CEE" w:rsidRPr="005F7A4D">
        <w:rPr>
          <w:color w:val="000000" w:themeColor="text1"/>
          <w:lang w:val="en-US"/>
        </w:rPr>
        <w:t xml:space="preserve">, Andreas Zeller, Christian </w:t>
      </w:r>
      <w:proofErr w:type="spellStart"/>
      <w:r w:rsidR="004A7CEE" w:rsidRPr="005F7A4D">
        <w:rPr>
          <w:color w:val="000000" w:themeColor="text1"/>
          <w:lang w:val="en-US"/>
        </w:rPr>
        <w:t>Lindig</w:t>
      </w:r>
      <w:proofErr w:type="spellEnd"/>
      <w:r w:rsidR="004A7CEE" w:rsidRPr="005F7A4D">
        <w:rPr>
          <w:color w:val="000000" w:themeColor="text1"/>
          <w:lang w:val="en-US"/>
        </w:rPr>
        <w:t xml:space="preserve"> </w:t>
      </w:r>
      <w:r w:rsidRPr="005F7A4D">
        <w:rPr>
          <w:color w:val="000000" w:themeColor="text1"/>
          <w:lang w:val="en-US"/>
        </w:rPr>
        <w:t xml:space="preserve">// </w:t>
      </w:r>
      <w:r w:rsidR="004A7CEE" w:rsidRPr="005F7A4D">
        <w:rPr>
          <w:color w:val="000000" w:themeColor="text1"/>
          <w:lang w:val="en-US"/>
        </w:rPr>
        <w:t xml:space="preserve">ESEC-FSE '07 Proceedings of the </w:t>
      </w:r>
      <w:proofErr w:type="spellStart"/>
      <w:r w:rsidR="004A7CEE" w:rsidRPr="005F7A4D">
        <w:rPr>
          <w:color w:val="000000" w:themeColor="text1"/>
          <w:lang w:val="en-US"/>
        </w:rPr>
        <w:t>the</w:t>
      </w:r>
      <w:proofErr w:type="spellEnd"/>
      <w:r w:rsidR="004A7CEE" w:rsidRPr="005F7A4D">
        <w:rPr>
          <w:color w:val="000000" w:themeColor="text1"/>
          <w:lang w:val="en-US"/>
        </w:rPr>
        <w:t xml:space="preserve"> 6th joint meeting of the European software engineering conference and the ACM SIGSOFT symposium on </w:t>
      </w:r>
      <w:proofErr w:type="gramStart"/>
      <w:r w:rsidR="004A7CEE" w:rsidRPr="005F7A4D">
        <w:rPr>
          <w:color w:val="000000" w:themeColor="text1"/>
          <w:lang w:val="en-US"/>
        </w:rPr>
        <w:t>The</w:t>
      </w:r>
      <w:proofErr w:type="gramEnd"/>
      <w:r w:rsidR="004A7CEE" w:rsidRPr="005F7A4D">
        <w:rPr>
          <w:color w:val="000000" w:themeColor="text1"/>
          <w:lang w:val="en-US"/>
        </w:rPr>
        <w:t xml:space="preserve"> foundations of software engineering</w:t>
      </w:r>
      <w:r w:rsidRPr="005F7A4D">
        <w:rPr>
          <w:color w:val="000000" w:themeColor="text1"/>
          <w:lang w:val="en-US"/>
        </w:rPr>
        <w:t xml:space="preserve"> — </w:t>
      </w:r>
      <w:r w:rsidRPr="005F7A4D">
        <w:rPr>
          <w:color w:val="000000" w:themeColor="text1"/>
          <w:lang w:val="en-GB"/>
        </w:rPr>
        <w:t>P.</w:t>
      </w:r>
      <w:r w:rsidRPr="005F7A4D">
        <w:rPr>
          <w:color w:val="000000" w:themeColor="text1"/>
          <w:lang w:val="en-US"/>
        </w:rPr>
        <w:t xml:space="preserve"> </w:t>
      </w:r>
      <w:r w:rsidR="004A7CEE" w:rsidRPr="005F7A4D">
        <w:rPr>
          <w:color w:val="000000" w:themeColor="text1"/>
          <w:lang w:val="en-GB"/>
        </w:rPr>
        <w:t>35-44</w:t>
      </w:r>
      <w:r w:rsidRPr="005F7A4D">
        <w:rPr>
          <w:color w:val="000000" w:themeColor="text1"/>
          <w:lang w:val="en-GB"/>
        </w:rPr>
        <w:t xml:space="preserve"> </w:t>
      </w:r>
      <w:r w:rsidRPr="005F7A4D">
        <w:rPr>
          <w:color w:val="000000" w:themeColor="text1"/>
          <w:lang w:val="en-US"/>
        </w:rPr>
        <w:t>–– URL:</w:t>
      </w:r>
      <w:r w:rsidR="004A7CEE" w:rsidRPr="005F7A4D">
        <w:rPr>
          <w:color w:val="000000" w:themeColor="text1"/>
          <w:lang w:val="en-US"/>
        </w:rPr>
        <w:t xml:space="preserve"> </w:t>
      </w:r>
      <w:r w:rsidR="006D3409">
        <w:fldChar w:fldCharType="begin"/>
      </w:r>
      <w:r w:rsidR="006D3409" w:rsidRPr="005A78B5">
        <w:rPr>
          <w:lang w:val="en-US"/>
          <w:rPrChange w:id="4167" w:author="пользователь Microsoft Office" w:date="2018-05-22T12:46:00Z">
            <w:rPr/>
          </w:rPrChange>
        </w:rPr>
        <w:instrText xml:space="preserve"> HYPERLINK "https://dl.acm.org/citation.cfm?id=1287632" </w:instrText>
      </w:r>
      <w:r w:rsidR="006D3409">
        <w:fldChar w:fldCharType="separate"/>
      </w:r>
      <w:r w:rsidR="004A7CEE" w:rsidRPr="005F7A4D">
        <w:rPr>
          <w:rStyle w:val="aa"/>
          <w:color w:val="000000" w:themeColor="text1"/>
          <w:u w:val="none"/>
          <w:lang w:val="en-US"/>
        </w:rPr>
        <w:t>https://dl.acm.org/citation.cfm?id=1287632</w:t>
      </w:r>
      <w:r w:rsidR="006D3409">
        <w:rPr>
          <w:rStyle w:val="aa"/>
          <w:color w:val="000000" w:themeColor="text1"/>
          <w:u w:val="none"/>
          <w:lang w:val="en-US"/>
        </w:rPr>
        <w:fldChar w:fldCharType="end"/>
      </w:r>
      <w:r w:rsidRPr="005F7A4D">
        <w:rPr>
          <w:color w:val="000000" w:themeColor="text1"/>
          <w:lang w:val="en-US"/>
        </w:rPr>
        <w:t>.</w:t>
      </w:r>
      <w:bookmarkEnd w:id="4165"/>
      <w:bookmarkEnd w:id="4166"/>
    </w:p>
    <w:p w14:paraId="61C20112" w14:textId="65A31BA3" w:rsidR="001D4E1D" w:rsidRPr="005F7A4D" w:rsidRDefault="001D4E1D" w:rsidP="005C2257">
      <w:pPr>
        <w:pStyle w:val="a3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4168" w:name="S4"/>
      <w:bookmarkStart w:id="4169" w:name="_Toc514516022"/>
      <w:bookmarkStart w:id="4170" w:name="_Toc514774273"/>
      <w:bookmarkEnd w:id="4168"/>
      <w:r w:rsidRPr="005F7A4D">
        <w:rPr>
          <w:color w:val="000000" w:themeColor="text1"/>
          <w:lang w:val="en-US"/>
        </w:rPr>
        <w:t xml:space="preserve">A Fast Automaton-Based Method for Detecting Anomalous Program Behaviors / R. </w:t>
      </w:r>
      <w:proofErr w:type="spellStart"/>
      <w:r w:rsidRPr="005F7A4D">
        <w:rPr>
          <w:color w:val="000000" w:themeColor="text1"/>
          <w:lang w:val="en-US"/>
        </w:rPr>
        <w:t>Sekar</w:t>
      </w:r>
      <w:proofErr w:type="spellEnd"/>
      <w:r w:rsidRPr="005F7A4D">
        <w:rPr>
          <w:color w:val="000000" w:themeColor="text1"/>
          <w:lang w:val="en-US"/>
        </w:rPr>
        <w:t xml:space="preserve">, M. </w:t>
      </w:r>
      <w:proofErr w:type="spellStart"/>
      <w:r w:rsidRPr="005F7A4D">
        <w:rPr>
          <w:color w:val="000000" w:themeColor="text1"/>
          <w:lang w:val="en-US"/>
        </w:rPr>
        <w:t>Bendre</w:t>
      </w:r>
      <w:proofErr w:type="spellEnd"/>
      <w:r w:rsidRPr="005F7A4D">
        <w:rPr>
          <w:color w:val="000000" w:themeColor="text1"/>
          <w:lang w:val="en-US"/>
        </w:rPr>
        <w:t xml:space="preserve">, D. </w:t>
      </w:r>
      <w:proofErr w:type="spellStart"/>
      <w:r w:rsidRPr="005F7A4D">
        <w:rPr>
          <w:color w:val="000000" w:themeColor="text1"/>
          <w:lang w:val="en-US"/>
        </w:rPr>
        <w:t>Dhurjati</w:t>
      </w:r>
      <w:proofErr w:type="spellEnd"/>
      <w:r w:rsidRPr="005F7A4D">
        <w:rPr>
          <w:color w:val="000000" w:themeColor="text1"/>
          <w:lang w:val="en-US"/>
        </w:rPr>
        <w:t xml:space="preserve">, P. </w:t>
      </w:r>
      <w:proofErr w:type="spellStart"/>
      <w:r w:rsidRPr="005F7A4D">
        <w:rPr>
          <w:color w:val="000000" w:themeColor="text1"/>
          <w:lang w:val="en-US"/>
        </w:rPr>
        <w:t>Bollineni</w:t>
      </w:r>
      <w:proofErr w:type="spellEnd"/>
      <w:r w:rsidRPr="005F7A4D">
        <w:rPr>
          <w:color w:val="000000" w:themeColor="text1"/>
          <w:lang w:val="en-US"/>
        </w:rPr>
        <w:t xml:space="preserve"> // SP '01 Proceedings of the 2001 IEEE Symposium on Security and Privacy — </w:t>
      </w:r>
      <w:r w:rsidRPr="005F7A4D">
        <w:rPr>
          <w:color w:val="000000" w:themeColor="text1"/>
          <w:lang w:val="en-GB"/>
        </w:rPr>
        <w:t>P.</w:t>
      </w:r>
      <w:r w:rsidRPr="005F7A4D">
        <w:rPr>
          <w:color w:val="000000" w:themeColor="text1"/>
          <w:lang w:val="en-US"/>
        </w:rPr>
        <w:t xml:space="preserve"> </w:t>
      </w:r>
      <w:r w:rsidRPr="005F7A4D">
        <w:rPr>
          <w:color w:val="000000" w:themeColor="text1"/>
          <w:lang w:val="en-GB"/>
        </w:rPr>
        <w:t xml:space="preserve">144 </w:t>
      </w:r>
      <w:r w:rsidRPr="005F7A4D">
        <w:rPr>
          <w:color w:val="000000" w:themeColor="text1"/>
          <w:lang w:val="en-US"/>
        </w:rPr>
        <w:t xml:space="preserve">–– URL: </w:t>
      </w:r>
      <w:r w:rsidR="006D3409">
        <w:fldChar w:fldCharType="begin"/>
      </w:r>
      <w:r w:rsidR="006D3409" w:rsidRPr="005A78B5">
        <w:rPr>
          <w:lang w:val="en-US"/>
          <w:rPrChange w:id="4171" w:author="пользователь Microsoft Office" w:date="2018-05-22T12:46:00Z">
            <w:rPr/>
          </w:rPrChange>
        </w:rPr>
        <w:instrText xml:space="preserve"> HYPERLINK "https://dl.acm.org/citation.cfm?id=884433" </w:instrText>
      </w:r>
      <w:r w:rsidR="006D3409">
        <w:fldChar w:fldCharType="separate"/>
      </w:r>
      <w:r w:rsidR="002A2A7B" w:rsidRPr="005F7A4D">
        <w:rPr>
          <w:rStyle w:val="aa"/>
          <w:color w:val="000000" w:themeColor="text1"/>
          <w:u w:val="none"/>
          <w:lang w:val="en-US"/>
        </w:rPr>
        <w:t>https://dl.acm.org/citation.cfm?id=884433</w:t>
      </w:r>
      <w:r w:rsidR="006D3409">
        <w:rPr>
          <w:rStyle w:val="aa"/>
          <w:color w:val="000000" w:themeColor="text1"/>
          <w:u w:val="none"/>
          <w:lang w:val="en-US"/>
        </w:rPr>
        <w:fldChar w:fldCharType="end"/>
      </w:r>
      <w:r w:rsidRPr="005F7A4D">
        <w:rPr>
          <w:color w:val="000000" w:themeColor="text1"/>
          <w:lang w:val="en-US"/>
        </w:rPr>
        <w:t>.</w:t>
      </w:r>
      <w:bookmarkEnd w:id="4169"/>
      <w:bookmarkEnd w:id="4170"/>
    </w:p>
    <w:p w14:paraId="58020D38" w14:textId="465D12BE" w:rsidR="001D4E1D" w:rsidRPr="005F7A4D" w:rsidRDefault="0031561F" w:rsidP="005C2257">
      <w:pPr>
        <w:pStyle w:val="a3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4172" w:name="S5"/>
      <w:bookmarkStart w:id="4173" w:name="_Toc514516023"/>
      <w:bookmarkStart w:id="4174" w:name="_Toc514774274"/>
      <w:bookmarkEnd w:id="4172"/>
      <w:r w:rsidRPr="005F7A4D">
        <w:rPr>
          <w:color w:val="000000" w:themeColor="text1"/>
          <w:lang w:val="en-US"/>
        </w:rPr>
        <w:t xml:space="preserve">Anomaly Detection Using Call Stack Information </w:t>
      </w:r>
      <w:r w:rsidR="001D4E1D" w:rsidRPr="005F7A4D">
        <w:rPr>
          <w:color w:val="000000" w:themeColor="text1"/>
          <w:lang w:val="en-US"/>
        </w:rPr>
        <w:t xml:space="preserve">/ </w:t>
      </w:r>
      <w:r w:rsidRPr="005F7A4D">
        <w:rPr>
          <w:color w:val="000000" w:themeColor="text1"/>
          <w:lang w:val="en-US"/>
        </w:rPr>
        <w:t xml:space="preserve">Henry </w:t>
      </w:r>
      <w:proofErr w:type="spellStart"/>
      <w:r w:rsidRPr="005F7A4D">
        <w:rPr>
          <w:color w:val="000000" w:themeColor="text1"/>
          <w:lang w:val="en-US"/>
        </w:rPr>
        <w:t>Hanping</w:t>
      </w:r>
      <w:proofErr w:type="spellEnd"/>
      <w:r w:rsidRPr="005F7A4D">
        <w:rPr>
          <w:color w:val="000000" w:themeColor="text1"/>
          <w:lang w:val="en-US"/>
        </w:rPr>
        <w:t xml:space="preserve"> Feng, Oleg M. </w:t>
      </w:r>
      <w:proofErr w:type="spellStart"/>
      <w:r w:rsidRPr="005F7A4D">
        <w:rPr>
          <w:color w:val="000000" w:themeColor="text1"/>
          <w:lang w:val="en-US"/>
        </w:rPr>
        <w:t>Kolesnikov</w:t>
      </w:r>
      <w:proofErr w:type="spellEnd"/>
      <w:r w:rsidRPr="005F7A4D">
        <w:rPr>
          <w:color w:val="000000" w:themeColor="text1"/>
          <w:lang w:val="en-US"/>
        </w:rPr>
        <w:t xml:space="preserve">, </w:t>
      </w:r>
      <w:proofErr w:type="spellStart"/>
      <w:r w:rsidRPr="005F7A4D">
        <w:rPr>
          <w:color w:val="000000" w:themeColor="text1"/>
          <w:lang w:val="en-US"/>
        </w:rPr>
        <w:t>Prahlad</w:t>
      </w:r>
      <w:proofErr w:type="spellEnd"/>
      <w:r w:rsidRPr="005F7A4D">
        <w:rPr>
          <w:color w:val="000000" w:themeColor="text1"/>
          <w:lang w:val="en-US"/>
        </w:rPr>
        <w:t xml:space="preserve"> </w:t>
      </w:r>
      <w:proofErr w:type="spellStart"/>
      <w:r w:rsidRPr="005F7A4D">
        <w:rPr>
          <w:color w:val="000000" w:themeColor="text1"/>
          <w:lang w:val="en-US"/>
        </w:rPr>
        <w:t>Fogla</w:t>
      </w:r>
      <w:proofErr w:type="spellEnd"/>
      <w:r w:rsidRPr="005F7A4D">
        <w:rPr>
          <w:color w:val="000000" w:themeColor="text1"/>
          <w:lang w:val="en-US"/>
        </w:rPr>
        <w:t xml:space="preserve">, </w:t>
      </w:r>
      <w:proofErr w:type="spellStart"/>
      <w:r w:rsidRPr="005F7A4D">
        <w:rPr>
          <w:color w:val="000000" w:themeColor="text1"/>
          <w:lang w:val="en-US"/>
        </w:rPr>
        <w:t>Wenke</w:t>
      </w:r>
      <w:proofErr w:type="spellEnd"/>
      <w:r w:rsidRPr="005F7A4D">
        <w:rPr>
          <w:color w:val="000000" w:themeColor="text1"/>
          <w:lang w:val="en-US"/>
        </w:rPr>
        <w:t xml:space="preserve"> Lee, Weibo Gong</w:t>
      </w:r>
      <w:r w:rsidR="001D4E1D" w:rsidRPr="005F7A4D">
        <w:rPr>
          <w:color w:val="000000" w:themeColor="text1"/>
          <w:lang w:val="en-US"/>
        </w:rPr>
        <w:t xml:space="preserve"> // </w:t>
      </w:r>
      <w:r w:rsidRPr="005F7A4D">
        <w:rPr>
          <w:color w:val="000000" w:themeColor="text1"/>
          <w:lang w:val="en-US"/>
        </w:rPr>
        <w:t xml:space="preserve">SP '03 Proceedings of the 2003 IEEE Symposium on Security and Privacy </w:t>
      </w:r>
      <w:r w:rsidR="001D4E1D" w:rsidRPr="005F7A4D">
        <w:rPr>
          <w:color w:val="000000" w:themeColor="text1"/>
          <w:lang w:val="en-US"/>
        </w:rPr>
        <w:t xml:space="preserve">— </w:t>
      </w:r>
      <w:r w:rsidR="001D4E1D" w:rsidRPr="005F7A4D">
        <w:rPr>
          <w:color w:val="000000" w:themeColor="text1"/>
          <w:lang w:val="en-GB"/>
        </w:rPr>
        <w:t>P.</w:t>
      </w:r>
      <w:r w:rsidR="001D4E1D" w:rsidRPr="005F7A4D">
        <w:rPr>
          <w:color w:val="000000" w:themeColor="text1"/>
          <w:lang w:val="en-US"/>
        </w:rPr>
        <w:t xml:space="preserve"> </w:t>
      </w:r>
      <w:r w:rsidR="00B902FF" w:rsidRPr="005F7A4D">
        <w:rPr>
          <w:color w:val="000000" w:themeColor="text1"/>
          <w:lang w:val="en-GB"/>
        </w:rPr>
        <w:t>62</w:t>
      </w:r>
      <w:r w:rsidR="001D4E1D" w:rsidRPr="005F7A4D">
        <w:rPr>
          <w:color w:val="000000" w:themeColor="text1"/>
          <w:lang w:val="en-GB"/>
        </w:rPr>
        <w:t xml:space="preserve"> </w:t>
      </w:r>
      <w:r w:rsidR="001D4E1D" w:rsidRPr="005F7A4D">
        <w:rPr>
          <w:color w:val="000000" w:themeColor="text1"/>
          <w:lang w:val="en-US"/>
        </w:rPr>
        <w:t>–– URL:</w:t>
      </w:r>
      <w:r w:rsidR="00B902FF" w:rsidRPr="005F7A4D">
        <w:rPr>
          <w:color w:val="000000" w:themeColor="text1"/>
          <w:lang w:val="en-US"/>
        </w:rPr>
        <w:t xml:space="preserve"> </w:t>
      </w:r>
      <w:r w:rsidR="006D3409">
        <w:fldChar w:fldCharType="begin"/>
      </w:r>
      <w:r w:rsidR="006D3409" w:rsidRPr="005A78B5">
        <w:rPr>
          <w:lang w:val="en-US"/>
          <w:rPrChange w:id="4175" w:author="пользователь Microsoft Office" w:date="2018-05-22T12:46:00Z">
            <w:rPr/>
          </w:rPrChange>
        </w:rPr>
        <w:instrText xml:space="preserve"> HYPERLINK "https://dl.acm.org/citation.cfm?id=830554" </w:instrText>
      </w:r>
      <w:r w:rsidR="006D3409">
        <w:fldChar w:fldCharType="separate"/>
      </w:r>
      <w:r w:rsidR="00B902FF" w:rsidRPr="005F7A4D">
        <w:rPr>
          <w:rStyle w:val="aa"/>
          <w:color w:val="000000" w:themeColor="text1"/>
          <w:u w:val="none"/>
          <w:lang w:val="en-US"/>
        </w:rPr>
        <w:t>https://dl.acm.org/citation.cfm?id=830554</w:t>
      </w:r>
      <w:r w:rsidR="006D3409">
        <w:rPr>
          <w:rStyle w:val="aa"/>
          <w:color w:val="000000" w:themeColor="text1"/>
          <w:u w:val="none"/>
          <w:lang w:val="en-US"/>
        </w:rPr>
        <w:fldChar w:fldCharType="end"/>
      </w:r>
      <w:r w:rsidR="001D4E1D" w:rsidRPr="005F7A4D">
        <w:rPr>
          <w:color w:val="000000" w:themeColor="text1"/>
          <w:lang w:val="en-US"/>
        </w:rPr>
        <w:t>.</w:t>
      </w:r>
      <w:bookmarkEnd w:id="4173"/>
      <w:bookmarkEnd w:id="4174"/>
    </w:p>
    <w:p w14:paraId="61A35666" w14:textId="16AA2C42" w:rsidR="00D56435" w:rsidRPr="005F7A4D" w:rsidRDefault="00944600" w:rsidP="005C2257">
      <w:pPr>
        <w:pStyle w:val="a3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</w:rPr>
      </w:pPr>
      <w:bookmarkStart w:id="4176" w:name="_Toc514516024"/>
      <w:bookmarkStart w:id="4177" w:name="_Toc514774275"/>
      <w:r w:rsidRPr="005F7A4D">
        <w:rPr>
          <w:color w:val="000000" w:themeColor="text1"/>
        </w:rPr>
        <w:t xml:space="preserve">Альфред В. </w:t>
      </w:r>
      <w:proofErr w:type="spellStart"/>
      <w:r w:rsidRPr="005F7A4D">
        <w:rPr>
          <w:color w:val="000000" w:themeColor="text1"/>
        </w:rPr>
        <w:t>Ахо</w:t>
      </w:r>
      <w:proofErr w:type="spellEnd"/>
      <w:r w:rsidR="00C73C59" w:rsidRPr="005F7A4D">
        <w:rPr>
          <w:color w:val="000000" w:themeColor="text1"/>
        </w:rPr>
        <w:t xml:space="preserve">. </w:t>
      </w:r>
      <w:r w:rsidRPr="005F7A4D">
        <w:rPr>
          <w:color w:val="000000" w:themeColor="text1"/>
        </w:rPr>
        <w:t xml:space="preserve">Компиляторы. Принципы, технологии и инструментарий </w:t>
      </w:r>
      <w:r w:rsidR="00C73C59" w:rsidRPr="005F7A4D">
        <w:rPr>
          <w:color w:val="000000" w:themeColor="text1"/>
        </w:rPr>
        <w:t xml:space="preserve">[Текст] / </w:t>
      </w:r>
      <w:r w:rsidRPr="005F7A4D">
        <w:rPr>
          <w:color w:val="000000" w:themeColor="text1"/>
        </w:rPr>
        <w:t xml:space="preserve">Альфред В. </w:t>
      </w:r>
      <w:proofErr w:type="spellStart"/>
      <w:r w:rsidRPr="005F7A4D">
        <w:rPr>
          <w:color w:val="000000" w:themeColor="text1"/>
        </w:rPr>
        <w:t>Ахо</w:t>
      </w:r>
      <w:proofErr w:type="spellEnd"/>
      <w:r w:rsidRPr="005F7A4D">
        <w:rPr>
          <w:color w:val="000000" w:themeColor="text1"/>
        </w:rPr>
        <w:t xml:space="preserve">, Моника С. Лам, </w:t>
      </w:r>
      <w:proofErr w:type="spellStart"/>
      <w:r w:rsidRPr="005F7A4D">
        <w:rPr>
          <w:color w:val="000000" w:themeColor="text1"/>
        </w:rPr>
        <w:t>Рави</w:t>
      </w:r>
      <w:proofErr w:type="spellEnd"/>
      <w:r w:rsidRPr="005F7A4D">
        <w:rPr>
          <w:color w:val="000000" w:themeColor="text1"/>
        </w:rPr>
        <w:t xml:space="preserve"> Сети, Джеффри Д. Ульман — Москва: Вильямс, 2016</w:t>
      </w:r>
      <w:r w:rsidR="00FC584C" w:rsidRPr="005F7A4D">
        <w:rPr>
          <w:color w:val="000000" w:themeColor="text1"/>
        </w:rPr>
        <w:t>. —</w:t>
      </w:r>
      <w:r w:rsidR="00C73C59" w:rsidRPr="005F7A4D">
        <w:rPr>
          <w:color w:val="000000" w:themeColor="text1"/>
        </w:rPr>
        <w:t xml:space="preserve"> </w:t>
      </w:r>
      <w:r w:rsidRPr="005F7A4D">
        <w:rPr>
          <w:color w:val="000000" w:themeColor="text1"/>
        </w:rPr>
        <w:t>1184</w:t>
      </w:r>
      <w:r w:rsidR="00C73C59" w:rsidRPr="005F7A4D">
        <w:rPr>
          <w:color w:val="000000" w:themeColor="text1"/>
        </w:rPr>
        <w:t xml:space="preserve"> с</w:t>
      </w:r>
      <w:bookmarkEnd w:id="4176"/>
      <w:bookmarkEnd w:id="4177"/>
    </w:p>
    <w:p w14:paraId="225A9DC6" w14:textId="2AEF3D3D" w:rsidR="00DB7EA4" w:rsidRPr="005F7A4D" w:rsidRDefault="00DB7EA4" w:rsidP="005C2257">
      <w:pPr>
        <w:pStyle w:val="a3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4178" w:name="_Toc514516025"/>
      <w:bookmarkStart w:id="4179" w:name="_Toc514774276"/>
      <w:r w:rsidRPr="005F7A4D">
        <w:rPr>
          <w:color w:val="000000" w:themeColor="text1"/>
          <w:lang w:val="en-US"/>
        </w:rPr>
        <w:lastRenderedPageBreak/>
        <w:t xml:space="preserve">The Compiler Design Handbook: Optimizations and Machine Code Generation, Second Edition / </w:t>
      </w:r>
      <w:r w:rsidR="00094B7E" w:rsidRPr="005F7A4D">
        <w:rPr>
          <w:color w:val="000000" w:themeColor="text1"/>
          <w:lang w:val="en-US"/>
        </w:rPr>
        <w:t xml:space="preserve">Y.N. </w:t>
      </w:r>
      <w:proofErr w:type="spellStart"/>
      <w:r w:rsidR="00094B7E" w:rsidRPr="005F7A4D">
        <w:rPr>
          <w:color w:val="000000" w:themeColor="text1"/>
          <w:lang w:val="en-US"/>
        </w:rPr>
        <w:t>Srikant</w:t>
      </w:r>
      <w:proofErr w:type="spellEnd"/>
      <w:r w:rsidR="00094B7E" w:rsidRPr="005F7A4D">
        <w:rPr>
          <w:color w:val="000000" w:themeColor="text1"/>
          <w:lang w:val="en-US"/>
        </w:rPr>
        <w:t xml:space="preserve">, </w:t>
      </w:r>
      <w:proofErr w:type="spellStart"/>
      <w:r w:rsidR="00094B7E" w:rsidRPr="005F7A4D">
        <w:rPr>
          <w:color w:val="000000" w:themeColor="text1"/>
          <w:lang w:val="en-US"/>
        </w:rPr>
        <w:t>Priti</w:t>
      </w:r>
      <w:proofErr w:type="spellEnd"/>
      <w:r w:rsidR="00094B7E" w:rsidRPr="005F7A4D">
        <w:rPr>
          <w:color w:val="000000" w:themeColor="text1"/>
          <w:lang w:val="en-US"/>
        </w:rPr>
        <w:t xml:space="preserve"> Shankar</w:t>
      </w:r>
      <w:r w:rsidRPr="005F7A4D">
        <w:rPr>
          <w:color w:val="000000" w:themeColor="text1"/>
          <w:lang w:val="en-US"/>
        </w:rPr>
        <w:t xml:space="preserve"> // </w:t>
      </w:r>
      <w:r w:rsidR="00094B7E" w:rsidRPr="005F7A4D">
        <w:rPr>
          <w:color w:val="000000" w:themeColor="text1"/>
          <w:lang w:val="en-US"/>
        </w:rPr>
        <w:t>CRC Press</w:t>
      </w:r>
      <w:r w:rsidRPr="005F7A4D">
        <w:rPr>
          <w:color w:val="000000" w:themeColor="text1"/>
          <w:lang w:val="en-US"/>
        </w:rPr>
        <w:t xml:space="preserve"> –– </w:t>
      </w:r>
      <w:r w:rsidR="00094B7E" w:rsidRPr="005F7A4D">
        <w:rPr>
          <w:color w:val="000000" w:themeColor="text1"/>
          <w:lang w:val="en-US"/>
        </w:rPr>
        <w:t>2007</w:t>
      </w:r>
      <w:bookmarkEnd w:id="4178"/>
      <w:bookmarkEnd w:id="4179"/>
    </w:p>
    <w:p w14:paraId="1FE97F37" w14:textId="588482FA" w:rsidR="00B420B3" w:rsidRPr="005F7A4D" w:rsidRDefault="00B420B3" w:rsidP="005C2257">
      <w:pPr>
        <w:pStyle w:val="a3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4180" w:name="S8"/>
      <w:bookmarkStart w:id="4181" w:name="_Toc514516026"/>
      <w:bookmarkStart w:id="4182" w:name="_Toc514774277"/>
      <w:bookmarkEnd w:id="4180"/>
      <w:r w:rsidRPr="005F7A4D">
        <w:rPr>
          <w:color w:val="000000" w:themeColor="text1"/>
          <w:lang w:val="en-US"/>
        </w:rPr>
        <w:t xml:space="preserve">Convolutional neural networks over tree structures for programming language processing / Lili </w:t>
      </w:r>
      <w:proofErr w:type="spellStart"/>
      <w:r w:rsidRPr="005F7A4D">
        <w:rPr>
          <w:color w:val="000000" w:themeColor="text1"/>
          <w:lang w:val="en-US"/>
        </w:rPr>
        <w:t>Mou</w:t>
      </w:r>
      <w:proofErr w:type="spellEnd"/>
      <w:r w:rsidRPr="005F7A4D">
        <w:rPr>
          <w:color w:val="000000" w:themeColor="text1"/>
          <w:lang w:val="en-US"/>
        </w:rPr>
        <w:t xml:space="preserve">, Ge Li, Lu Zhang, Tao Wang, </w:t>
      </w:r>
      <w:proofErr w:type="spellStart"/>
      <w:r w:rsidRPr="005F7A4D">
        <w:rPr>
          <w:color w:val="000000" w:themeColor="text1"/>
          <w:lang w:val="en-US"/>
        </w:rPr>
        <w:t>Zhi</w:t>
      </w:r>
      <w:proofErr w:type="spellEnd"/>
      <w:r w:rsidRPr="005F7A4D">
        <w:rPr>
          <w:color w:val="000000" w:themeColor="text1"/>
          <w:lang w:val="en-US"/>
        </w:rPr>
        <w:t xml:space="preserve"> </w:t>
      </w:r>
      <w:proofErr w:type="spellStart"/>
      <w:r w:rsidRPr="005F7A4D">
        <w:rPr>
          <w:color w:val="000000" w:themeColor="text1"/>
          <w:lang w:val="en-US"/>
        </w:rPr>
        <w:t>Jin</w:t>
      </w:r>
      <w:proofErr w:type="spellEnd"/>
      <w:r w:rsidRPr="005F7A4D">
        <w:rPr>
          <w:color w:val="000000" w:themeColor="text1"/>
          <w:lang w:val="en-US"/>
        </w:rPr>
        <w:t xml:space="preserve"> // AAAI'16 Proceedings of the Thirtieth AAAI Conference </w:t>
      </w:r>
      <w:r w:rsidR="00A01AA1" w:rsidRPr="005F7A4D">
        <w:rPr>
          <w:color w:val="000000" w:themeColor="text1"/>
          <w:lang w:val="en-US"/>
        </w:rPr>
        <w:t xml:space="preserve">on Artificial Intelligence </w:t>
      </w:r>
      <w:r w:rsidRPr="005F7A4D">
        <w:rPr>
          <w:color w:val="000000" w:themeColor="text1"/>
          <w:lang w:val="en-US"/>
        </w:rPr>
        <w:t xml:space="preserve">— </w:t>
      </w:r>
      <w:r w:rsidRPr="005F7A4D">
        <w:rPr>
          <w:color w:val="000000" w:themeColor="text1"/>
          <w:lang w:val="en-GB"/>
        </w:rPr>
        <w:t>P.</w:t>
      </w:r>
      <w:r w:rsidRPr="005F7A4D">
        <w:rPr>
          <w:color w:val="000000" w:themeColor="text1"/>
          <w:lang w:val="en-US"/>
        </w:rPr>
        <w:t xml:space="preserve"> </w:t>
      </w:r>
      <w:r w:rsidR="00A01AA1" w:rsidRPr="005F7A4D">
        <w:rPr>
          <w:color w:val="000000" w:themeColor="text1"/>
          <w:lang w:val="en-US"/>
        </w:rPr>
        <w:t xml:space="preserve">1287-1293 </w:t>
      </w:r>
      <w:r w:rsidRPr="005F7A4D">
        <w:rPr>
          <w:color w:val="000000" w:themeColor="text1"/>
          <w:lang w:val="en-US"/>
        </w:rPr>
        <w:t>–– URL:</w:t>
      </w:r>
      <w:r w:rsidR="00425210" w:rsidRPr="005F7A4D">
        <w:rPr>
          <w:color w:val="000000" w:themeColor="text1"/>
          <w:lang w:val="en-US"/>
        </w:rPr>
        <w:t xml:space="preserve"> </w:t>
      </w:r>
      <w:r w:rsidR="006D3409">
        <w:fldChar w:fldCharType="begin"/>
      </w:r>
      <w:r w:rsidR="006D3409" w:rsidRPr="005A78B5">
        <w:rPr>
          <w:lang w:val="en-US"/>
          <w:rPrChange w:id="4183" w:author="пользователь Microsoft Office" w:date="2018-05-22T12:46:00Z">
            <w:rPr/>
          </w:rPrChange>
        </w:rPr>
        <w:instrText xml:space="preserve"> HYPERLINK "https://dl.acm.org/citation.cfm?id=3016002" </w:instrText>
      </w:r>
      <w:r w:rsidR="006D3409">
        <w:fldChar w:fldCharType="separate"/>
      </w:r>
      <w:r w:rsidR="00425210" w:rsidRPr="005F7A4D">
        <w:rPr>
          <w:rStyle w:val="aa"/>
          <w:color w:val="000000" w:themeColor="text1"/>
          <w:u w:val="none"/>
          <w:lang w:val="en-US"/>
        </w:rPr>
        <w:t>https://dl.acm.org/citation.cfm?id=3016002</w:t>
      </w:r>
      <w:r w:rsidR="006D3409">
        <w:rPr>
          <w:rStyle w:val="aa"/>
          <w:color w:val="000000" w:themeColor="text1"/>
          <w:u w:val="none"/>
          <w:lang w:val="en-US"/>
        </w:rPr>
        <w:fldChar w:fldCharType="end"/>
      </w:r>
      <w:r w:rsidRPr="005F7A4D">
        <w:rPr>
          <w:color w:val="000000" w:themeColor="text1"/>
          <w:lang w:val="en-US"/>
        </w:rPr>
        <w:t>.</w:t>
      </w:r>
      <w:bookmarkEnd w:id="4181"/>
      <w:bookmarkEnd w:id="4182"/>
    </w:p>
    <w:p w14:paraId="2137A699" w14:textId="4FAC949F" w:rsidR="00D03CB7" w:rsidRPr="005F7A4D" w:rsidRDefault="00D03CB7" w:rsidP="005C2257">
      <w:pPr>
        <w:pStyle w:val="a3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4184" w:name="S9"/>
      <w:bookmarkStart w:id="4185" w:name="_Toc514516027"/>
      <w:bookmarkStart w:id="4186" w:name="_Toc514774278"/>
      <w:bookmarkEnd w:id="4184"/>
      <w:r w:rsidRPr="005F7A4D">
        <w:rPr>
          <w:color w:val="000000" w:themeColor="text1"/>
          <w:lang w:val="en-US"/>
        </w:rPr>
        <w:t xml:space="preserve">Building Program Vector Representations for Deep Learning / </w:t>
      </w:r>
      <w:r w:rsidR="00240509" w:rsidRPr="005F7A4D">
        <w:rPr>
          <w:color w:val="000000" w:themeColor="text1"/>
          <w:lang w:val="en-US"/>
        </w:rPr>
        <w:t xml:space="preserve">Lili </w:t>
      </w:r>
      <w:proofErr w:type="spellStart"/>
      <w:r w:rsidR="00240509" w:rsidRPr="005F7A4D">
        <w:rPr>
          <w:color w:val="000000" w:themeColor="text1"/>
          <w:lang w:val="en-US"/>
        </w:rPr>
        <w:t>Mou</w:t>
      </w:r>
      <w:proofErr w:type="spellEnd"/>
      <w:r w:rsidR="00240509" w:rsidRPr="005F7A4D">
        <w:rPr>
          <w:color w:val="000000" w:themeColor="text1"/>
          <w:lang w:val="en-US"/>
        </w:rPr>
        <w:t xml:space="preserve">, Ge Li, </w:t>
      </w:r>
      <w:proofErr w:type="spellStart"/>
      <w:r w:rsidR="00240509" w:rsidRPr="005F7A4D">
        <w:rPr>
          <w:color w:val="000000" w:themeColor="text1"/>
          <w:lang w:val="en-US"/>
        </w:rPr>
        <w:t>Yuxuan</w:t>
      </w:r>
      <w:proofErr w:type="spellEnd"/>
      <w:r w:rsidR="00240509" w:rsidRPr="005F7A4D">
        <w:rPr>
          <w:color w:val="000000" w:themeColor="text1"/>
          <w:lang w:val="en-US"/>
        </w:rPr>
        <w:t xml:space="preserve"> Liu, </w:t>
      </w:r>
      <w:proofErr w:type="spellStart"/>
      <w:r w:rsidR="00240509" w:rsidRPr="005F7A4D">
        <w:rPr>
          <w:color w:val="000000" w:themeColor="text1"/>
          <w:lang w:val="en-US"/>
        </w:rPr>
        <w:t>Hao</w:t>
      </w:r>
      <w:proofErr w:type="spellEnd"/>
      <w:r w:rsidR="00240509" w:rsidRPr="005F7A4D">
        <w:rPr>
          <w:color w:val="000000" w:themeColor="text1"/>
          <w:lang w:val="en-US"/>
        </w:rPr>
        <w:t xml:space="preserve"> Peng, </w:t>
      </w:r>
      <w:proofErr w:type="spellStart"/>
      <w:r w:rsidR="00240509" w:rsidRPr="005F7A4D">
        <w:rPr>
          <w:color w:val="000000" w:themeColor="text1"/>
          <w:lang w:val="en-US"/>
        </w:rPr>
        <w:t>Zhi</w:t>
      </w:r>
      <w:proofErr w:type="spellEnd"/>
      <w:r w:rsidR="00240509" w:rsidRPr="005F7A4D">
        <w:rPr>
          <w:color w:val="000000" w:themeColor="text1"/>
          <w:lang w:val="en-US"/>
        </w:rPr>
        <w:t xml:space="preserve"> </w:t>
      </w:r>
      <w:proofErr w:type="spellStart"/>
      <w:r w:rsidR="00240509" w:rsidRPr="005F7A4D">
        <w:rPr>
          <w:color w:val="000000" w:themeColor="text1"/>
          <w:lang w:val="en-US"/>
        </w:rPr>
        <w:t>Jin</w:t>
      </w:r>
      <w:proofErr w:type="spellEnd"/>
      <w:r w:rsidR="00240509" w:rsidRPr="005F7A4D">
        <w:rPr>
          <w:color w:val="000000" w:themeColor="text1"/>
          <w:lang w:val="en-US"/>
        </w:rPr>
        <w:t>, Yan Xu, Lu Zhang</w:t>
      </w:r>
      <w:r w:rsidRPr="005F7A4D">
        <w:rPr>
          <w:color w:val="000000" w:themeColor="text1"/>
          <w:lang w:val="en-US"/>
        </w:rPr>
        <w:t xml:space="preserve"> // </w:t>
      </w:r>
      <w:r w:rsidR="00067E63" w:rsidRPr="005F7A4D">
        <w:rPr>
          <w:color w:val="000000" w:themeColor="text1"/>
          <w:lang w:val="en-US"/>
        </w:rPr>
        <w:t>ICSE'14</w:t>
      </w:r>
      <w:r w:rsidRPr="005F7A4D">
        <w:rPr>
          <w:color w:val="000000" w:themeColor="text1"/>
          <w:lang w:val="en-US"/>
        </w:rPr>
        <w:t xml:space="preserve"> </w:t>
      </w:r>
      <w:r w:rsidR="004930E2" w:rsidRPr="005F7A4D">
        <w:rPr>
          <w:color w:val="000000" w:themeColor="text1"/>
          <w:lang w:val="en-US"/>
        </w:rPr>
        <w:t>Proceedings of the 36th International Conference on Software Engineering</w:t>
      </w:r>
      <w:r w:rsidR="004525CA" w:rsidRPr="005F7A4D">
        <w:rPr>
          <w:color w:val="000000" w:themeColor="text1"/>
          <w:lang w:val="en-US"/>
        </w:rPr>
        <w:t xml:space="preserve"> </w:t>
      </w:r>
      <w:r w:rsidRPr="005F7A4D">
        <w:rPr>
          <w:color w:val="000000" w:themeColor="text1"/>
          <w:lang w:val="en-US"/>
        </w:rPr>
        <w:t xml:space="preserve">— </w:t>
      </w:r>
      <w:proofErr w:type="spellStart"/>
      <w:r w:rsidR="002A23B7" w:rsidRPr="005F7A4D">
        <w:rPr>
          <w:color w:val="000000" w:themeColor="text1"/>
          <w:lang w:val="en-GB"/>
        </w:rPr>
        <w:t>arXiv</w:t>
      </w:r>
      <w:proofErr w:type="spellEnd"/>
      <w:r w:rsidR="002A23B7" w:rsidRPr="005F7A4D">
        <w:rPr>
          <w:color w:val="000000" w:themeColor="text1"/>
          <w:lang w:val="en-GB"/>
        </w:rPr>
        <w:t xml:space="preserve"> preprint arXiv:1409.3358</w:t>
      </w:r>
      <w:r w:rsidRPr="005F7A4D">
        <w:rPr>
          <w:color w:val="000000" w:themeColor="text1"/>
          <w:lang w:val="en-US"/>
        </w:rPr>
        <w:t xml:space="preserve"> –– URL</w:t>
      </w:r>
      <w:r w:rsidR="002A23B7" w:rsidRPr="005F7A4D">
        <w:rPr>
          <w:color w:val="000000" w:themeColor="text1"/>
          <w:lang w:val="en-US"/>
        </w:rPr>
        <w:t xml:space="preserve">: </w:t>
      </w:r>
      <w:r w:rsidR="006D3409">
        <w:fldChar w:fldCharType="begin"/>
      </w:r>
      <w:r w:rsidR="006D3409" w:rsidRPr="005A78B5">
        <w:rPr>
          <w:lang w:val="en-US"/>
          <w:rPrChange w:id="4187" w:author="пользователь Microsoft Office" w:date="2018-05-22T12:46:00Z">
            <w:rPr/>
          </w:rPrChange>
        </w:rPr>
        <w:instrText xml:space="preserve"> HYPERLINK "https://arxiv.org/abs/1409.3358" </w:instrText>
      </w:r>
      <w:r w:rsidR="006D3409">
        <w:fldChar w:fldCharType="separate"/>
      </w:r>
      <w:r w:rsidR="002A23B7" w:rsidRPr="005F7A4D">
        <w:rPr>
          <w:rStyle w:val="aa"/>
          <w:color w:val="000000" w:themeColor="text1"/>
          <w:u w:val="none"/>
          <w:lang w:val="en-US"/>
        </w:rPr>
        <w:t>https://arxiv.org/abs/1409.3358</w:t>
      </w:r>
      <w:r w:rsidR="006D3409">
        <w:rPr>
          <w:rStyle w:val="aa"/>
          <w:color w:val="000000" w:themeColor="text1"/>
          <w:u w:val="none"/>
          <w:lang w:val="en-US"/>
        </w:rPr>
        <w:fldChar w:fldCharType="end"/>
      </w:r>
      <w:r w:rsidRPr="005F7A4D">
        <w:rPr>
          <w:color w:val="000000" w:themeColor="text1"/>
          <w:lang w:val="en-US"/>
        </w:rPr>
        <w:t>.</w:t>
      </w:r>
      <w:bookmarkEnd w:id="4185"/>
      <w:bookmarkEnd w:id="4186"/>
    </w:p>
    <w:p w14:paraId="4699B5D6" w14:textId="016F7B3C" w:rsidR="00DE3F2B" w:rsidRPr="005F7A4D" w:rsidRDefault="00DE3F2B" w:rsidP="005C2257">
      <w:pPr>
        <w:pStyle w:val="a3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4188" w:name="S10"/>
      <w:bookmarkStart w:id="4189" w:name="_Toc514516028"/>
      <w:bookmarkStart w:id="4190" w:name="_Toc514774279"/>
      <w:bookmarkEnd w:id="4188"/>
      <w:r w:rsidRPr="005F7A4D">
        <w:rPr>
          <w:color w:val="000000" w:themeColor="text1"/>
          <w:lang w:val="en-US"/>
        </w:rPr>
        <w:t xml:space="preserve">DECKARD: Scalable and Accurate Tree-Based Detection of Code Clones / </w:t>
      </w:r>
      <w:proofErr w:type="spellStart"/>
      <w:r w:rsidRPr="005F7A4D">
        <w:rPr>
          <w:color w:val="000000" w:themeColor="text1"/>
          <w:lang w:val="en-US"/>
        </w:rPr>
        <w:t>Lingxiao</w:t>
      </w:r>
      <w:proofErr w:type="spellEnd"/>
      <w:r w:rsidRPr="005F7A4D">
        <w:rPr>
          <w:color w:val="000000" w:themeColor="text1"/>
          <w:lang w:val="en-US"/>
        </w:rPr>
        <w:t xml:space="preserve"> Jiang, </w:t>
      </w:r>
      <w:proofErr w:type="spellStart"/>
      <w:r w:rsidRPr="005F7A4D">
        <w:rPr>
          <w:color w:val="000000" w:themeColor="text1"/>
          <w:lang w:val="en-US"/>
        </w:rPr>
        <w:t>Ghassan</w:t>
      </w:r>
      <w:proofErr w:type="spellEnd"/>
      <w:r w:rsidRPr="005F7A4D">
        <w:rPr>
          <w:color w:val="000000" w:themeColor="text1"/>
          <w:lang w:val="en-US"/>
        </w:rPr>
        <w:t xml:space="preserve"> </w:t>
      </w:r>
      <w:proofErr w:type="spellStart"/>
      <w:r w:rsidRPr="005F7A4D">
        <w:rPr>
          <w:color w:val="000000" w:themeColor="text1"/>
          <w:lang w:val="en-US"/>
        </w:rPr>
        <w:t>Misherghi</w:t>
      </w:r>
      <w:proofErr w:type="spellEnd"/>
      <w:r w:rsidRPr="005F7A4D">
        <w:rPr>
          <w:color w:val="000000" w:themeColor="text1"/>
          <w:lang w:val="en-US"/>
        </w:rPr>
        <w:t xml:space="preserve">, </w:t>
      </w:r>
      <w:proofErr w:type="spellStart"/>
      <w:r w:rsidRPr="005F7A4D">
        <w:rPr>
          <w:color w:val="000000" w:themeColor="text1"/>
          <w:lang w:val="en-US"/>
        </w:rPr>
        <w:t>Zhendong</w:t>
      </w:r>
      <w:proofErr w:type="spellEnd"/>
      <w:r w:rsidRPr="005F7A4D">
        <w:rPr>
          <w:color w:val="000000" w:themeColor="text1"/>
          <w:lang w:val="en-US"/>
        </w:rPr>
        <w:t xml:space="preserve"> Su, Stephane </w:t>
      </w:r>
      <w:proofErr w:type="spellStart"/>
      <w:r w:rsidRPr="005F7A4D">
        <w:rPr>
          <w:color w:val="000000" w:themeColor="text1"/>
          <w:lang w:val="en-US"/>
        </w:rPr>
        <w:t>Glondu</w:t>
      </w:r>
      <w:proofErr w:type="spellEnd"/>
      <w:r w:rsidRPr="005F7A4D">
        <w:rPr>
          <w:color w:val="000000" w:themeColor="text1"/>
          <w:lang w:val="en-US"/>
        </w:rPr>
        <w:t xml:space="preserve"> // </w:t>
      </w:r>
      <w:r w:rsidR="005A1672" w:rsidRPr="005F7A4D">
        <w:rPr>
          <w:color w:val="000000" w:themeColor="text1"/>
          <w:lang w:val="en-US"/>
        </w:rPr>
        <w:t>ICSE '07 Proceedings of the 29th international conference on Software Engineering</w:t>
      </w:r>
      <w:r w:rsidRPr="005F7A4D">
        <w:rPr>
          <w:color w:val="000000" w:themeColor="text1"/>
          <w:lang w:val="en-US"/>
        </w:rPr>
        <w:t xml:space="preserve"> — </w:t>
      </w:r>
      <w:r w:rsidRPr="005F7A4D">
        <w:rPr>
          <w:color w:val="000000" w:themeColor="text1"/>
          <w:lang w:val="en-GB"/>
        </w:rPr>
        <w:t>P.</w:t>
      </w:r>
      <w:r w:rsidRPr="005F7A4D">
        <w:rPr>
          <w:color w:val="000000" w:themeColor="text1"/>
          <w:lang w:val="en-US"/>
        </w:rPr>
        <w:t xml:space="preserve"> </w:t>
      </w:r>
      <w:r w:rsidR="00A83E6C" w:rsidRPr="005F7A4D">
        <w:rPr>
          <w:color w:val="000000" w:themeColor="text1"/>
          <w:lang w:val="en-US"/>
        </w:rPr>
        <w:t>96</w:t>
      </w:r>
      <w:r w:rsidRPr="005F7A4D">
        <w:rPr>
          <w:color w:val="000000" w:themeColor="text1"/>
          <w:lang w:val="en-US"/>
        </w:rPr>
        <w:t>-1</w:t>
      </w:r>
      <w:r w:rsidR="00A83E6C" w:rsidRPr="005F7A4D">
        <w:rPr>
          <w:color w:val="000000" w:themeColor="text1"/>
          <w:lang w:val="en-US"/>
        </w:rPr>
        <w:t xml:space="preserve">05 </w:t>
      </w:r>
      <w:r w:rsidRPr="005F7A4D">
        <w:rPr>
          <w:color w:val="000000" w:themeColor="text1"/>
          <w:lang w:val="en-US"/>
        </w:rPr>
        <w:t>–– URL:</w:t>
      </w:r>
      <w:r w:rsidR="00BB26B5" w:rsidRPr="005F7A4D">
        <w:rPr>
          <w:color w:val="000000" w:themeColor="text1"/>
          <w:lang w:val="en-US"/>
        </w:rPr>
        <w:t xml:space="preserve"> </w:t>
      </w:r>
      <w:r w:rsidR="006D3409">
        <w:fldChar w:fldCharType="begin"/>
      </w:r>
      <w:r w:rsidR="006D3409" w:rsidRPr="005A78B5">
        <w:rPr>
          <w:lang w:val="en-US"/>
          <w:rPrChange w:id="4191" w:author="пользователь Microsoft Office" w:date="2018-05-22T12:46:00Z">
            <w:rPr/>
          </w:rPrChange>
        </w:rPr>
        <w:instrText xml:space="preserve"> HYPERLINK "https://dl.acm.org/citation.cfm?id=1248843" </w:instrText>
      </w:r>
      <w:r w:rsidR="006D3409">
        <w:fldChar w:fldCharType="separate"/>
      </w:r>
      <w:r w:rsidR="00BB26B5" w:rsidRPr="005F7A4D">
        <w:rPr>
          <w:rStyle w:val="aa"/>
          <w:color w:val="000000" w:themeColor="text1"/>
          <w:u w:val="none"/>
          <w:lang w:val="en-US"/>
        </w:rPr>
        <w:t>https://dl.acm.org/citation.cfm?id=1248843</w:t>
      </w:r>
      <w:r w:rsidR="006D3409">
        <w:rPr>
          <w:rStyle w:val="aa"/>
          <w:color w:val="000000" w:themeColor="text1"/>
          <w:u w:val="none"/>
          <w:lang w:val="en-US"/>
        </w:rPr>
        <w:fldChar w:fldCharType="end"/>
      </w:r>
      <w:r w:rsidRPr="005F7A4D">
        <w:rPr>
          <w:color w:val="000000" w:themeColor="text1"/>
          <w:lang w:val="en-US"/>
        </w:rPr>
        <w:t>.</w:t>
      </w:r>
      <w:bookmarkEnd w:id="4189"/>
      <w:bookmarkEnd w:id="4190"/>
    </w:p>
    <w:p w14:paraId="0952BC87" w14:textId="58CE1727" w:rsidR="00817188" w:rsidRPr="005F7A4D" w:rsidRDefault="00817188" w:rsidP="005C2257">
      <w:pPr>
        <w:pStyle w:val="a3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4192" w:name="_Toc514516029"/>
      <w:bookmarkStart w:id="4193" w:name="_Toc514774280"/>
      <w:r w:rsidRPr="005F7A4D">
        <w:rPr>
          <w:color w:val="000000" w:themeColor="text1"/>
          <w:lang w:val="en-US"/>
        </w:rPr>
        <w:t xml:space="preserve">De-anonymizing programmers via code </w:t>
      </w:r>
      <w:proofErr w:type="spellStart"/>
      <w:r w:rsidRPr="005F7A4D">
        <w:rPr>
          <w:color w:val="000000" w:themeColor="text1"/>
          <w:lang w:val="en-US"/>
        </w:rPr>
        <w:t>stylometry</w:t>
      </w:r>
      <w:proofErr w:type="spellEnd"/>
      <w:r w:rsidRPr="005F7A4D">
        <w:rPr>
          <w:color w:val="000000" w:themeColor="text1"/>
          <w:lang w:val="en-US"/>
        </w:rPr>
        <w:t xml:space="preserve"> / Aylin </w:t>
      </w:r>
      <w:proofErr w:type="spellStart"/>
      <w:r w:rsidRPr="005F7A4D">
        <w:rPr>
          <w:color w:val="000000" w:themeColor="text1"/>
          <w:lang w:val="en-US"/>
        </w:rPr>
        <w:t>Caliskan</w:t>
      </w:r>
      <w:proofErr w:type="spellEnd"/>
      <w:r w:rsidRPr="005F7A4D">
        <w:rPr>
          <w:color w:val="000000" w:themeColor="text1"/>
          <w:lang w:val="en-US"/>
        </w:rPr>
        <w:t xml:space="preserve">-Islam, Richard </w:t>
      </w:r>
      <w:proofErr w:type="spellStart"/>
      <w:r w:rsidRPr="005F7A4D">
        <w:rPr>
          <w:color w:val="000000" w:themeColor="text1"/>
          <w:lang w:val="en-US"/>
        </w:rPr>
        <w:t>Harang</w:t>
      </w:r>
      <w:proofErr w:type="spellEnd"/>
      <w:r w:rsidRPr="005F7A4D">
        <w:rPr>
          <w:color w:val="000000" w:themeColor="text1"/>
          <w:lang w:val="en-US"/>
        </w:rPr>
        <w:t xml:space="preserve">, Andrew Liu, Arvind Narayanan, Clare Voss, Fabian Yamaguchi, Rachel </w:t>
      </w:r>
      <w:proofErr w:type="spellStart"/>
      <w:r w:rsidRPr="005F7A4D">
        <w:rPr>
          <w:color w:val="000000" w:themeColor="text1"/>
          <w:lang w:val="en-US"/>
        </w:rPr>
        <w:t>Greenstadt</w:t>
      </w:r>
      <w:proofErr w:type="spellEnd"/>
      <w:r w:rsidRPr="005F7A4D">
        <w:rPr>
          <w:color w:val="000000" w:themeColor="text1"/>
          <w:lang w:val="en-US"/>
        </w:rPr>
        <w:t xml:space="preserve"> // </w:t>
      </w:r>
      <w:r w:rsidR="001826FA" w:rsidRPr="005F7A4D">
        <w:rPr>
          <w:color w:val="000000" w:themeColor="text1"/>
          <w:lang w:val="en-US"/>
        </w:rPr>
        <w:t>SEC'15 Proceedings of the 24th USENIX Conference on Security Symposium</w:t>
      </w:r>
      <w:r w:rsidRPr="005F7A4D">
        <w:rPr>
          <w:color w:val="000000" w:themeColor="text1"/>
          <w:lang w:val="en-US"/>
        </w:rPr>
        <w:t xml:space="preserve"> — </w:t>
      </w:r>
      <w:r w:rsidRPr="005F7A4D">
        <w:rPr>
          <w:color w:val="000000" w:themeColor="text1"/>
          <w:lang w:val="en-GB"/>
        </w:rPr>
        <w:t>P.</w:t>
      </w:r>
      <w:r w:rsidRPr="005F7A4D">
        <w:rPr>
          <w:color w:val="000000" w:themeColor="text1"/>
          <w:lang w:val="en-US"/>
        </w:rPr>
        <w:t xml:space="preserve"> </w:t>
      </w:r>
      <w:r w:rsidR="004A7770" w:rsidRPr="005F7A4D">
        <w:rPr>
          <w:color w:val="000000" w:themeColor="text1"/>
          <w:lang w:val="en-US"/>
        </w:rPr>
        <w:t>255</w:t>
      </w:r>
      <w:r w:rsidRPr="005F7A4D">
        <w:rPr>
          <w:color w:val="000000" w:themeColor="text1"/>
          <w:lang w:val="en-US"/>
        </w:rPr>
        <w:t>-</w:t>
      </w:r>
      <w:r w:rsidR="004A7770" w:rsidRPr="005F7A4D">
        <w:rPr>
          <w:color w:val="000000" w:themeColor="text1"/>
          <w:lang w:val="en-US"/>
        </w:rPr>
        <w:t>270</w:t>
      </w:r>
      <w:r w:rsidRPr="005F7A4D">
        <w:rPr>
          <w:color w:val="000000" w:themeColor="text1"/>
          <w:lang w:val="en-US"/>
        </w:rPr>
        <w:t xml:space="preserve"> –– URL:</w:t>
      </w:r>
      <w:r w:rsidR="00BF1732" w:rsidRPr="005F7A4D">
        <w:rPr>
          <w:color w:val="000000" w:themeColor="text1"/>
          <w:lang w:val="en-US"/>
        </w:rPr>
        <w:t xml:space="preserve"> </w:t>
      </w:r>
      <w:r w:rsidR="006D3409">
        <w:fldChar w:fldCharType="begin"/>
      </w:r>
      <w:r w:rsidR="006D3409" w:rsidRPr="005A78B5">
        <w:rPr>
          <w:lang w:val="en-US"/>
          <w:rPrChange w:id="4194" w:author="пользователь Microsoft Office" w:date="2018-05-22T12:46:00Z">
            <w:rPr/>
          </w:rPrChange>
        </w:rPr>
        <w:instrText xml:space="preserve"> HYPERLINK "https://dl.acm.org/citation.cfm?id=2831160" </w:instrText>
      </w:r>
      <w:r w:rsidR="006D3409">
        <w:fldChar w:fldCharType="separate"/>
      </w:r>
      <w:r w:rsidR="00BF1732" w:rsidRPr="005F7A4D">
        <w:rPr>
          <w:rStyle w:val="aa"/>
          <w:color w:val="000000" w:themeColor="text1"/>
          <w:u w:val="none"/>
          <w:lang w:val="en-US"/>
        </w:rPr>
        <w:t>https://dl.acm.org/citation.cfm?id=2831160</w:t>
      </w:r>
      <w:r w:rsidR="006D3409">
        <w:rPr>
          <w:rStyle w:val="aa"/>
          <w:color w:val="000000" w:themeColor="text1"/>
          <w:u w:val="none"/>
          <w:lang w:val="en-US"/>
        </w:rPr>
        <w:fldChar w:fldCharType="end"/>
      </w:r>
      <w:r w:rsidRPr="005F7A4D">
        <w:rPr>
          <w:color w:val="000000" w:themeColor="text1"/>
          <w:lang w:val="en-US"/>
        </w:rPr>
        <w:t>.</w:t>
      </w:r>
      <w:bookmarkEnd w:id="4192"/>
      <w:bookmarkEnd w:id="4193"/>
    </w:p>
    <w:p w14:paraId="48AFEB7A" w14:textId="1CA156AC" w:rsidR="00B420B3" w:rsidRPr="005F7A4D" w:rsidRDefault="000D47BF" w:rsidP="005C2257">
      <w:pPr>
        <w:pStyle w:val="a3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4195" w:name="_Toc514516030"/>
      <w:bookmarkStart w:id="4196" w:name="_Toc514774281"/>
      <w:r w:rsidRPr="005F7A4D">
        <w:rPr>
          <w:color w:val="000000" w:themeColor="text1"/>
          <w:lang w:val="en-US"/>
        </w:rPr>
        <w:t>Program Structure Interface (PSI) // Intell</w:t>
      </w:r>
      <w:r w:rsidR="001B6345" w:rsidRPr="005F7A4D">
        <w:rPr>
          <w:color w:val="000000" w:themeColor="text1"/>
          <w:lang w:val="en-US"/>
        </w:rPr>
        <w:t xml:space="preserve">iJ Platform SDK Developer Guide </w:t>
      </w:r>
      <w:r w:rsidRPr="005F7A4D">
        <w:rPr>
          <w:color w:val="000000" w:themeColor="text1"/>
          <w:lang w:val="en-US"/>
        </w:rPr>
        <w:t xml:space="preserve">–– URL: </w:t>
      </w:r>
      <w:r w:rsidR="006D3409">
        <w:fldChar w:fldCharType="begin"/>
      </w:r>
      <w:r w:rsidR="006D3409" w:rsidRPr="005A78B5">
        <w:rPr>
          <w:lang w:val="en-US"/>
          <w:rPrChange w:id="4197" w:author="пользователь Microsoft Office" w:date="2018-05-22T12:46:00Z">
            <w:rPr/>
          </w:rPrChange>
        </w:rPr>
        <w:instrText xml:space="preserve"> HYPERLINK "http://www.jetbrains.org/intellij/sdk/docs/basics/architectural_overview/psi.html" </w:instrText>
      </w:r>
      <w:r w:rsidR="006D3409">
        <w:fldChar w:fldCharType="separate"/>
      </w:r>
      <w:r w:rsidR="001B6345" w:rsidRPr="005F7A4D">
        <w:rPr>
          <w:rStyle w:val="aa"/>
          <w:color w:val="000000" w:themeColor="text1"/>
          <w:u w:val="none"/>
          <w:lang w:val="en-US"/>
        </w:rPr>
        <w:t>http://www.jetbrains.org/intellij/sdk/docs/basics/architectural_overview/psi.html</w:t>
      </w:r>
      <w:r w:rsidR="006D3409">
        <w:rPr>
          <w:rStyle w:val="aa"/>
          <w:color w:val="000000" w:themeColor="text1"/>
          <w:u w:val="none"/>
          <w:lang w:val="en-US"/>
        </w:rPr>
        <w:fldChar w:fldCharType="end"/>
      </w:r>
      <w:r w:rsidR="001B6345" w:rsidRPr="005F7A4D">
        <w:rPr>
          <w:color w:val="000000" w:themeColor="text1"/>
          <w:lang w:val="en-US"/>
        </w:rPr>
        <w:t xml:space="preserve"> </w:t>
      </w:r>
      <w:r w:rsidR="00426B98" w:rsidRPr="005F7A4D">
        <w:rPr>
          <w:color w:val="000000" w:themeColor="text1"/>
          <w:lang w:val="en-US"/>
        </w:rPr>
        <w:t xml:space="preserve">(online; accessed: </w:t>
      </w:r>
      <w:r w:rsidR="00E16252" w:rsidRPr="005F7A4D">
        <w:rPr>
          <w:color w:val="000000" w:themeColor="text1"/>
          <w:lang w:val="en-US"/>
        </w:rPr>
        <w:t>11</w:t>
      </w:r>
      <w:r w:rsidR="00291019" w:rsidRPr="005F7A4D">
        <w:rPr>
          <w:color w:val="000000" w:themeColor="text1"/>
          <w:lang w:val="en-US"/>
        </w:rPr>
        <w:t>.11</w:t>
      </w:r>
      <w:r w:rsidR="00E16252" w:rsidRPr="005F7A4D">
        <w:rPr>
          <w:color w:val="000000" w:themeColor="text1"/>
          <w:lang w:val="en-US"/>
        </w:rPr>
        <w:t>.2017</w:t>
      </w:r>
      <w:r w:rsidRPr="005F7A4D">
        <w:rPr>
          <w:color w:val="000000" w:themeColor="text1"/>
          <w:lang w:val="en-US"/>
        </w:rPr>
        <w:t>).</w:t>
      </w:r>
      <w:bookmarkEnd w:id="4195"/>
      <w:bookmarkEnd w:id="4196"/>
    </w:p>
    <w:p w14:paraId="117F964C" w14:textId="5A182908" w:rsidR="00324F41" w:rsidRPr="005F7A4D" w:rsidRDefault="00171DDD" w:rsidP="005C2257">
      <w:pPr>
        <w:pStyle w:val="a3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4198" w:name="_Toc514516031"/>
      <w:bookmarkStart w:id="4199" w:name="_Toc514774282"/>
      <w:proofErr w:type="spellStart"/>
      <w:r w:rsidRPr="005F7A4D">
        <w:rPr>
          <w:color w:val="000000" w:themeColor="text1"/>
          <w:lang w:val="en-US"/>
        </w:rPr>
        <w:t>Kotlin</w:t>
      </w:r>
      <w:proofErr w:type="spellEnd"/>
      <w:r w:rsidRPr="005F7A4D">
        <w:rPr>
          <w:color w:val="000000" w:themeColor="text1"/>
          <w:lang w:val="en-US"/>
        </w:rPr>
        <w:t xml:space="preserve"> Language Documentation</w:t>
      </w:r>
      <w:r w:rsidR="00324F41" w:rsidRPr="005F7A4D">
        <w:rPr>
          <w:color w:val="000000" w:themeColor="text1"/>
          <w:lang w:val="en-US"/>
        </w:rPr>
        <w:t xml:space="preserve"> // </w:t>
      </w:r>
      <w:proofErr w:type="spellStart"/>
      <w:r w:rsidRPr="005F7A4D">
        <w:rPr>
          <w:color w:val="000000" w:themeColor="text1"/>
          <w:lang w:val="en-US"/>
        </w:rPr>
        <w:t>Kotlin</w:t>
      </w:r>
      <w:proofErr w:type="spellEnd"/>
      <w:r w:rsidRPr="005F7A4D">
        <w:rPr>
          <w:color w:val="000000" w:themeColor="text1"/>
          <w:lang w:val="en-US"/>
        </w:rPr>
        <w:t xml:space="preserve"> programming language official site</w:t>
      </w:r>
      <w:r w:rsidR="00324F41" w:rsidRPr="005F7A4D">
        <w:rPr>
          <w:color w:val="000000" w:themeColor="text1"/>
          <w:lang w:val="en-US"/>
        </w:rPr>
        <w:t xml:space="preserve"> –– URL: </w:t>
      </w:r>
      <w:r w:rsidR="006D3409">
        <w:fldChar w:fldCharType="begin"/>
      </w:r>
      <w:r w:rsidR="006D3409" w:rsidRPr="005A78B5">
        <w:rPr>
          <w:lang w:val="en-US"/>
          <w:rPrChange w:id="4200" w:author="пользователь Microsoft Office" w:date="2018-05-22T12:46:00Z">
            <w:rPr/>
          </w:rPrChange>
        </w:rPr>
        <w:instrText xml:space="preserve"> HYPERLINK "http://kotlinlang.org/docs/kotlin-docs.pdf" </w:instrText>
      </w:r>
      <w:r w:rsidR="006D3409">
        <w:fldChar w:fldCharType="separate"/>
      </w:r>
      <w:r w:rsidRPr="005F7A4D">
        <w:rPr>
          <w:rStyle w:val="aa"/>
          <w:color w:val="000000" w:themeColor="text1"/>
          <w:u w:val="none"/>
          <w:lang w:val="en-US"/>
        </w:rPr>
        <w:t>http://kotlinlang.org/docs/kotlin-docs.pdf</w:t>
      </w:r>
      <w:r w:rsidR="006D3409">
        <w:rPr>
          <w:rStyle w:val="aa"/>
          <w:color w:val="000000" w:themeColor="text1"/>
          <w:u w:val="none"/>
          <w:lang w:val="en-US"/>
        </w:rPr>
        <w:fldChar w:fldCharType="end"/>
      </w:r>
      <w:r w:rsidRPr="005F7A4D">
        <w:rPr>
          <w:color w:val="000000" w:themeColor="text1"/>
          <w:lang w:val="en-US"/>
        </w:rPr>
        <w:t xml:space="preserve"> </w:t>
      </w:r>
      <w:r w:rsidR="004248BF" w:rsidRPr="005F7A4D">
        <w:rPr>
          <w:color w:val="000000" w:themeColor="text1"/>
          <w:lang w:val="en-US"/>
        </w:rPr>
        <w:t>(online; accessed: 22</w:t>
      </w:r>
      <w:r w:rsidR="006719E3" w:rsidRPr="005F7A4D">
        <w:rPr>
          <w:color w:val="000000" w:themeColor="text1"/>
          <w:lang w:val="en-US"/>
        </w:rPr>
        <w:t>.02</w:t>
      </w:r>
      <w:r w:rsidR="00324F41" w:rsidRPr="005F7A4D">
        <w:rPr>
          <w:color w:val="000000" w:themeColor="text1"/>
          <w:lang w:val="en-US"/>
        </w:rPr>
        <w:t>.2018).</w:t>
      </w:r>
      <w:bookmarkEnd w:id="4198"/>
      <w:bookmarkEnd w:id="4199"/>
    </w:p>
    <w:p w14:paraId="52047EC1" w14:textId="7523D37E" w:rsidR="00324F41" w:rsidRPr="005F7A4D" w:rsidRDefault="002C3521" w:rsidP="005C2257">
      <w:pPr>
        <w:pStyle w:val="a3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4201" w:name="S14"/>
      <w:bookmarkStart w:id="4202" w:name="_Toc514516032"/>
      <w:bookmarkStart w:id="4203" w:name="_Toc514774283"/>
      <w:bookmarkEnd w:id="4201"/>
      <w:proofErr w:type="spellStart"/>
      <w:r w:rsidRPr="005F7A4D">
        <w:rPr>
          <w:color w:val="000000" w:themeColor="text1"/>
          <w:lang w:val="en-US"/>
        </w:rPr>
        <w:lastRenderedPageBreak/>
        <w:t>Kotlin</w:t>
      </w:r>
      <w:proofErr w:type="spellEnd"/>
      <w:r w:rsidRPr="005F7A4D">
        <w:rPr>
          <w:color w:val="000000" w:themeColor="text1"/>
          <w:lang w:val="en-US"/>
        </w:rPr>
        <w:t xml:space="preserve"> 1.2 Released: Sharing Code between Platforms // </w:t>
      </w:r>
      <w:proofErr w:type="spellStart"/>
      <w:r w:rsidRPr="005F7A4D">
        <w:rPr>
          <w:color w:val="000000" w:themeColor="text1"/>
          <w:lang w:val="en-US"/>
        </w:rPr>
        <w:t>Kotlin</w:t>
      </w:r>
      <w:proofErr w:type="spellEnd"/>
      <w:r w:rsidRPr="005F7A4D">
        <w:rPr>
          <w:color w:val="000000" w:themeColor="text1"/>
          <w:lang w:val="en-US"/>
        </w:rPr>
        <w:t xml:space="preserve"> Blog — URL: </w:t>
      </w:r>
      <w:r w:rsidR="006D3409">
        <w:fldChar w:fldCharType="begin"/>
      </w:r>
      <w:r w:rsidR="006D3409" w:rsidRPr="005A78B5">
        <w:rPr>
          <w:lang w:val="en-US"/>
          <w:rPrChange w:id="4204" w:author="пользователь Microsoft Office" w:date="2018-05-22T12:46:00Z">
            <w:rPr/>
          </w:rPrChange>
        </w:rPr>
        <w:instrText xml:space="preserve"> HYPERLINK "https://blog.jetbrains.com/kotlin/2017/11/kotlin-1-2-released/" </w:instrText>
      </w:r>
      <w:r w:rsidR="006D3409">
        <w:fldChar w:fldCharType="separate"/>
      </w:r>
      <w:r w:rsidRPr="005F7A4D">
        <w:rPr>
          <w:rStyle w:val="aa"/>
          <w:color w:val="000000" w:themeColor="text1"/>
          <w:u w:val="none"/>
          <w:lang w:val="en-US"/>
        </w:rPr>
        <w:t>https://blog.jetbrains.com/kotlin/2017/11/kotlin-1-2-released/</w:t>
      </w:r>
      <w:r w:rsidR="006D3409">
        <w:rPr>
          <w:rStyle w:val="aa"/>
          <w:color w:val="000000" w:themeColor="text1"/>
          <w:u w:val="none"/>
          <w:lang w:val="en-US"/>
        </w:rPr>
        <w:fldChar w:fldCharType="end"/>
      </w:r>
      <w:r w:rsidRPr="005F7A4D">
        <w:rPr>
          <w:color w:val="000000" w:themeColor="text1"/>
          <w:lang w:val="en-US"/>
        </w:rPr>
        <w:t xml:space="preserve"> </w:t>
      </w:r>
      <w:r w:rsidR="00E013F9" w:rsidRPr="005F7A4D">
        <w:rPr>
          <w:color w:val="000000" w:themeColor="text1"/>
          <w:lang w:val="en-US"/>
        </w:rPr>
        <w:t>(online; accessed: 12</w:t>
      </w:r>
      <w:r w:rsidR="001A3454" w:rsidRPr="005F7A4D">
        <w:rPr>
          <w:color w:val="000000" w:themeColor="text1"/>
          <w:lang w:val="en-US"/>
        </w:rPr>
        <w:t>.03</w:t>
      </w:r>
      <w:r w:rsidR="000D13B1" w:rsidRPr="005F7A4D">
        <w:rPr>
          <w:color w:val="000000" w:themeColor="text1"/>
          <w:lang w:val="en-US"/>
        </w:rPr>
        <w:t>.2018).</w:t>
      </w:r>
      <w:bookmarkEnd w:id="4202"/>
      <w:bookmarkEnd w:id="4203"/>
    </w:p>
    <w:p w14:paraId="492706FC" w14:textId="4D0CC936" w:rsidR="00265D14" w:rsidRPr="005F7A4D" w:rsidRDefault="00265D14" w:rsidP="00265D14">
      <w:pPr>
        <w:pStyle w:val="a3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4205" w:name="S15"/>
      <w:bookmarkStart w:id="4206" w:name="_Toc514516033"/>
      <w:bookmarkStart w:id="4207" w:name="_Toc514774284"/>
      <w:bookmarkEnd w:id="4205"/>
      <w:r w:rsidRPr="005F7A4D">
        <w:rPr>
          <w:color w:val="000000" w:themeColor="text1"/>
          <w:lang w:val="en-US"/>
        </w:rPr>
        <w:t xml:space="preserve">Building </w:t>
      </w:r>
      <w:proofErr w:type="spellStart"/>
      <w:r w:rsidRPr="005F7A4D">
        <w:rPr>
          <w:color w:val="000000" w:themeColor="text1"/>
          <w:lang w:val="en-US"/>
        </w:rPr>
        <w:t>Autoencoders</w:t>
      </w:r>
      <w:proofErr w:type="spellEnd"/>
      <w:r w:rsidRPr="005F7A4D">
        <w:rPr>
          <w:color w:val="000000" w:themeColor="text1"/>
          <w:lang w:val="en-US"/>
        </w:rPr>
        <w:t xml:space="preserve"> in </w:t>
      </w:r>
      <w:proofErr w:type="spellStart"/>
      <w:r w:rsidRPr="005F7A4D">
        <w:rPr>
          <w:color w:val="000000" w:themeColor="text1"/>
          <w:lang w:val="en-US"/>
        </w:rPr>
        <w:t>Keras</w:t>
      </w:r>
      <w:proofErr w:type="spellEnd"/>
      <w:r w:rsidRPr="005F7A4D">
        <w:rPr>
          <w:color w:val="000000" w:themeColor="text1"/>
          <w:lang w:val="en-US"/>
        </w:rPr>
        <w:t xml:space="preserve"> // </w:t>
      </w:r>
      <w:r w:rsidR="00AC7876" w:rsidRPr="005F7A4D">
        <w:rPr>
          <w:color w:val="000000" w:themeColor="text1"/>
          <w:lang w:val="en-US"/>
        </w:rPr>
        <w:t xml:space="preserve">The </w:t>
      </w:r>
      <w:proofErr w:type="spellStart"/>
      <w:r w:rsidR="00AC7876" w:rsidRPr="005F7A4D">
        <w:rPr>
          <w:color w:val="000000" w:themeColor="text1"/>
          <w:lang w:val="en-US"/>
        </w:rPr>
        <w:t>Keras</w:t>
      </w:r>
      <w:proofErr w:type="spellEnd"/>
      <w:r w:rsidR="00AC7876" w:rsidRPr="005F7A4D">
        <w:rPr>
          <w:color w:val="000000" w:themeColor="text1"/>
          <w:lang w:val="en-US"/>
        </w:rPr>
        <w:t xml:space="preserve"> Blog</w:t>
      </w:r>
      <w:r w:rsidRPr="005F7A4D">
        <w:rPr>
          <w:color w:val="000000" w:themeColor="text1"/>
          <w:lang w:val="en-US"/>
        </w:rPr>
        <w:t xml:space="preserve"> — URL: </w:t>
      </w:r>
      <w:r w:rsidR="006D3409">
        <w:fldChar w:fldCharType="begin"/>
      </w:r>
      <w:r w:rsidR="006D3409" w:rsidRPr="005A78B5">
        <w:rPr>
          <w:lang w:val="en-US"/>
          <w:rPrChange w:id="4208" w:author="пользователь Microsoft Office" w:date="2018-05-22T12:46:00Z">
            <w:rPr/>
          </w:rPrChange>
        </w:rPr>
        <w:instrText xml:space="preserve"> HYPERLINK "https://blog.keras.io/building-autoencoders-in-keras.html" </w:instrText>
      </w:r>
      <w:r w:rsidR="006D3409">
        <w:fldChar w:fldCharType="separate"/>
      </w:r>
      <w:r w:rsidR="002F6B00" w:rsidRPr="00CC0463">
        <w:rPr>
          <w:rStyle w:val="aa"/>
          <w:color w:val="000000" w:themeColor="text1"/>
          <w:u w:val="none"/>
          <w:lang w:val="en-US"/>
        </w:rPr>
        <w:t>https://blog.keras.io/building-autoencoders-in-keras.html</w:t>
      </w:r>
      <w:r w:rsidR="006D3409">
        <w:rPr>
          <w:rStyle w:val="aa"/>
          <w:color w:val="000000" w:themeColor="text1"/>
          <w:u w:val="none"/>
          <w:lang w:val="en-US"/>
        </w:rPr>
        <w:fldChar w:fldCharType="end"/>
      </w:r>
      <w:r w:rsidRPr="005F7A4D">
        <w:rPr>
          <w:color w:val="000000" w:themeColor="text1"/>
          <w:lang w:val="en-US"/>
        </w:rPr>
        <w:t xml:space="preserve"> </w:t>
      </w:r>
      <w:r w:rsidR="002F6B00" w:rsidRPr="005F7A4D">
        <w:rPr>
          <w:color w:val="000000" w:themeColor="text1"/>
          <w:lang w:val="en-US"/>
        </w:rPr>
        <w:t>(online; accessed: 17.01</w:t>
      </w:r>
      <w:r w:rsidRPr="005F7A4D">
        <w:rPr>
          <w:color w:val="000000" w:themeColor="text1"/>
          <w:lang w:val="en-US"/>
        </w:rPr>
        <w:t>.2018).</w:t>
      </w:r>
      <w:bookmarkEnd w:id="4206"/>
      <w:bookmarkEnd w:id="4207"/>
    </w:p>
    <w:p w14:paraId="1E1E8828" w14:textId="3C135CE0" w:rsidR="0007444D" w:rsidRPr="005F7A4D" w:rsidRDefault="0007444D" w:rsidP="0007444D">
      <w:pPr>
        <w:pStyle w:val="a3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4209" w:name="_Toc514516034"/>
      <w:bookmarkStart w:id="4210" w:name="_Toc514774285"/>
      <w:proofErr w:type="spellStart"/>
      <w:r w:rsidRPr="005F7A4D">
        <w:rPr>
          <w:color w:val="000000" w:themeColor="text1"/>
          <w:lang w:val="en-US"/>
        </w:rPr>
        <w:t>Scikit</w:t>
      </w:r>
      <w:proofErr w:type="spellEnd"/>
      <w:r w:rsidRPr="005F7A4D">
        <w:rPr>
          <w:color w:val="000000" w:themeColor="text1"/>
          <w:lang w:val="en-US"/>
        </w:rPr>
        <w:t xml:space="preserve">-learn API // </w:t>
      </w:r>
      <w:proofErr w:type="spellStart"/>
      <w:r w:rsidRPr="005F7A4D">
        <w:rPr>
          <w:color w:val="000000" w:themeColor="text1"/>
          <w:lang w:val="en-US"/>
        </w:rPr>
        <w:t>Keras</w:t>
      </w:r>
      <w:proofErr w:type="spellEnd"/>
      <w:r w:rsidRPr="005F7A4D">
        <w:rPr>
          <w:color w:val="000000" w:themeColor="text1"/>
          <w:lang w:val="en-US"/>
        </w:rPr>
        <w:t xml:space="preserve"> Documentation — URL: </w:t>
      </w:r>
      <w:r w:rsidR="006D3409">
        <w:fldChar w:fldCharType="begin"/>
      </w:r>
      <w:r w:rsidR="006D3409" w:rsidRPr="005A78B5">
        <w:rPr>
          <w:lang w:val="en-US"/>
          <w:rPrChange w:id="4211" w:author="пользователь Microsoft Office" w:date="2018-05-22T12:46:00Z">
            <w:rPr/>
          </w:rPrChange>
        </w:rPr>
        <w:instrText xml:space="preserve"> HYPERLINK "https://keras.io/scikit-learn-api/" </w:instrText>
      </w:r>
      <w:r w:rsidR="006D3409">
        <w:fldChar w:fldCharType="separate"/>
      </w:r>
      <w:r w:rsidR="00B12744" w:rsidRPr="005F7A4D">
        <w:rPr>
          <w:rStyle w:val="aa"/>
          <w:color w:val="000000" w:themeColor="text1"/>
          <w:u w:val="none"/>
          <w:lang w:val="en-US"/>
        </w:rPr>
        <w:t>https://keras.io/scikit-learn-api/</w:t>
      </w:r>
      <w:r w:rsidR="006D3409">
        <w:rPr>
          <w:rStyle w:val="aa"/>
          <w:color w:val="000000" w:themeColor="text1"/>
          <w:u w:val="none"/>
          <w:lang w:val="en-US"/>
        </w:rPr>
        <w:fldChar w:fldCharType="end"/>
      </w:r>
      <w:r w:rsidR="00B12744" w:rsidRPr="005F7A4D">
        <w:rPr>
          <w:color w:val="000000" w:themeColor="text1"/>
          <w:lang w:val="en-US"/>
        </w:rPr>
        <w:t xml:space="preserve"> </w:t>
      </w:r>
      <w:r w:rsidR="00417DE2" w:rsidRPr="005F7A4D">
        <w:rPr>
          <w:color w:val="000000" w:themeColor="text1"/>
          <w:lang w:val="en-US"/>
        </w:rPr>
        <w:t>(online; accessed: 22</w:t>
      </w:r>
      <w:r w:rsidRPr="005F7A4D">
        <w:rPr>
          <w:color w:val="000000" w:themeColor="text1"/>
          <w:lang w:val="en-US"/>
        </w:rPr>
        <w:t>.01.2018).</w:t>
      </w:r>
      <w:bookmarkEnd w:id="4209"/>
      <w:bookmarkEnd w:id="4210"/>
    </w:p>
    <w:p w14:paraId="4EFF0A0A" w14:textId="61E632A5" w:rsidR="009D0840" w:rsidRDefault="00A210DA" w:rsidP="009D0840">
      <w:pPr>
        <w:pStyle w:val="a3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ins w:id="4212" w:author="Microsoft Office User" w:date="2018-05-21T23:22:00Z"/>
          <w:color w:val="000000" w:themeColor="text1"/>
          <w:lang w:val="en-US"/>
        </w:rPr>
      </w:pPr>
      <w:bookmarkStart w:id="4213" w:name="_Toc514516035"/>
      <w:bookmarkStart w:id="4214" w:name="_Toc514774286"/>
      <w:r w:rsidRPr="005F7A4D">
        <w:rPr>
          <w:color w:val="000000" w:themeColor="text1"/>
          <w:lang w:val="en-US"/>
        </w:rPr>
        <w:t>Novelty and Outlier Detection</w:t>
      </w:r>
      <w:r w:rsidR="00C6310E" w:rsidRPr="005F7A4D">
        <w:rPr>
          <w:color w:val="000000" w:themeColor="text1"/>
          <w:lang w:val="en-US"/>
        </w:rPr>
        <w:t xml:space="preserve"> // </w:t>
      </w:r>
      <w:proofErr w:type="spellStart"/>
      <w:r w:rsidR="00C6310E" w:rsidRPr="005F7A4D">
        <w:rPr>
          <w:color w:val="000000" w:themeColor="text1"/>
          <w:lang w:val="en-US"/>
        </w:rPr>
        <w:t>scikit</w:t>
      </w:r>
      <w:proofErr w:type="spellEnd"/>
      <w:r w:rsidR="00C6310E" w:rsidRPr="005F7A4D">
        <w:rPr>
          <w:color w:val="000000" w:themeColor="text1"/>
          <w:lang w:val="en-US"/>
        </w:rPr>
        <w:t xml:space="preserve">-learn — URL: </w:t>
      </w:r>
      <w:r w:rsidR="006D3409">
        <w:fldChar w:fldCharType="begin"/>
      </w:r>
      <w:r w:rsidR="006D3409" w:rsidRPr="005A78B5">
        <w:rPr>
          <w:lang w:val="en-US"/>
          <w:rPrChange w:id="4215" w:author="пользователь Microsoft Office" w:date="2018-05-22T12:46:00Z">
            <w:rPr/>
          </w:rPrChange>
        </w:rPr>
        <w:instrText xml:space="preserve"> HYPERLINK "http://scikit-learn.org/stable/modules/outlier_detection.html" </w:instrText>
      </w:r>
      <w:r w:rsidR="006D3409">
        <w:fldChar w:fldCharType="separate"/>
      </w:r>
      <w:r w:rsidRPr="005F7A4D">
        <w:rPr>
          <w:rStyle w:val="aa"/>
          <w:color w:val="000000" w:themeColor="text1"/>
          <w:u w:val="none"/>
          <w:lang w:val="en-US"/>
        </w:rPr>
        <w:t>http://scikit-learn.org/stable/modules/outlier_detection.html</w:t>
      </w:r>
      <w:r w:rsidR="006D3409">
        <w:rPr>
          <w:rStyle w:val="aa"/>
          <w:color w:val="000000" w:themeColor="text1"/>
          <w:u w:val="none"/>
          <w:lang w:val="en-US"/>
        </w:rPr>
        <w:fldChar w:fldCharType="end"/>
      </w:r>
      <w:r w:rsidRPr="005F7A4D">
        <w:rPr>
          <w:color w:val="000000" w:themeColor="text1"/>
          <w:lang w:val="en-US"/>
        </w:rPr>
        <w:t xml:space="preserve"> </w:t>
      </w:r>
      <w:r w:rsidR="00C6310E" w:rsidRPr="005F7A4D">
        <w:rPr>
          <w:color w:val="000000" w:themeColor="text1"/>
          <w:lang w:val="en-US"/>
        </w:rPr>
        <w:t>(online; accessed: 30.01.2018).</w:t>
      </w:r>
      <w:bookmarkEnd w:id="4213"/>
      <w:bookmarkEnd w:id="4214"/>
    </w:p>
    <w:p w14:paraId="5731CB0B" w14:textId="5B361CCD" w:rsidR="00461346" w:rsidRDefault="00046667">
      <w:pPr>
        <w:pStyle w:val="a3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hanging="578"/>
        <w:outlineLvl w:val="0"/>
        <w:rPr>
          <w:ins w:id="4216" w:author="пользователь Microsoft Office" w:date="2018-05-22T13:03:00Z"/>
          <w:color w:val="000000" w:themeColor="text1"/>
          <w:lang w:val="en-US"/>
        </w:rPr>
        <w:pPrChange w:id="4217" w:author="Microsoft Office User" w:date="2018-05-21T23:25:00Z">
          <w:pPr>
            <w:pStyle w:val="a3"/>
            <w:numPr>
              <w:numId w:val="2"/>
            </w:numPr>
            <w:tabs>
              <w:tab w:val="left" w:pos="993"/>
              <w:tab w:val="center" w:pos="4677"/>
            </w:tabs>
            <w:spacing w:after="120" w:line="360" w:lineRule="auto"/>
            <w:ind w:left="720" w:hanging="360"/>
            <w:outlineLvl w:val="0"/>
          </w:pPr>
        </w:pPrChange>
      </w:pPr>
      <w:bookmarkStart w:id="4218" w:name="S18"/>
      <w:bookmarkStart w:id="4219" w:name="_Toc514774287"/>
      <w:bookmarkEnd w:id="4218"/>
      <w:ins w:id="4220" w:author="Microsoft Office User" w:date="2018-05-21T23:24:00Z">
        <w:r w:rsidRPr="00046667">
          <w:rPr>
            <w:color w:val="000000" w:themeColor="text1"/>
            <w:lang w:val="en-US"/>
          </w:rPr>
          <w:t xml:space="preserve">The Overview </w:t>
        </w:r>
        <w:proofErr w:type="gramStart"/>
        <w:r w:rsidRPr="00046667">
          <w:rPr>
            <w:color w:val="000000" w:themeColor="text1"/>
            <w:lang w:val="en-US"/>
          </w:rPr>
          <w:t>Of</w:t>
        </w:r>
        <w:proofErr w:type="gramEnd"/>
        <w:r w:rsidRPr="00046667">
          <w:rPr>
            <w:color w:val="000000" w:themeColor="text1"/>
            <w:lang w:val="en-US"/>
          </w:rPr>
          <w:t xml:space="preserve"> Anomaly Detection Methods in Data Streams /</w:t>
        </w:r>
        <w:r w:rsidRPr="00046667">
          <w:rPr>
            <w:color w:val="000000" w:themeColor="text1"/>
            <w:lang w:val="en-US"/>
            <w:rPrChange w:id="4221" w:author="Microsoft Office User" w:date="2018-05-21T23:24:00Z">
              <w:rPr>
                <w:color w:val="000000" w:themeColor="text1"/>
              </w:rPr>
            </w:rPrChange>
          </w:rPr>
          <w:t xml:space="preserve"> </w:t>
        </w:r>
        <w:proofErr w:type="spellStart"/>
        <w:r w:rsidRPr="00046667">
          <w:rPr>
            <w:color w:val="000000" w:themeColor="text1"/>
            <w:lang w:val="en-US"/>
            <w:rPrChange w:id="4222" w:author="Microsoft Office User" w:date="2018-05-21T23:24:00Z">
              <w:rPr>
                <w:color w:val="000000" w:themeColor="text1"/>
              </w:rPr>
            </w:rPrChange>
          </w:rPr>
          <w:t>Viacheslav</w:t>
        </w:r>
        <w:proofErr w:type="spellEnd"/>
        <w:r w:rsidRPr="00046667">
          <w:rPr>
            <w:color w:val="000000" w:themeColor="text1"/>
            <w:lang w:val="en-US"/>
            <w:rPrChange w:id="4223" w:author="Microsoft Office User" w:date="2018-05-21T23:24:00Z">
              <w:rPr>
                <w:color w:val="000000" w:themeColor="text1"/>
              </w:rPr>
            </w:rPrChange>
          </w:rPr>
          <w:t xml:space="preserve"> </w:t>
        </w:r>
        <w:proofErr w:type="spellStart"/>
        <w:r w:rsidRPr="00046667">
          <w:rPr>
            <w:color w:val="000000" w:themeColor="text1"/>
            <w:lang w:val="en-US"/>
            <w:rPrChange w:id="4224" w:author="Microsoft Office User" w:date="2018-05-21T23:24:00Z">
              <w:rPr>
                <w:color w:val="000000" w:themeColor="text1"/>
              </w:rPr>
            </w:rPrChange>
          </w:rPr>
          <w:t>Shkodyrev</w:t>
        </w:r>
        <w:proofErr w:type="spellEnd"/>
        <w:r w:rsidRPr="00046667">
          <w:rPr>
            <w:color w:val="000000" w:themeColor="text1"/>
            <w:lang w:val="en-US"/>
            <w:rPrChange w:id="4225" w:author="Microsoft Office User" w:date="2018-05-21T23:24:00Z">
              <w:rPr>
                <w:color w:val="000000" w:themeColor="text1"/>
              </w:rPr>
            </w:rPrChange>
          </w:rPr>
          <w:t xml:space="preserve">, </w:t>
        </w:r>
        <w:proofErr w:type="spellStart"/>
        <w:r w:rsidRPr="00046667">
          <w:rPr>
            <w:color w:val="000000" w:themeColor="text1"/>
            <w:lang w:val="en-US"/>
            <w:rPrChange w:id="4226" w:author="Microsoft Office User" w:date="2018-05-21T23:24:00Z">
              <w:rPr>
                <w:color w:val="000000" w:themeColor="text1"/>
              </w:rPr>
            </w:rPrChange>
          </w:rPr>
          <w:t>Kamil</w:t>
        </w:r>
        <w:proofErr w:type="spellEnd"/>
        <w:r w:rsidRPr="00046667">
          <w:rPr>
            <w:color w:val="000000" w:themeColor="text1"/>
            <w:lang w:val="en-US"/>
            <w:rPrChange w:id="4227" w:author="Microsoft Office User" w:date="2018-05-21T23:24:00Z">
              <w:rPr>
                <w:color w:val="000000" w:themeColor="text1"/>
              </w:rPr>
            </w:rPrChange>
          </w:rPr>
          <w:t xml:space="preserve"> </w:t>
        </w:r>
        <w:proofErr w:type="spellStart"/>
        <w:r w:rsidRPr="00046667">
          <w:rPr>
            <w:color w:val="000000" w:themeColor="text1"/>
            <w:lang w:val="en-US"/>
            <w:rPrChange w:id="4228" w:author="Microsoft Office User" w:date="2018-05-21T23:24:00Z">
              <w:rPr>
                <w:color w:val="000000" w:themeColor="text1"/>
              </w:rPr>
            </w:rPrChange>
          </w:rPr>
          <w:t>Yagafarov</w:t>
        </w:r>
        <w:proofErr w:type="spellEnd"/>
        <w:r w:rsidRPr="00046667">
          <w:rPr>
            <w:color w:val="000000" w:themeColor="text1"/>
            <w:lang w:val="en-US"/>
            <w:rPrChange w:id="4229" w:author="Microsoft Office User" w:date="2018-05-21T23:24:00Z">
              <w:rPr>
                <w:color w:val="000000" w:themeColor="text1"/>
              </w:rPr>
            </w:rPrChange>
          </w:rPr>
          <w:t xml:space="preserve">, Valentina </w:t>
        </w:r>
        <w:proofErr w:type="spellStart"/>
        <w:r w:rsidRPr="00046667">
          <w:rPr>
            <w:color w:val="000000" w:themeColor="text1"/>
            <w:lang w:val="en-US"/>
            <w:rPrChange w:id="4230" w:author="Microsoft Office User" w:date="2018-05-21T23:24:00Z">
              <w:rPr>
                <w:color w:val="000000" w:themeColor="text1"/>
              </w:rPr>
            </w:rPrChange>
          </w:rPr>
          <w:t>Bashtovenko</w:t>
        </w:r>
        <w:proofErr w:type="spellEnd"/>
        <w:r w:rsidRPr="00046667">
          <w:rPr>
            <w:color w:val="000000" w:themeColor="text1"/>
            <w:lang w:val="en-US"/>
            <w:rPrChange w:id="4231" w:author="Microsoft Office User" w:date="2018-05-21T23:24:00Z">
              <w:rPr>
                <w:color w:val="000000" w:themeColor="text1"/>
              </w:rPr>
            </w:rPrChange>
          </w:rPr>
          <w:t xml:space="preserve">, Ekaterina </w:t>
        </w:r>
        <w:proofErr w:type="spellStart"/>
        <w:r w:rsidRPr="00046667">
          <w:rPr>
            <w:color w:val="000000" w:themeColor="text1"/>
            <w:lang w:val="en-US"/>
            <w:rPrChange w:id="4232" w:author="Microsoft Office User" w:date="2018-05-21T23:24:00Z">
              <w:rPr>
                <w:color w:val="000000" w:themeColor="text1"/>
              </w:rPr>
            </w:rPrChange>
          </w:rPr>
          <w:t>Ilyina</w:t>
        </w:r>
        <w:proofErr w:type="spellEnd"/>
        <w:r w:rsidRPr="00C77ED9">
          <w:rPr>
            <w:color w:val="000000" w:themeColor="text1"/>
            <w:lang w:val="en-US"/>
            <w:rPrChange w:id="4233" w:author="Microsoft Office User" w:date="2018-05-21T23:25:00Z">
              <w:rPr>
                <w:color w:val="000000" w:themeColor="text1"/>
              </w:rPr>
            </w:rPrChange>
          </w:rPr>
          <w:t xml:space="preserve"> </w:t>
        </w:r>
      </w:ins>
      <w:ins w:id="4234" w:author="Microsoft Office User" w:date="2018-05-21T23:25:00Z">
        <w:r w:rsidRPr="00C77ED9">
          <w:rPr>
            <w:color w:val="000000" w:themeColor="text1"/>
            <w:lang w:val="en-US"/>
            <w:rPrChange w:id="4235" w:author="Microsoft Office User" w:date="2018-05-21T23:25:00Z">
              <w:rPr>
                <w:color w:val="000000" w:themeColor="text1"/>
              </w:rPr>
            </w:rPrChange>
          </w:rPr>
          <w:t xml:space="preserve">// </w:t>
        </w:r>
      </w:ins>
      <w:ins w:id="4236" w:author="Microsoft Office User" w:date="2018-05-21T23:23:00Z">
        <w:r w:rsidR="00B76A74" w:rsidRPr="00B76A74">
          <w:rPr>
            <w:color w:val="000000" w:themeColor="text1"/>
            <w:lang w:val="en-US"/>
          </w:rPr>
          <w:t>The Second Conference on Software Engineering and Information Management</w:t>
        </w:r>
      </w:ins>
      <w:ins w:id="4237" w:author="Microsoft Office User" w:date="2018-05-21T23:22:00Z">
        <w:r w:rsidR="00461346" w:rsidRPr="00461346">
          <w:rPr>
            <w:color w:val="000000" w:themeColor="text1"/>
            <w:lang w:val="en-US"/>
          </w:rPr>
          <w:t>, vol</w:t>
        </w:r>
      </w:ins>
      <w:ins w:id="4238" w:author="пользователь Microsoft Office" w:date="2018-05-22T13:44:00Z">
        <w:r w:rsidR="005C27D5">
          <w:rPr>
            <w:color w:val="000000" w:themeColor="text1"/>
            <w:lang w:val="en-US"/>
          </w:rPr>
          <w:t>.</w:t>
        </w:r>
      </w:ins>
      <w:ins w:id="4239" w:author="Microsoft Office User" w:date="2018-05-21T23:22:00Z">
        <w:r w:rsidR="00461346" w:rsidRPr="00461346">
          <w:rPr>
            <w:color w:val="000000" w:themeColor="text1"/>
            <w:lang w:val="en-US"/>
          </w:rPr>
          <w:t xml:space="preserve"> </w:t>
        </w:r>
      </w:ins>
      <w:ins w:id="4240" w:author="Microsoft Office User" w:date="2018-05-21T23:24:00Z">
        <w:r w:rsidR="00B76A74" w:rsidRPr="00B76A74">
          <w:rPr>
            <w:color w:val="000000" w:themeColor="text1"/>
            <w:lang w:val="en-US"/>
          </w:rPr>
          <w:t>1864</w:t>
        </w:r>
      </w:ins>
      <w:ins w:id="4241" w:author="Microsoft Office User" w:date="2018-05-21T23:22:00Z">
        <w:r w:rsidR="00B76A74">
          <w:rPr>
            <w:color w:val="000000" w:themeColor="text1"/>
            <w:lang w:val="en-US"/>
          </w:rPr>
          <w:t>, 201</w:t>
        </w:r>
      </w:ins>
      <w:ins w:id="4242" w:author="Microsoft Office User" w:date="2018-05-21T23:24:00Z">
        <w:r w:rsidR="00B76A74" w:rsidRPr="00046667">
          <w:rPr>
            <w:color w:val="000000" w:themeColor="text1"/>
            <w:lang w:val="en-US"/>
            <w:rPrChange w:id="4243" w:author="Microsoft Office User" w:date="2018-05-21T23:24:00Z">
              <w:rPr>
                <w:color w:val="000000" w:themeColor="text1"/>
              </w:rPr>
            </w:rPrChange>
          </w:rPr>
          <w:t>7</w:t>
        </w:r>
      </w:ins>
      <w:ins w:id="4244" w:author="Microsoft Office User" w:date="2018-05-21T23:22:00Z">
        <w:r w:rsidR="00461346" w:rsidRPr="00461346">
          <w:rPr>
            <w:color w:val="000000" w:themeColor="text1"/>
            <w:lang w:val="en-US"/>
          </w:rPr>
          <w:t>.</w:t>
        </w:r>
      </w:ins>
      <w:bookmarkEnd w:id="4219"/>
    </w:p>
    <w:p w14:paraId="6E8CF028" w14:textId="58F2EA3C" w:rsidR="006D3409" w:rsidRPr="005F7A4D" w:rsidRDefault="00E529B5" w:rsidP="006D3409">
      <w:pPr>
        <w:pStyle w:val="a3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ins w:id="4245" w:author="пользователь Microsoft Office" w:date="2018-05-22T13:03:00Z"/>
          <w:color w:val="000000" w:themeColor="text1"/>
          <w:lang w:val="en-US"/>
        </w:rPr>
      </w:pPr>
      <w:bookmarkStart w:id="4246" w:name="S19"/>
      <w:bookmarkStart w:id="4247" w:name="_Toc514774288"/>
      <w:bookmarkEnd w:id="4246"/>
      <w:ins w:id="4248" w:author="пользователь Microsoft Office" w:date="2018-05-22T13:03:00Z">
        <w:r w:rsidRPr="00E529B5">
          <w:rPr>
            <w:color w:val="000000" w:themeColor="text1"/>
            <w:lang w:val="en-US"/>
          </w:rPr>
          <w:t>One class support vector machine for anomaly detection in the communication network performance data</w:t>
        </w:r>
        <w:r>
          <w:rPr>
            <w:color w:val="000000" w:themeColor="text1"/>
            <w:lang w:val="en-US"/>
          </w:rPr>
          <w:t xml:space="preserve"> </w:t>
        </w:r>
        <w:r w:rsidR="006D3409" w:rsidRPr="005F7A4D">
          <w:rPr>
            <w:color w:val="000000" w:themeColor="text1"/>
            <w:lang w:val="en-US"/>
          </w:rPr>
          <w:t xml:space="preserve">/ </w:t>
        </w:r>
      </w:ins>
      <w:proofErr w:type="spellStart"/>
      <w:ins w:id="4249" w:author="пользователь Microsoft Office" w:date="2018-05-22T13:04:00Z">
        <w:r w:rsidR="00113175" w:rsidRPr="00113175">
          <w:rPr>
            <w:color w:val="000000" w:themeColor="text1"/>
            <w:lang w:val="en-US"/>
          </w:rPr>
          <w:t>Rui</w:t>
        </w:r>
        <w:proofErr w:type="spellEnd"/>
        <w:r w:rsidR="00113175" w:rsidRPr="00113175">
          <w:rPr>
            <w:color w:val="000000" w:themeColor="text1"/>
            <w:lang w:val="en-US"/>
          </w:rPr>
          <w:t xml:space="preserve"> Zhang, </w:t>
        </w:r>
        <w:proofErr w:type="spellStart"/>
        <w:r w:rsidR="00113175" w:rsidRPr="00113175">
          <w:rPr>
            <w:color w:val="000000" w:themeColor="text1"/>
            <w:lang w:val="en-US"/>
          </w:rPr>
          <w:t>Shaoyan</w:t>
        </w:r>
        <w:proofErr w:type="spellEnd"/>
        <w:r w:rsidR="00113175" w:rsidRPr="00113175">
          <w:rPr>
            <w:color w:val="000000" w:themeColor="text1"/>
            <w:lang w:val="en-US"/>
          </w:rPr>
          <w:t xml:space="preserve"> Zhang, </w:t>
        </w:r>
        <w:proofErr w:type="spellStart"/>
        <w:r w:rsidR="00113175" w:rsidRPr="00113175">
          <w:rPr>
            <w:color w:val="000000" w:themeColor="text1"/>
            <w:lang w:val="en-US"/>
          </w:rPr>
          <w:t>Sethuraman</w:t>
        </w:r>
        <w:proofErr w:type="spellEnd"/>
        <w:r w:rsidR="00113175" w:rsidRPr="00113175">
          <w:rPr>
            <w:color w:val="000000" w:themeColor="text1"/>
            <w:lang w:val="en-US"/>
          </w:rPr>
          <w:t xml:space="preserve"> </w:t>
        </w:r>
        <w:proofErr w:type="spellStart"/>
        <w:r w:rsidR="00113175" w:rsidRPr="00113175">
          <w:rPr>
            <w:color w:val="000000" w:themeColor="text1"/>
            <w:lang w:val="en-US"/>
          </w:rPr>
          <w:t>Muthuraman</w:t>
        </w:r>
        <w:proofErr w:type="spellEnd"/>
        <w:r w:rsidR="00113175" w:rsidRPr="00113175">
          <w:rPr>
            <w:color w:val="000000" w:themeColor="text1"/>
            <w:lang w:val="en-US"/>
          </w:rPr>
          <w:t xml:space="preserve">, </w:t>
        </w:r>
        <w:proofErr w:type="spellStart"/>
        <w:r w:rsidR="00113175" w:rsidRPr="00113175">
          <w:rPr>
            <w:color w:val="000000" w:themeColor="text1"/>
            <w:lang w:val="en-US"/>
          </w:rPr>
          <w:t>Jianmin</w:t>
        </w:r>
        <w:proofErr w:type="spellEnd"/>
        <w:r w:rsidR="00113175" w:rsidRPr="00113175">
          <w:rPr>
            <w:color w:val="000000" w:themeColor="text1"/>
            <w:lang w:val="en-US"/>
          </w:rPr>
          <w:t xml:space="preserve"> Jiang</w:t>
        </w:r>
        <w:r w:rsidR="00113175">
          <w:rPr>
            <w:color w:val="000000" w:themeColor="text1"/>
            <w:lang w:val="en-US"/>
          </w:rPr>
          <w:t xml:space="preserve"> </w:t>
        </w:r>
      </w:ins>
      <w:ins w:id="4250" w:author="пользователь Microsoft Office" w:date="2018-05-22T13:03:00Z">
        <w:r w:rsidR="006D3409" w:rsidRPr="005F7A4D">
          <w:rPr>
            <w:color w:val="000000" w:themeColor="text1"/>
            <w:lang w:val="en-US"/>
          </w:rPr>
          <w:t xml:space="preserve">// </w:t>
        </w:r>
      </w:ins>
      <w:ins w:id="4251" w:author="пользователь Microsoft Office" w:date="2018-05-22T13:04:00Z">
        <w:r w:rsidR="00113175" w:rsidRPr="00113175">
          <w:rPr>
            <w:color w:val="000000" w:themeColor="text1"/>
            <w:lang w:val="en-US"/>
          </w:rPr>
          <w:t>ELECTROSCIENCE'07 Proceedings of the 5th conference on Applied electromagnetics, wireless and optical communications</w:t>
        </w:r>
        <w:r w:rsidR="00113175">
          <w:rPr>
            <w:color w:val="000000" w:themeColor="text1"/>
            <w:lang w:val="en-US"/>
          </w:rPr>
          <w:t xml:space="preserve"> </w:t>
        </w:r>
      </w:ins>
      <w:ins w:id="4252" w:author="пользователь Microsoft Office" w:date="2018-05-22T13:03:00Z">
        <w:r w:rsidR="006D3409" w:rsidRPr="005F7A4D">
          <w:rPr>
            <w:color w:val="000000" w:themeColor="text1"/>
            <w:lang w:val="en-US"/>
          </w:rPr>
          <w:t xml:space="preserve">— </w:t>
        </w:r>
        <w:r w:rsidR="006D3409" w:rsidRPr="005F7A4D">
          <w:rPr>
            <w:color w:val="000000" w:themeColor="text1"/>
            <w:lang w:val="en-GB"/>
          </w:rPr>
          <w:t>P.</w:t>
        </w:r>
        <w:r w:rsidR="006D3409" w:rsidRPr="005F7A4D">
          <w:rPr>
            <w:color w:val="000000" w:themeColor="text1"/>
            <w:lang w:val="en-US"/>
          </w:rPr>
          <w:t xml:space="preserve"> </w:t>
        </w:r>
      </w:ins>
      <w:ins w:id="4253" w:author="пользователь Microsoft Office" w:date="2018-05-22T13:04:00Z">
        <w:r w:rsidR="00113175">
          <w:rPr>
            <w:color w:val="000000" w:themeColor="text1"/>
            <w:lang w:val="en-US"/>
          </w:rPr>
          <w:t>31</w:t>
        </w:r>
      </w:ins>
      <w:ins w:id="4254" w:author="пользователь Microsoft Office" w:date="2018-05-22T13:03:00Z">
        <w:r w:rsidR="006D3409" w:rsidRPr="005F7A4D">
          <w:rPr>
            <w:color w:val="000000" w:themeColor="text1"/>
            <w:lang w:val="en-US"/>
          </w:rPr>
          <w:t>-</w:t>
        </w:r>
      </w:ins>
      <w:ins w:id="4255" w:author="пользователь Microsoft Office" w:date="2018-05-22T13:04:00Z">
        <w:r w:rsidR="00113175">
          <w:rPr>
            <w:color w:val="000000" w:themeColor="text1"/>
            <w:lang w:val="en-US"/>
          </w:rPr>
          <w:t>37</w:t>
        </w:r>
      </w:ins>
      <w:ins w:id="4256" w:author="пользователь Microsoft Office" w:date="2018-05-22T13:03:00Z">
        <w:r w:rsidR="006D3409" w:rsidRPr="005F7A4D">
          <w:rPr>
            <w:color w:val="000000" w:themeColor="text1"/>
            <w:lang w:val="en-US"/>
          </w:rPr>
          <w:t xml:space="preserve"> –– URL: </w:t>
        </w:r>
      </w:ins>
      <w:ins w:id="4257" w:author="пользователь Microsoft Office" w:date="2018-05-22T13:05:00Z">
        <w:r w:rsidR="00113175">
          <w:rPr>
            <w:lang w:val="en-US"/>
          </w:rPr>
          <w:fldChar w:fldCharType="begin"/>
        </w:r>
        <w:r w:rsidR="00113175">
          <w:rPr>
            <w:lang w:val="en-US"/>
          </w:rPr>
          <w:instrText xml:space="preserve"> HYPERLINK "https://dl.acm.org/citation.cfm?id=1503549.1503556" </w:instrText>
        </w:r>
        <w:r w:rsidR="00113175">
          <w:rPr>
            <w:lang w:val="en-US"/>
          </w:rPr>
          <w:fldChar w:fldCharType="separate"/>
        </w:r>
        <w:r w:rsidR="00113175" w:rsidRPr="00113175">
          <w:rPr>
            <w:rStyle w:val="aa"/>
            <w:lang w:val="en-US"/>
            <w:rPrChange w:id="4258" w:author="пользователь Microsoft Office" w:date="2018-05-22T13:04:00Z">
              <w:rPr/>
            </w:rPrChange>
          </w:rPr>
          <w:t>https://dl.acm.org/citation.cfm?id=1503549.1503556</w:t>
        </w:r>
        <w:r w:rsidR="00113175">
          <w:rPr>
            <w:lang w:val="en-US"/>
          </w:rPr>
          <w:fldChar w:fldCharType="end"/>
        </w:r>
      </w:ins>
      <w:ins w:id="4259" w:author="пользователь Microsoft Office" w:date="2018-05-22T13:03:00Z">
        <w:r w:rsidR="006D3409" w:rsidRPr="005F7A4D">
          <w:rPr>
            <w:color w:val="000000" w:themeColor="text1"/>
            <w:lang w:val="en-US"/>
          </w:rPr>
          <w:t>.</w:t>
        </w:r>
        <w:bookmarkEnd w:id="4247"/>
      </w:ins>
    </w:p>
    <w:p w14:paraId="71FEC3C1" w14:textId="0B166FF7" w:rsidR="00B617C9" w:rsidRPr="005F7A4D" w:rsidRDefault="00D46109" w:rsidP="00B617C9">
      <w:pPr>
        <w:pStyle w:val="a3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ins w:id="4260" w:author="пользователь Microsoft Office" w:date="2018-05-22T13:09:00Z"/>
          <w:color w:val="000000" w:themeColor="text1"/>
          <w:lang w:val="en-US"/>
        </w:rPr>
      </w:pPr>
      <w:bookmarkStart w:id="4261" w:name="S20"/>
      <w:bookmarkStart w:id="4262" w:name="_Toc514774289"/>
      <w:bookmarkEnd w:id="4261"/>
      <w:ins w:id="4263" w:author="пользователь Microsoft Office" w:date="2018-05-22T13:09:00Z">
        <w:r w:rsidRPr="00D46109">
          <w:rPr>
            <w:color w:val="000000" w:themeColor="text1"/>
            <w:lang w:val="en-US"/>
          </w:rPr>
          <w:t>Data Mining and Knowledge Discovery Handbook</w:t>
        </w:r>
      </w:ins>
      <w:ins w:id="4264" w:author="пользователь Microsoft Office" w:date="2018-05-22T13:10:00Z">
        <w:r>
          <w:rPr>
            <w:color w:val="000000" w:themeColor="text1"/>
            <w:lang w:val="en-US"/>
          </w:rPr>
          <w:t xml:space="preserve"> — P.</w:t>
        </w:r>
        <w:r w:rsidRPr="00D46109">
          <w:rPr>
            <w:color w:val="000000" w:themeColor="text1"/>
            <w:lang w:val="en-US"/>
          </w:rPr>
          <w:t xml:space="preserve"> 321-352</w:t>
        </w:r>
      </w:ins>
      <w:ins w:id="4265" w:author="пользователь Microsoft Office" w:date="2018-05-22T13:09:00Z">
        <w:r>
          <w:rPr>
            <w:color w:val="000000" w:themeColor="text1"/>
            <w:lang w:val="en-US"/>
          </w:rPr>
          <w:t xml:space="preserve"> </w:t>
        </w:r>
        <w:r w:rsidR="00B617C9" w:rsidRPr="005F7A4D">
          <w:rPr>
            <w:color w:val="000000" w:themeColor="text1"/>
            <w:lang w:val="en-US"/>
          </w:rPr>
          <w:t xml:space="preserve">/ </w:t>
        </w:r>
        <w:proofErr w:type="spellStart"/>
        <w:r w:rsidRPr="00D46109">
          <w:rPr>
            <w:color w:val="000000" w:themeColor="text1"/>
            <w:lang w:val="en-US"/>
          </w:rPr>
          <w:t>Oded</w:t>
        </w:r>
        <w:proofErr w:type="spellEnd"/>
        <w:r w:rsidRPr="00D46109">
          <w:rPr>
            <w:color w:val="000000" w:themeColor="text1"/>
            <w:lang w:val="en-US"/>
          </w:rPr>
          <w:t xml:space="preserve"> </w:t>
        </w:r>
        <w:proofErr w:type="spellStart"/>
        <w:r w:rsidRPr="00D46109">
          <w:rPr>
            <w:color w:val="000000" w:themeColor="text1"/>
            <w:lang w:val="en-US"/>
          </w:rPr>
          <w:t>Maimon</w:t>
        </w:r>
      </w:ins>
      <w:proofErr w:type="spellEnd"/>
      <w:ins w:id="4266" w:author="пользователь Microsoft Office" w:date="2018-05-22T13:11:00Z">
        <w:r w:rsidR="008541D5">
          <w:rPr>
            <w:color w:val="000000" w:themeColor="text1"/>
            <w:lang w:val="en-US"/>
          </w:rPr>
          <w:t xml:space="preserve">, </w:t>
        </w:r>
      </w:ins>
      <w:proofErr w:type="spellStart"/>
      <w:ins w:id="4267" w:author="пользователь Microsoft Office" w:date="2018-05-22T13:09:00Z">
        <w:r w:rsidRPr="00D46109">
          <w:rPr>
            <w:color w:val="000000" w:themeColor="text1"/>
            <w:lang w:val="en-US"/>
          </w:rPr>
          <w:t>Lior</w:t>
        </w:r>
        <w:proofErr w:type="spellEnd"/>
        <w:r w:rsidRPr="00D46109">
          <w:rPr>
            <w:color w:val="000000" w:themeColor="text1"/>
            <w:lang w:val="en-US"/>
          </w:rPr>
          <w:t xml:space="preserve"> </w:t>
        </w:r>
        <w:proofErr w:type="spellStart"/>
        <w:r w:rsidRPr="00D46109">
          <w:rPr>
            <w:color w:val="000000" w:themeColor="text1"/>
            <w:lang w:val="en-US"/>
          </w:rPr>
          <w:t>Rokach</w:t>
        </w:r>
        <w:proofErr w:type="spellEnd"/>
        <w:r w:rsidR="00B617C9" w:rsidRPr="005F7A4D">
          <w:rPr>
            <w:color w:val="000000" w:themeColor="text1"/>
            <w:lang w:val="en-US"/>
          </w:rPr>
          <w:t xml:space="preserve"> // </w:t>
        </w:r>
      </w:ins>
      <w:ins w:id="4268" w:author="пользователь Microsoft Office" w:date="2018-05-22T13:11:00Z">
        <w:r w:rsidR="002D704D" w:rsidRPr="002D704D">
          <w:rPr>
            <w:color w:val="000000" w:themeColor="text1"/>
            <w:lang w:val="en-US"/>
          </w:rPr>
          <w:t>Springer, Boston, MA</w:t>
        </w:r>
        <w:r w:rsidR="002D704D">
          <w:rPr>
            <w:color w:val="000000" w:themeColor="text1"/>
            <w:lang w:val="en-US"/>
          </w:rPr>
          <w:t xml:space="preserve"> </w:t>
        </w:r>
      </w:ins>
      <w:ins w:id="4269" w:author="пользователь Microsoft Office" w:date="2018-05-22T13:09:00Z">
        <w:r w:rsidR="00B617C9" w:rsidRPr="005F7A4D">
          <w:rPr>
            <w:color w:val="000000" w:themeColor="text1"/>
            <w:lang w:val="en-US"/>
          </w:rPr>
          <w:t xml:space="preserve">–– </w:t>
        </w:r>
        <w:r w:rsidR="002D704D">
          <w:rPr>
            <w:color w:val="000000" w:themeColor="text1"/>
            <w:lang w:val="en-US"/>
          </w:rPr>
          <w:t>2005</w:t>
        </w:r>
      </w:ins>
      <w:ins w:id="4270" w:author="пользователь Microsoft Office" w:date="2018-05-22T13:47:00Z">
        <w:r w:rsidR="000D3E5F">
          <w:rPr>
            <w:color w:val="000000" w:themeColor="text1"/>
            <w:lang w:val="en-US"/>
          </w:rPr>
          <w:t>.</w:t>
        </w:r>
      </w:ins>
      <w:bookmarkEnd w:id="4262"/>
    </w:p>
    <w:p w14:paraId="0590314F" w14:textId="31428520" w:rsidR="00E849FB" w:rsidRPr="005F7A4D" w:rsidRDefault="00E849FB" w:rsidP="00E849FB">
      <w:pPr>
        <w:pStyle w:val="a3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ins w:id="4271" w:author="пользователь Microsoft Office" w:date="2018-05-22T13:42:00Z"/>
          <w:color w:val="000000" w:themeColor="text1"/>
          <w:lang w:val="en-US"/>
        </w:rPr>
      </w:pPr>
      <w:bookmarkStart w:id="4272" w:name="S21"/>
      <w:bookmarkStart w:id="4273" w:name="_Toc514774290"/>
      <w:bookmarkEnd w:id="4272"/>
      <w:ins w:id="4274" w:author="пользователь Microsoft Office" w:date="2018-05-22T13:42:00Z">
        <w:r w:rsidRPr="00E849FB">
          <w:rPr>
            <w:color w:val="000000" w:themeColor="text1"/>
            <w:lang w:val="en-US"/>
          </w:rPr>
          <w:t>Statistical Anomaly Detection Technique for Real Time Datasets</w:t>
        </w:r>
        <w:r>
          <w:rPr>
            <w:color w:val="000000" w:themeColor="text1"/>
            <w:lang w:val="en-US"/>
          </w:rPr>
          <w:t xml:space="preserve"> </w:t>
        </w:r>
        <w:r w:rsidRPr="005F7A4D">
          <w:rPr>
            <w:color w:val="000000" w:themeColor="text1"/>
            <w:lang w:val="en-US"/>
          </w:rPr>
          <w:t xml:space="preserve">/ </w:t>
        </w:r>
      </w:ins>
      <w:proofErr w:type="spellStart"/>
      <w:ins w:id="4275" w:author="пользователь Microsoft Office" w:date="2018-05-22T13:43:00Z">
        <w:r w:rsidRPr="00E849FB">
          <w:rPr>
            <w:color w:val="000000" w:themeColor="text1"/>
            <w:lang w:val="en-US"/>
          </w:rPr>
          <w:t>Y.</w:t>
        </w:r>
        <w:proofErr w:type="gramStart"/>
        <w:r w:rsidRPr="00E849FB">
          <w:rPr>
            <w:color w:val="000000" w:themeColor="text1"/>
            <w:lang w:val="en-US"/>
          </w:rPr>
          <w:t>A.Siva</w:t>
        </w:r>
        <w:proofErr w:type="spellEnd"/>
        <w:proofErr w:type="gramEnd"/>
        <w:r w:rsidRPr="00E849FB">
          <w:rPr>
            <w:color w:val="000000" w:themeColor="text1"/>
            <w:lang w:val="en-US"/>
          </w:rPr>
          <w:t xml:space="preserve"> Prasad</w:t>
        </w:r>
        <w:r>
          <w:rPr>
            <w:color w:val="000000" w:themeColor="text1"/>
            <w:lang w:val="en-US"/>
          </w:rPr>
          <w:t xml:space="preserve">, </w:t>
        </w:r>
        <w:proofErr w:type="spellStart"/>
        <w:r w:rsidRPr="00E849FB">
          <w:rPr>
            <w:color w:val="000000" w:themeColor="text1"/>
            <w:lang w:val="en-US"/>
          </w:rPr>
          <w:t>Dr.G.Rama</w:t>
        </w:r>
        <w:proofErr w:type="spellEnd"/>
        <w:r w:rsidRPr="00E849FB">
          <w:rPr>
            <w:color w:val="000000" w:themeColor="text1"/>
            <w:lang w:val="en-US"/>
          </w:rPr>
          <w:t xml:space="preserve"> Krishna</w:t>
        </w:r>
      </w:ins>
      <w:ins w:id="4276" w:author="пользователь Microsoft Office" w:date="2018-05-22T13:42:00Z">
        <w:r>
          <w:rPr>
            <w:color w:val="000000" w:themeColor="text1"/>
            <w:lang w:val="en-US"/>
          </w:rPr>
          <w:t xml:space="preserve"> </w:t>
        </w:r>
        <w:r w:rsidRPr="005F7A4D">
          <w:rPr>
            <w:color w:val="000000" w:themeColor="text1"/>
            <w:lang w:val="en-US"/>
          </w:rPr>
          <w:t xml:space="preserve">// </w:t>
        </w:r>
      </w:ins>
      <w:ins w:id="4277" w:author="пользователь Microsoft Office" w:date="2018-05-22T13:43:00Z">
        <w:r w:rsidR="005C27D5" w:rsidRPr="005C27D5">
          <w:rPr>
            <w:color w:val="000000" w:themeColor="text1"/>
            <w:lang w:val="en-US"/>
          </w:rPr>
          <w:t>International Journal of Computer Trends and Technology (IJCTT)</w:t>
        </w:r>
      </w:ins>
      <w:ins w:id="4278" w:author="пользователь Microsoft Office" w:date="2018-05-22T13:44:00Z">
        <w:r w:rsidR="005C27D5">
          <w:rPr>
            <w:color w:val="000000" w:themeColor="text1"/>
            <w:lang w:val="en-US"/>
          </w:rPr>
          <w:t xml:space="preserve">, </w:t>
        </w:r>
      </w:ins>
      <w:ins w:id="4279" w:author="пользователь Microsoft Office" w:date="2018-05-22T13:43:00Z">
        <w:r w:rsidR="005C27D5">
          <w:rPr>
            <w:color w:val="000000" w:themeColor="text1"/>
            <w:lang w:val="en-GB"/>
          </w:rPr>
          <w:t>vol</w:t>
        </w:r>
      </w:ins>
      <w:ins w:id="4280" w:author="пользователь Microsoft Office" w:date="2018-05-22T13:44:00Z">
        <w:r w:rsidR="005C27D5">
          <w:rPr>
            <w:color w:val="000000" w:themeColor="text1"/>
            <w:lang w:val="en-GB"/>
          </w:rPr>
          <w:t>.</w:t>
        </w:r>
      </w:ins>
      <w:ins w:id="4281" w:author="пользователь Microsoft Office" w:date="2018-05-22T13:43:00Z">
        <w:r w:rsidR="005C27D5">
          <w:rPr>
            <w:color w:val="000000" w:themeColor="text1"/>
            <w:lang w:val="en-GB"/>
          </w:rPr>
          <w:t xml:space="preserve"> 6 number 2</w:t>
        </w:r>
      </w:ins>
      <w:ins w:id="4282" w:author="пользователь Microsoft Office" w:date="2018-05-22T13:44:00Z">
        <w:r w:rsidR="005C27D5">
          <w:rPr>
            <w:color w:val="000000" w:themeColor="text1"/>
            <w:lang w:val="en-GB"/>
          </w:rPr>
          <w:t xml:space="preserve">, </w:t>
        </w:r>
        <w:r w:rsidR="005C27D5" w:rsidRPr="005C27D5">
          <w:rPr>
            <w:color w:val="000000" w:themeColor="text1"/>
            <w:lang w:val="en-GB"/>
          </w:rPr>
          <w:t>2013</w:t>
        </w:r>
      </w:ins>
      <w:ins w:id="4283" w:author="пользователь Microsoft Office" w:date="2018-05-22T13:42:00Z">
        <w:r w:rsidRPr="005F7A4D">
          <w:rPr>
            <w:color w:val="000000" w:themeColor="text1"/>
            <w:lang w:val="en-US"/>
          </w:rPr>
          <w:t xml:space="preserve"> –– URL: </w:t>
        </w:r>
      </w:ins>
      <w:ins w:id="4284" w:author="пользователь Microsoft Office" w:date="2018-05-22T13:44:00Z">
        <w:r w:rsidR="005C27D5">
          <w:rPr>
            <w:lang w:val="en-US"/>
          </w:rPr>
          <w:fldChar w:fldCharType="begin"/>
        </w:r>
        <w:r w:rsidR="005C27D5">
          <w:rPr>
            <w:lang w:val="en-US"/>
          </w:rPr>
          <w:instrText xml:space="preserve"> HYPERLINK "http://www.ijcttjournal.org/Volume6/number-2/IJCTT-V6N2P114.pdf" </w:instrText>
        </w:r>
        <w:r w:rsidR="005C27D5">
          <w:rPr>
            <w:lang w:val="en-US"/>
          </w:rPr>
          <w:fldChar w:fldCharType="separate"/>
        </w:r>
        <w:r w:rsidR="005C27D5" w:rsidRPr="005C27D5">
          <w:rPr>
            <w:rStyle w:val="aa"/>
            <w:lang w:val="en-US"/>
          </w:rPr>
          <w:t>http://www.ijcttjournal.org/Volume6/number-2/IJCTT-V6N2P114.pdf</w:t>
        </w:r>
        <w:r w:rsidR="005C27D5">
          <w:rPr>
            <w:lang w:val="en-US"/>
          </w:rPr>
          <w:fldChar w:fldCharType="end"/>
        </w:r>
      </w:ins>
      <w:ins w:id="4285" w:author="пользователь Microsoft Office" w:date="2018-05-22T13:42:00Z">
        <w:r w:rsidRPr="005F7A4D">
          <w:rPr>
            <w:color w:val="000000" w:themeColor="text1"/>
            <w:lang w:val="en-US"/>
          </w:rPr>
          <w:t>.</w:t>
        </w:r>
        <w:bookmarkEnd w:id="4273"/>
      </w:ins>
    </w:p>
    <w:p w14:paraId="1375E5DF" w14:textId="7F61908D" w:rsidR="000D3E5F" w:rsidRPr="005F7A4D" w:rsidRDefault="000D3E5F" w:rsidP="000D3E5F">
      <w:pPr>
        <w:pStyle w:val="a3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ins w:id="4286" w:author="пользователь Microsoft Office" w:date="2018-05-22T13:47:00Z"/>
          <w:color w:val="000000" w:themeColor="text1"/>
          <w:lang w:val="en-US"/>
        </w:rPr>
      </w:pPr>
      <w:bookmarkStart w:id="4287" w:name="S22"/>
      <w:bookmarkStart w:id="4288" w:name="_Toc514774291"/>
      <w:bookmarkEnd w:id="4287"/>
      <w:ins w:id="4289" w:author="пользователь Microsoft Office" w:date="2018-05-22T13:47:00Z">
        <w:r w:rsidRPr="000D3E5F">
          <w:rPr>
            <w:color w:val="000000" w:themeColor="text1"/>
            <w:lang w:val="en-US"/>
          </w:rPr>
          <w:lastRenderedPageBreak/>
          <w:t>Anomaly Detection Using Replicator Neural Networks Trained on Examples of One Class</w:t>
        </w:r>
        <w:r>
          <w:rPr>
            <w:color w:val="000000" w:themeColor="text1"/>
            <w:lang w:val="en-US"/>
          </w:rPr>
          <w:t xml:space="preserve"> </w:t>
        </w:r>
        <w:r w:rsidRPr="005F7A4D">
          <w:rPr>
            <w:color w:val="000000" w:themeColor="text1"/>
            <w:lang w:val="en-US"/>
          </w:rPr>
          <w:t xml:space="preserve">/ </w:t>
        </w:r>
        <w:r w:rsidRPr="00113175">
          <w:rPr>
            <w:color w:val="000000" w:themeColor="text1"/>
            <w:lang w:val="en-US"/>
          </w:rPr>
          <w:t>Ru</w:t>
        </w:r>
        <w:r w:rsidRPr="00EA6B21">
          <w:rPr>
            <w:lang w:val="en-US"/>
            <w:rPrChange w:id="4290" w:author="пользователь Microsoft Office" w:date="2018-05-22T13:48:00Z">
              <w:rPr/>
            </w:rPrChange>
          </w:rPr>
          <w:t xml:space="preserve"> </w:t>
        </w:r>
        <w:r w:rsidRPr="000D3E5F">
          <w:rPr>
            <w:color w:val="000000" w:themeColor="text1"/>
            <w:lang w:val="en-US"/>
          </w:rPr>
          <w:t xml:space="preserve">Hoang Anh </w:t>
        </w:r>
        <w:proofErr w:type="spellStart"/>
        <w:r w:rsidRPr="000D3E5F">
          <w:rPr>
            <w:color w:val="000000" w:themeColor="text1"/>
            <w:lang w:val="en-US"/>
          </w:rPr>
          <w:t>Dau</w:t>
        </w:r>
        <w:proofErr w:type="spellEnd"/>
        <w:r w:rsidRPr="000D3E5F">
          <w:rPr>
            <w:color w:val="000000" w:themeColor="text1"/>
            <w:lang w:val="en-US"/>
          </w:rPr>
          <w:t xml:space="preserve">, Vic </w:t>
        </w:r>
        <w:proofErr w:type="spellStart"/>
        <w:r w:rsidRPr="000D3E5F">
          <w:rPr>
            <w:color w:val="000000" w:themeColor="text1"/>
            <w:lang w:val="en-US"/>
          </w:rPr>
          <w:t>Ciesielski</w:t>
        </w:r>
        <w:proofErr w:type="spellEnd"/>
        <w:r w:rsidRPr="000D3E5F">
          <w:rPr>
            <w:color w:val="000000" w:themeColor="text1"/>
            <w:lang w:val="en-US"/>
          </w:rPr>
          <w:t>, Andy Song</w:t>
        </w:r>
        <w:r>
          <w:rPr>
            <w:color w:val="000000" w:themeColor="text1"/>
            <w:lang w:val="en-US"/>
          </w:rPr>
          <w:t xml:space="preserve"> </w:t>
        </w:r>
        <w:r w:rsidRPr="005F7A4D">
          <w:rPr>
            <w:color w:val="000000" w:themeColor="text1"/>
            <w:lang w:val="en-US"/>
          </w:rPr>
          <w:t xml:space="preserve">// </w:t>
        </w:r>
      </w:ins>
      <w:ins w:id="4291" w:author="пользователь Microsoft Office" w:date="2018-05-22T13:48:00Z">
        <w:r w:rsidR="00EA6B21" w:rsidRPr="00EA6B21">
          <w:rPr>
            <w:color w:val="000000" w:themeColor="text1"/>
            <w:lang w:val="en-US"/>
          </w:rPr>
          <w:t>SEAL 2014 Proceedings of the 10th International Conference on Simulated Evolution and Learning</w:t>
        </w:r>
        <w:r w:rsidR="00EA6B21">
          <w:rPr>
            <w:color w:val="000000" w:themeColor="text1"/>
            <w:lang w:val="en-US"/>
          </w:rPr>
          <w:t>, vol.</w:t>
        </w:r>
        <w:r w:rsidR="00EA6B21" w:rsidRPr="00EA6B21">
          <w:rPr>
            <w:color w:val="000000" w:themeColor="text1"/>
            <w:lang w:val="en-US"/>
          </w:rPr>
          <w:t xml:space="preserve"> 8886</w:t>
        </w:r>
      </w:ins>
      <w:ins w:id="4292" w:author="пользователь Microsoft Office" w:date="2018-05-22T13:47:00Z">
        <w:r>
          <w:rPr>
            <w:color w:val="000000" w:themeColor="text1"/>
            <w:lang w:val="en-US"/>
          </w:rPr>
          <w:t xml:space="preserve"> </w:t>
        </w:r>
        <w:r w:rsidRPr="005F7A4D">
          <w:rPr>
            <w:color w:val="000000" w:themeColor="text1"/>
            <w:lang w:val="en-US"/>
          </w:rPr>
          <w:t xml:space="preserve">— </w:t>
        </w:r>
        <w:r w:rsidRPr="005F7A4D">
          <w:rPr>
            <w:color w:val="000000" w:themeColor="text1"/>
            <w:lang w:val="en-GB"/>
          </w:rPr>
          <w:t>P.</w:t>
        </w:r>
        <w:r w:rsidRPr="005F7A4D">
          <w:rPr>
            <w:color w:val="000000" w:themeColor="text1"/>
            <w:lang w:val="en-US"/>
          </w:rPr>
          <w:t xml:space="preserve"> </w:t>
        </w:r>
      </w:ins>
      <w:ins w:id="4293" w:author="пользователь Microsoft Office" w:date="2018-05-22T13:48:00Z">
        <w:r w:rsidR="00EA6B21" w:rsidRPr="00EA6B21">
          <w:rPr>
            <w:color w:val="000000" w:themeColor="text1"/>
            <w:lang w:val="en-US"/>
          </w:rPr>
          <w:t>311-322</w:t>
        </w:r>
      </w:ins>
      <w:ins w:id="4294" w:author="пользователь Microsoft Office" w:date="2018-05-22T13:47:00Z">
        <w:r w:rsidRPr="005F7A4D">
          <w:rPr>
            <w:color w:val="000000" w:themeColor="text1"/>
            <w:lang w:val="en-US"/>
          </w:rPr>
          <w:t xml:space="preserve"> –– URL: </w:t>
        </w:r>
      </w:ins>
      <w:ins w:id="4295" w:author="пользователь Microsoft Office" w:date="2018-05-22T13:48:00Z">
        <w:r w:rsidR="009F62BF">
          <w:rPr>
            <w:lang w:val="en-US"/>
          </w:rPr>
          <w:fldChar w:fldCharType="begin"/>
        </w:r>
        <w:r w:rsidR="009F62BF">
          <w:rPr>
            <w:lang w:val="en-US"/>
          </w:rPr>
          <w:instrText xml:space="preserve"> HYPERLINK "https://dl.acm.org/citation.cfm?id=2966216" </w:instrText>
        </w:r>
        <w:r w:rsidR="009F62BF">
          <w:rPr>
            <w:lang w:val="en-US"/>
          </w:rPr>
          <w:fldChar w:fldCharType="separate"/>
        </w:r>
        <w:r w:rsidR="009F62BF" w:rsidRPr="009F62BF">
          <w:rPr>
            <w:rStyle w:val="aa"/>
            <w:lang w:val="en-US"/>
          </w:rPr>
          <w:t>https://dl.acm.org/citation.cfm?id=2966216</w:t>
        </w:r>
        <w:r w:rsidR="009F62BF">
          <w:rPr>
            <w:lang w:val="en-US"/>
          </w:rPr>
          <w:fldChar w:fldCharType="end"/>
        </w:r>
      </w:ins>
      <w:ins w:id="4296" w:author="пользователь Microsoft Office" w:date="2018-05-22T13:47:00Z">
        <w:r w:rsidRPr="005F7A4D">
          <w:rPr>
            <w:color w:val="000000" w:themeColor="text1"/>
            <w:lang w:val="en-US"/>
          </w:rPr>
          <w:t>.</w:t>
        </w:r>
        <w:bookmarkEnd w:id="4288"/>
      </w:ins>
    </w:p>
    <w:p w14:paraId="6A5037A9" w14:textId="66BF199C" w:rsidR="009224ED" w:rsidRDefault="009224ED">
      <w:pPr>
        <w:pStyle w:val="a3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hanging="578"/>
        <w:outlineLvl w:val="0"/>
        <w:rPr>
          <w:ins w:id="4297" w:author="пользователь Microsoft Office" w:date="2018-05-22T17:05:00Z"/>
          <w:color w:val="000000" w:themeColor="text1"/>
          <w:lang w:val="en-US"/>
        </w:rPr>
        <w:pPrChange w:id="4298" w:author="пользователь Microsoft Office" w:date="2018-05-22T14:37:00Z">
          <w:pPr>
            <w:pStyle w:val="a3"/>
            <w:numPr>
              <w:numId w:val="2"/>
            </w:numPr>
            <w:tabs>
              <w:tab w:val="left" w:pos="993"/>
              <w:tab w:val="center" w:pos="4677"/>
            </w:tabs>
            <w:spacing w:after="120" w:line="360" w:lineRule="auto"/>
            <w:ind w:left="709" w:hanging="567"/>
            <w:outlineLvl w:val="0"/>
          </w:pPr>
        </w:pPrChange>
      </w:pPr>
      <w:bookmarkStart w:id="4299" w:name="S23"/>
      <w:bookmarkStart w:id="4300" w:name="_Toc514774292"/>
      <w:bookmarkEnd w:id="4299"/>
      <w:ins w:id="4301" w:author="пользователь Microsoft Office" w:date="2018-05-22T14:37:00Z">
        <w:r w:rsidRPr="009224ED">
          <w:rPr>
            <w:color w:val="000000" w:themeColor="text1"/>
            <w:lang w:val="en-US"/>
          </w:rPr>
          <w:t xml:space="preserve">How many hidden units should I use? </w:t>
        </w:r>
        <w:r w:rsidRPr="005F7A4D">
          <w:rPr>
            <w:color w:val="000000" w:themeColor="text1"/>
            <w:lang w:val="en-US"/>
          </w:rPr>
          <w:t xml:space="preserve">// </w:t>
        </w:r>
        <w:proofErr w:type="spellStart"/>
        <w:proofErr w:type="gramStart"/>
        <w:r w:rsidRPr="009224ED">
          <w:rPr>
            <w:color w:val="000000" w:themeColor="text1"/>
            <w:lang w:val="en-US"/>
          </w:rPr>
          <w:t>comp.ai.neural</w:t>
        </w:r>
        <w:proofErr w:type="spellEnd"/>
        <w:proofErr w:type="gramEnd"/>
        <w:r w:rsidRPr="009224ED">
          <w:rPr>
            <w:color w:val="000000" w:themeColor="text1"/>
            <w:lang w:val="en-US"/>
          </w:rPr>
          <w:t xml:space="preserve">-nets FAQ, Part 3 of 7: Generalization </w:t>
        </w:r>
        <w:r w:rsidRPr="005F7A4D">
          <w:rPr>
            <w:color w:val="000000" w:themeColor="text1"/>
            <w:lang w:val="en-US"/>
          </w:rPr>
          <w:t xml:space="preserve">— URL: </w:t>
        </w:r>
        <w:r>
          <w:rPr>
            <w:color w:val="000000" w:themeColor="text1"/>
            <w:lang w:val="en-US"/>
          </w:rPr>
          <w:fldChar w:fldCharType="begin"/>
        </w:r>
        <w:r>
          <w:rPr>
            <w:color w:val="000000" w:themeColor="text1"/>
            <w:lang w:val="en-US"/>
          </w:rPr>
          <w:instrText xml:space="preserve"> HYPERLINK "http://www.faqs.org/faqs/ai-faq/neural-nets/part3/section-10.html" </w:instrText>
        </w:r>
        <w:r>
          <w:rPr>
            <w:color w:val="000000" w:themeColor="text1"/>
            <w:lang w:val="en-US"/>
          </w:rPr>
          <w:fldChar w:fldCharType="separate"/>
        </w:r>
        <w:r w:rsidRPr="009224ED">
          <w:rPr>
            <w:rStyle w:val="aa"/>
            <w:lang w:val="en-US"/>
          </w:rPr>
          <w:t>http://www.faqs.org/faqs/ai-faq/neural-nets/part3/section-10.html</w:t>
        </w:r>
        <w:r>
          <w:rPr>
            <w:color w:val="000000" w:themeColor="text1"/>
            <w:lang w:val="en-US"/>
          </w:rPr>
          <w:fldChar w:fldCharType="end"/>
        </w:r>
        <w:r w:rsidRPr="009224ED">
          <w:rPr>
            <w:color w:val="000000" w:themeColor="text1"/>
            <w:lang w:val="en-US"/>
          </w:rPr>
          <w:t xml:space="preserve"> (online; accessed: </w:t>
        </w:r>
        <w:r>
          <w:rPr>
            <w:color w:val="000000" w:themeColor="text1"/>
            <w:lang w:val="en-US"/>
          </w:rPr>
          <w:t>11</w:t>
        </w:r>
        <w:r w:rsidRPr="009224ED">
          <w:rPr>
            <w:color w:val="000000" w:themeColor="text1"/>
            <w:lang w:val="en-US"/>
          </w:rPr>
          <w:t>.0</w:t>
        </w:r>
        <w:r>
          <w:rPr>
            <w:color w:val="000000" w:themeColor="text1"/>
            <w:lang w:val="en-US"/>
          </w:rPr>
          <w:t>4</w:t>
        </w:r>
        <w:r w:rsidRPr="009224ED">
          <w:rPr>
            <w:color w:val="000000" w:themeColor="text1"/>
            <w:lang w:val="en-US"/>
          </w:rPr>
          <w:t>.2018).</w:t>
        </w:r>
      </w:ins>
      <w:bookmarkEnd w:id="4300"/>
    </w:p>
    <w:p w14:paraId="539F7263" w14:textId="22E33625" w:rsidR="00374C8A" w:rsidRPr="00374C8A" w:rsidRDefault="001E2130" w:rsidP="00374C8A">
      <w:pPr>
        <w:pStyle w:val="a3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ins w:id="4302" w:author="пользователь Microsoft Office" w:date="2018-05-22T14:37:00Z"/>
          <w:color w:val="000000" w:themeColor="text1"/>
          <w:lang w:val="en-US"/>
        </w:rPr>
      </w:pPr>
      <w:bookmarkStart w:id="4303" w:name="S24"/>
      <w:bookmarkStart w:id="4304" w:name="_Toc514774293"/>
      <w:bookmarkEnd w:id="4303"/>
      <w:ins w:id="4305" w:author="пользователь Microsoft Office" w:date="2018-05-22T17:05:00Z">
        <w:r w:rsidRPr="001E2130">
          <w:rPr>
            <w:color w:val="000000" w:themeColor="text1"/>
            <w:lang w:val="en-US"/>
          </w:rPr>
          <w:t xml:space="preserve">Android Oreo adds support for the </w:t>
        </w:r>
        <w:proofErr w:type="spellStart"/>
        <w:r w:rsidRPr="001E2130">
          <w:rPr>
            <w:color w:val="000000" w:themeColor="text1"/>
            <w:lang w:val="en-US"/>
          </w:rPr>
          <w:t>Kotlin</w:t>
        </w:r>
        <w:proofErr w:type="spellEnd"/>
        <w:r w:rsidRPr="001E2130">
          <w:rPr>
            <w:color w:val="000000" w:themeColor="text1"/>
            <w:lang w:val="en-US"/>
          </w:rPr>
          <w:t xml:space="preserve"> programming language</w:t>
        </w:r>
        <w:r>
          <w:rPr>
            <w:color w:val="000000" w:themeColor="text1"/>
            <w:lang w:val="en-US"/>
          </w:rPr>
          <w:t xml:space="preserve"> </w:t>
        </w:r>
        <w:r w:rsidR="00374C8A" w:rsidRPr="005F7A4D">
          <w:rPr>
            <w:color w:val="000000" w:themeColor="text1"/>
            <w:lang w:val="en-US"/>
          </w:rPr>
          <w:t xml:space="preserve">// </w:t>
        </w:r>
        <w:r w:rsidR="00BD4D81">
          <w:rPr>
            <w:color w:val="000000" w:themeColor="text1"/>
            <w:lang w:val="en-US"/>
          </w:rPr>
          <w:t>Android Central</w:t>
        </w:r>
        <w:r w:rsidR="00374C8A" w:rsidRPr="005F7A4D">
          <w:rPr>
            <w:color w:val="000000" w:themeColor="text1"/>
            <w:lang w:val="en-US"/>
          </w:rPr>
          <w:t xml:space="preserve"> — URL: </w:t>
        </w:r>
      </w:ins>
      <w:ins w:id="4306" w:author="пользователь Microsoft Office" w:date="2018-05-22T17:06:00Z">
        <w:r w:rsidR="00BD4D81">
          <w:rPr>
            <w:color w:val="000000" w:themeColor="text1"/>
            <w:lang w:val="en-US"/>
          </w:rPr>
          <w:fldChar w:fldCharType="begin"/>
        </w:r>
        <w:r w:rsidR="00BD4D81">
          <w:rPr>
            <w:color w:val="000000" w:themeColor="text1"/>
            <w:lang w:val="en-US"/>
          </w:rPr>
          <w:instrText xml:space="preserve"> HYPERLINK "https://www.androidcentral.com/android-o-adds-support-kotlin-programming-language" </w:instrText>
        </w:r>
        <w:r w:rsidR="00BD4D81">
          <w:rPr>
            <w:color w:val="000000" w:themeColor="text1"/>
            <w:lang w:val="en-US"/>
          </w:rPr>
        </w:r>
        <w:r w:rsidR="00BD4D81">
          <w:rPr>
            <w:color w:val="000000" w:themeColor="text1"/>
            <w:lang w:val="en-US"/>
          </w:rPr>
          <w:fldChar w:fldCharType="separate"/>
        </w:r>
        <w:r w:rsidR="00BD4D81" w:rsidRPr="00BD4D81">
          <w:rPr>
            <w:rStyle w:val="aa"/>
            <w:lang w:val="en-US"/>
          </w:rPr>
          <w:t>https://www.androidcentral.com/android-o-adds-support-kotlin-programming-language</w:t>
        </w:r>
        <w:r w:rsidR="00BD4D81">
          <w:rPr>
            <w:color w:val="000000" w:themeColor="text1"/>
            <w:lang w:val="en-US"/>
          </w:rPr>
          <w:fldChar w:fldCharType="end"/>
        </w:r>
        <w:r w:rsidR="00BD4D81">
          <w:rPr>
            <w:color w:val="000000" w:themeColor="text1"/>
            <w:lang w:val="en-US"/>
          </w:rPr>
          <w:t xml:space="preserve"> </w:t>
        </w:r>
      </w:ins>
      <w:ins w:id="4307" w:author="пользователь Microsoft Office" w:date="2018-05-22T17:05:00Z">
        <w:r w:rsidR="00374C8A" w:rsidRPr="005F7A4D">
          <w:rPr>
            <w:color w:val="000000" w:themeColor="text1"/>
            <w:lang w:val="en-US"/>
          </w:rPr>
          <w:t xml:space="preserve">(online; accessed: </w:t>
        </w:r>
      </w:ins>
      <w:ins w:id="4308" w:author="пользователь Microsoft Office" w:date="2018-05-22T17:06:00Z">
        <w:r w:rsidR="00BD4D81">
          <w:rPr>
            <w:color w:val="000000" w:themeColor="text1"/>
            <w:lang w:val="en-US"/>
          </w:rPr>
          <w:t>02</w:t>
        </w:r>
      </w:ins>
      <w:ins w:id="4309" w:author="пользователь Microsoft Office" w:date="2018-05-22T17:05:00Z">
        <w:r w:rsidR="00374C8A" w:rsidRPr="005F7A4D">
          <w:rPr>
            <w:color w:val="000000" w:themeColor="text1"/>
            <w:lang w:val="en-US"/>
          </w:rPr>
          <w:t>.0</w:t>
        </w:r>
      </w:ins>
      <w:ins w:id="4310" w:author="пользователь Microsoft Office" w:date="2018-05-22T17:06:00Z">
        <w:r w:rsidR="00BD4D81">
          <w:rPr>
            <w:color w:val="000000" w:themeColor="text1"/>
            <w:lang w:val="en-US"/>
          </w:rPr>
          <w:t>4</w:t>
        </w:r>
      </w:ins>
      <w:ins w:id="4311" w:author="пользователь Microsoft Office" w:date="2018-05-22T17:05:00Z">
        <w:r w:rsidR="00374C8A" w:rsidRPr="005F7A4D">
          <w:rPr>
            <w:color w:val="000000" w:themeColor="text1"/>
            <w:lang w:val="en-US"/>
          </w:rPr>
          <w:t>.2018).</w:t>
        </w:r>
      </w:ins>
      <w:bookmarkEnd w:id="4304"/>
    </w:p>
    <w:p w14:paraId="1813149B" w14:textId="3F9BBA6D" w:rsidR="006D3409" w:rsidRPr="009D0840" w:rsidDel="009224ED" w:rsidRDefault="006D3409">
      <w:pPr>
        <w:pStyle w:val="a3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hanging="578"/>
        <w:outlineLvl w:val="0"/>
        <w:rPr>
          <w:del w:id="4312" w:author="пользователь Microsoft Office" w:date="2018-05-22T14:37:00Z"/>
          <w:color w:val="000000" w:themeColor="text1"/>
          <w:lang w:val="en-US"/>
        </w:rPr>
        <w:pPrChange w:id="4313" w:author="Microsoft Office User" w:date="2018-05-21T23:25:00Z">
          <w:pPr>
            <w:pStyle w:val="a3"/>
            <w:numPr>
              <w:numId w:val="2"/>
            </w:numPr>
            <w:tabs>
              <w:tab w:val="left" w:pos="993"/>
              <w:tab w:val="center" w:pos="4677"/>
            </w:tabs>
            <w:spacing w:after="120" w:line="360" w:lineRule="auto"/>
            <w:ind w:left="720" w:hanging="360"/>
            <w:outlineLvl w:val="0"/>
          </w:pPr>
        </w:pPrChange>
      </w:pPr>
    </w:p>
    <w:p w14:paraId="019A5D1C" w14:textId="1B188249" w:rsidR="004A5A47" w:rsidRPr="005F7A4D" w:rsidRDefault="004A5A4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5F7A4D">
        <w:rPr>
          <w:color w:val="000000" w:themeColor="text1"/>
          <w:szCs w:val="28"/>
          <w:lang w:val="en-US"/>
        </w:rPr>
        <w:br w:type="page"/>
      </w:r>
    </w:p>
    <w:p w14:paraId="79FFD1FE" w14:textId="4C18360A" w:rsidR="00A62CC4" w:rsidRPr="00CC0463" w:rsidRDefault="00A62CC4" w:rsidP="00A62CC4">
      <w:pPr>
        <w:pStyle w:val="a3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4314" w:name="_Toc514774294"/>
      <w:r w:rsidRPr="005F7A4D">
        <w:rPr>
          <w:color w:val="000000" w:themeColor="text1"/>
          <w:szCs w:val="28"/>
        </w:rPr>
        <w:lastRenderedPageBreak/>
        <w:t>ПРИЛОЖЕНИЕ А</w:t>
      </w:r>
      <w:bookmarkEnd w:id="4314"/>
    </w:p>
    <w:p w14:paraId="6627F8FA" w14:textId="43A86BFC" w:rsidR="00A62CC4" w:rsidRPr="005F7A4D" w:rsidRDefault="00A62CC4" w:rsidP="00A62CC4">
      <w:pPr>
        <w:pStyle w:val="a3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color w:val="000000" w:themeColor="text1"/>
        </w:rPr>
      </w:pPr>
      <w:bookmarkStart w:id="4315" w:name="_Toc514516037"/>
      <w:bookmarkStart w:id="4316" w:name="_Toc514774295"/>
      <w:r w:rsidRPr="005F7A4D">
        <w:rPr>
          <w:b/>
          <w:color w:val="000000" w:themeColor="text1"/>
          <w:szCs w:val="28"/>
        </w:rPr>
        <w:t>Пример аномалии</w:t>
      </w:r>
      <w:r w:rsidR="005F4E61" w:rsidRPr="005F7A4D">
        <w:rPr>
          <w:b/>
          <w:color w:val="000000" w:themeColor="text1"/>
          <w:szCs w:val="28"/>
        </w:rPr>
        <w:t xml:space="preserve"> класса </w:t>
      </w:r>
      <w:del w:id="4317" w:author="пользователь Microsoft Office" w:date="2018-05-22T17:32:00Z">
        <w:r w:rsidR="005F4E61" w:rsidRPr="005F7A4D" w:rsidDel="00276CE5">
          <w:rPr>
            <w:b/>
            <w:color w:val="000000" w:themeColor="text1"/>
            <w:szCs w:val="28"/>
          </w:rPr>
          <w:delText>Long enumerations</w:delText>
        </w:r>
      </w:del>
      <w:ins w:id="4318" w:author="пользователь Microsoft Office" w:date="2018-05-22T17:32:00Z">
        <w:r w:rsidR="00276CE5">
          <w:rPr>
            <w:b/>
            <w:color w:val="000000" w:themeColor="text1"/>
            <w:szCs w:val="28"/>
          </w:rPr>
          <w:t>«Длинные перечисления»</w:t>
        </w:r>
      </w:ins>
      <w:r w:rsidRPr="005F7A4D">
        <w:rPr>
          <w:b/>
          <w:color w:val="000000" w:themeColor="text1"/>
          <w:szCs w:val="28"/>
        </w:rPr>
        <w:t xml:space="preserve"> по дереву разбора</w:t>
      </w:r>
      <w:r w:rsidR="00292108" w:rsidRPr="005F7A4D">
        <w:rPr>
          <w:b/>
          <w:color w:val="000000" w:themeColor="text1"/>
          <w:szCs w:val="28"/>
        </w:rPr>
        <w:t xml:space="preserve"> 1</w:t>
      </w:r>
      <w:r w:rsidRPr="005F7A4D">
        <w:rPr>
          <w:b/>
          <w:color w:val="000000" w:themeColor="text1"/>
          <w:szCs w:val="28"/>
        </w:rPr>
        <w:t xml:space="preserve"> (исходный код)</w:t>
      </w:r>
      <w:bookmarkEnd w:id="4315"/>
      <w:bookmarkEnd w:id="4316"/>
    </w:p>
    <w:p w14:paraId="26878AD4" w14:textId="0E8A3821" w:rsidR="00A62CC4" w:rsidRPr="005F7A4D" w:rsidRDefault="00886989" w:rsidP="00A30CC2">
      <w:pPr>
        <w:pStyle w:val="a3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4319" w:name="_Toc514516038"/>
      <w:bookmarkStart w:id="4320" w:name="_Toc514774296"/>
      <w:r w:rsidRPr="005F7A4D">
        <w:rPr>
          <w:noProof/>
          <w:color w:val="000000" w:themeColor="text1"/>
          <w:szCs w:val="28"/>
        </w:rPr>
        <w:drawing>
          <wp:inline distT="0" distB="0" distL="0" distR="0" wp14:anchorId="2C4972C9" wp14:editId="094EC6F2">
            <wp:extent cx="5850622" cy="7011910"/>
            <wp:effectExtent l="0" t="0" r="0" b="0"/>
            <wp:docPr id="15" name="Picture 15" descr="../images/anomaly_example_1_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images/anomaly_example_1_sourc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616" cy="703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319"/>
      <w:bookmarkEnd w:id="4320"/>
    </w:p>
    <w:p w14:paraId="15A6BC61" w14:textId="0B9CD9FF" w:rsidR="007807C6" w:rsidRPr="005F7A4D" w:rsidRDefault="00A62CC4" w:rsidP="00CE72A9">
      <w:pPr>
        <w:pStyle w:val="a3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</w:rPr>
        <w:sectPr w:rsidR="007807C6" w:rsidRPr="005F7A4D" w:rsidSect="00615A33">
          <w:footerReference w:type="default" r:id="rId20"/>
          <w:pgSz w:w="11906" w:h="16838"/>
          <w:pgMar w:top="1134" w:right="851" w:bottom="1134" w:left="1701" w:header="709" w:footer="709" w:gutter="0"/>
          <w:pgNumType w:start="4"/>
          <w:cols w:space="708"/>
          <w:docGrid w:linePitch="360"/>
        </w:sectPr>
      </w:pPr>
      <w:bookmarkStart w:id="4321" w:name="_Toc514516039"/>
      <w:bookmarkStart w:id="4322" w:name="_Toc514774297"/>
      <w:r w:rsidRPr="005F7A4D">
        <w:rPr>
          <w:color w:val="000000" w:themeColor="text1"/>
        </w:rPr>
        <w:t xml:space="preserve">Рисунок А.1 – исходный код одной из найденных аномалий по </w:t>
      </w:r>
      <w:r w:rsidR="00D36651" w:rsidRPr="005F7A4D">
        <w:rPr>
          <w:color w:val="000000" w:themeColor="text1"/>
        </w:rPr>
        <w:t>дереву разбора с оценкой 5</w:t>
      </w:r>
      <w:r w:rsidRPr="005F7A4D">
        <w:rPr>
          <w:color w:val="000000" w:themeColor="text1"/>
        </w:rPr>
        <w:t>.</w:t>
      </w:r>
      <w:bookmarkEnd w:id="4321"/>
      <w:bookmarkEnd w:id="4322"/>
    </w:p>
    <w:p w14:paraId="3AD320E6" w14:textId="2045A1A9" w:rsidR="00B80F91" w:rsidRPr="005F7A4D" w:rsidRDefault="003644CB" w:rsidP="00B80F91">
      <w:pPr>
        <w:pStyle w:val="a3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4323" w:name="_Toc451127742"/>
      <w:bookmarkStart w:id="4324" w:name="_Toc514774298"/>
      <w:r w:rsidRPr="005F7A4D">
        <w:rPr>
          <w:color w:val="000000" w:themeColor="text1"/>
          <w:szCs w:val="28"/>
        </w:rPr>
        <w:lastRenderedPageBreak/>
        <w:t>ПРИЛОЖЕНИЕ Б</w:t>
      </w:r>
      <w:bookmarkEnd w:id="4324"/>
      <w:r w:rsidR="00B80F91" w:rsidRPr="005F7A4D">
        <w:rPr>
          <w:color w:val="000000" w:themeColor="text1"/>
          <w:szCs w:val="28"/>
        </w:rPr>
        <w:t xml:space="preserve"> </w:t>
      </w:r>
    </w:p>
    <w:p w14:paraId="50A1ED32" w14:textId="7DCB7478" w:rsidR="00B80F91" w:rsidRPr="005F7A4D" w:rsidRDefault="00B80F91" w:rsidP="00B80F91">
      <w:pPr>
        <w:pStyle w:val="a3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color w:val="000000" w:themeColor="text1"/>
        </w:rPr>
      </w:pPr>
      <w:bookmarkStart w:id="4325" w:name="_Toc514516041"/>
      <w:bookmarkStart w:id="4326" w:name="_Toc514774299"/>
      <w:r w:rsidRPr="005F7A4D">
        <w:rPr>
          <w:b/>
          <w:color w:val="000000" w:themeColor="text1"/>
          <w:szCs w:val="28"/>
        </w:rPr>
        <w:t>Пример аномалии</w:t>
      </w:r>
      <w:r w:rsidR="003644CB" w:rsidRPr="005F7A4D">
        <w:rPr>
          <w:b/>
          <w:color w:val="000000" w:themeColor="text1"/>
          <w:szCs w:val="28"/>
        </w:rPr>
        <w:t xml:space="preserve"> класса </w:t>
      </w:r>
      <w:del w:id="4327" w:author="пользователь Microsoft Office" w:date="2018-05-22T17:32:00Z">
        <w:r w:rsidR="003644CB" w:rsidRPr="005F7A4D" w:rsidDel="00B72070">
          <w:rPr>
            <w:b/>
            <w:color w:val="000000" w:themeColor="text1"/>
            <w:szCs w:val="28"/>
          </w:rPr>
          <w:delText>Many generic parameters</w:delText>
        </w:r>
      </w:del>
      <w:ins w:id="4328" w:author="пользователь Microsoft Office" w:date="2018-05-22T17:32:00Z">
        <w:r w:rsidR="00B72070">
          <w:rPr>
            <w:b/>
            <w:color w:val="000000" w:themeColor="text1"/>
            <w:szCs w:val="28"/>
          </w:rPr>
          <w:t xml:space="preserve">«Много параметров </w:t>
        </w:r>
        <w:proofErr w:type="spellStart"/>
        <w:r w:rsidR="00B72070">
          <w:rPr>
            <w:b/>
            <w:color w:val="000000" w:themeColor="text1"/>
            <w:szCs w:val="28"/>
          </w:rPr>
          <w:t>generic</w:t>
        </w:r>
        <w:proofErr w:type="spellEnd"/>
        <w:r w:rsidR="00B72070">
          <w:rPr>
            <w:b/>
            <w:color w:val="000000" w:themeColor="text1"/>
            <w:szCs w:val="28"/>
          </w:rPr>
          <w:t>-классов»</w:t>
        </w:r>
      </w:ins>
      <w:r w:rsidRPr="005F7A4D">
        <w:rPr>
          <w:b/>
          <w:color w:val="000000" w:themeColor="text1"/>
          <w:szCs w:val="28"/>
        </w:rPr>
        <w:t xml:space="preserve"> по </w:t>
      </w:r>
      <w:r w:rsidR="003644CB" w:rsidRPr="005F7A4D">
        <w:rPr>
          <w:b/>
          <w:color w:val="000000" w:themeColor="text1"/>
          <w:szCs w:val="28"/>
        </w:rPr>
        <w:t>дереву разбора</w:t>
      </w:r>
      <w:r w:rsidRPr="005F7A4D">
        <w:rPr>
          <w:b/>
          <w:color w:val="000000" w:themeColor="text1"/>
          <w:szCs w:val="28"/>
        </w:rPr>
        <w:t xml:space="preserve"> (исходный код)</w:t>
      </w:r>
      <w:bookmarkEnd w:id="4325"/>
      <w:bookmarkEnd w:id="4326"/>
    </w:p>
    <w:p w14:paraId="6F15889A" w14:textId="1A7FEE0E" w:rsidR="00B80F91" w:rsidRPr="005F7A4D" w:rsidRDefault="00C31BC3" w:rsidP="00C31BC3">
      <w:pPr>
        <w:pStyle w:val="a3"/>
        <w:tabs>
          <w:tab w:val="left" w:pos="567"/>
          <w:tab w:val="center" w:pos="4677"/>
        </w:tabs>
        <w:spacing w:after="120" w:line="360" w:lineRule="auto"/>
        <w:ind w:left="708"/>
        <w:outlineLvl w:val="0"/>
        <w:rPr>
          <w:color w:val="000000" w:themeColor="text1"/>
          <w:szCs w:val="28"/>
        </w:rPr>
      </w:pPr>
      <w:bookmarkStart w:id="4329" w:name="_Toc514516042"/>
      <w:bookmarkStart w:id="4330" w:name="_Toc514774300"/>
      <w:r w:rsidRPr="005F7A4D">
        <w:rPr>
          <w:noProof/>
          <w:color w:val="000000" w:themeColor="text1"/>
          <w:szCs w:val="28"/>
        </w:rPr>
        <w:drawing>
          <wp:inline distT="0" distB="0" distL="0" distR="0" wp14:anchorId="55F77584" wp14:editId="346B7BFA">
            <wp:extent cx="9245600" cy="4584700"/>
            <wp:effectExtent l="0" t="0" r="0" b="12700"/>
            <wp:docPr id="21" name="Picture 21" descr="../images/anomaly_example_2_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images/anomaly_example_2_sourc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56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329"/>
      <w:bookmarkEnd w:id="4330"/>
    </w:p>
    <w:p w14:paraId="41ED40A6" w14:textId="35848AC5" w:rsidR="00B80F91" w:rsidRPr="005F7A4D" w:rsidRDefault="00B80F91" w:rsidP="00D916AB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F7A4D">
        <w:rPr>
          <w:rFonts w:ascii="Times New Roman" w:hAnsi="Times New Roman" w:cs="Times New Roman"/>
          <w:color w:val="000000" w:themeColor="text1"/>
          <w:sz w:val="28"/>
        </w:rPr>
        <w:t xml:space="preserve">Рисунок </w:t>
      </w:r>
      <w:r w:rsidR="00D63F1C" w:rsidRPr="005F7A4D">
        <w:rPr>
          <w:rFonts w:ascii="Times New Roman" w:hAnsi="Times New Roman" w:cs="Times New Roman"/>
          <w:color w:val="000000" w:themeColor="text1"/>
          <w:sz w:val="28"/>
        </w:rPr>
        <w:t>Б</w:t>
      </w:r>
      <w:r w:rsidRPr="005F7A4D">
        <w:rPr>
          <w:rFonts w:ascii="Times New Roman" w:hAnsi="Times New Roman" w:cs="Times New Roman"/>
          <w:color w:val="000000" w:themeColor="text1"/>
          <w:sz w:val="28"/>
        </w:rPr>
        <w:t xml:space="preserve">.1 – исходный код одной из найденных аномалий по </w:t>
      </w:r>
      <w:r w:rsidR="00054AB8" w:rsidRPr="005F7A4D">
        <w:rPr>
          <w:rFonts w:ascii="Times New Roman" w:hAnsi="Times New Roman" w:cs="Times New Roman"/>
          <w:color w:val="000000" w:themeColor="text1"/>
          <w:sz w:val="28"/>
        </w:rPr>
        <w:t>дереву разбора с оценкой 5</w:t>
      </w:r>
      <w:r w:rsidRPr="005F7A4D">
        <w:rPr>
          <w:rFonts w:ascii="Times New Roman" w:hAnsi="Times New Roman" w:cs="Times New Roman"/>
          <w:color w:val="000000" w:themeColor="text1"/>
          <w:sz w:val="28"/>
        </w:rPr>
        <w:t>.</w:t>
      </w:r>
      <w:r w:rsidRPr="005F7A4D">
        <w:rPr>
          <w:rFonts w:ascii="Times New Roman" w:hAnsi="Times New Roman" w:cs="Times New Roman"/>
          <w:color w:val="000000" w:themeColor="text1"/>
          <w:szCs w:val="28"/>
        </w:rPr>
        <w:br w:type="page"/>
      </w:r>
    </w:p>
    <w:p w14:paraId="1F90BCA3" w14:textId="6449BBB7" w:rsidR="00C90305" w:rsidRPr="005F7A4D" w:rsidRDefault="00C90305" w:rsidP="00C90305">
      <w:pPr>
        <w:pStyle w:val="a3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4331" w:name="_Toc514774301"/>
      <w:r w:rsidRPr="005F7A4D">
        <w:rPr>
          <w:color w:val="000000" w:themeColor="text1"/>
          <w:szCs w:val="28"/>
        </w:rPr>
        <w:lastRenderedPageBreak/>
        <w:t xml:space="preserve">ПРИЛОЖЕНИЕ </w:t>
      </w:r>
      <w:bookmarkEnd w:id="4323"/>
      <w:r w:rsidR="00C103E2" w:rsidRPr="005F7A4D">
        <w:rPr>
          <w:color w:val="000000" w:themeColor="text1"/>
          <w:szCs w:val="28"/>
        </w:rPr>
        <w:t>В</w:t>
      </w:r>
      <w:bookmarkEnd w:id="4331"/>
    </w:p>
    <w:p w14:paraId="0EA16E1E" w14:textId="42993CD2" w:rsidR="00C90305" w:rsidRPr="005F7A4D" w:rsidRDefault="00EB42A2" w:rsidP="00C90305">
      <w:pPr>
        <w:pStyle w:val="a3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color w:val="000000" w:themeColor="text1"/>
        </w:rPr>
      </w:pPr>
      <w:bookmarkStart w:id="4332" w:name="_Toc513730046"/>
      <w:bookmarkStart w:id="4333" w:name="_Toc514516044"/>
      <w:bookmarkStart w:id="4334" w:name="_Toc514774302"/>
      <w:r w:rsidRPr="005F7A4D">
        <w:rPr>
          <w:b/>
          <w:color w:val="000000" w:themeColor="text1"/>
          <w:szCs w:val="28"/>
        </w:rPr>
        <w:t xml:space="preserve">Пример </w:t>
      </w:r>
      <w:r w:rsidR="00C103E2" w:rsidRPr="005F7A4D">
        <w:rPr>
          <w:b/>
          <w:color w:val="000000" w:themeColor="text1"/>
          <w:szCs w:val="28"/>
        </w:rPr>
        <w:t xml:space="preserve">условной </w:t>
      </w:r>
      <w:r w:rsidRPr="005F7A4D">
        <w:rPr>
          <w:b/>
          <w:color w:val="000000" w:themeColor="text1"/>
          <w:szCs w:val="28"/>
        </w:rPr>
        <w:t>аномалии по байт-коду 1 (исходный код)</w:t>
      </w:r>
      <w:bookmarkEnd w:id="4332"/>
      <w:bookmarkEnd w:id="4333"/>
      <w:bookmarkEnd w:id="4334"/>
    </w:p>
    <w:p w14:paraId="620A3184" w14:textId="63B7CDEC" w:rsidR="00C90305" w:rsidRPr="005F7A4D" w:rsidRDefault="00047356" w:rsidP="00EB42A2">
      <w:pPr>
        <w:pStyle w:val="a3"/>
        <w:tabs>
          <w:tab w:val="left" w:pos="567"/>
          <w:tab w:val="center" w:pos="4677"/>
        </w:tabs>
        <w:spacing w:after="120" w:line="360" w:lineRule="auto"/>
        <w:ind w:left="708"/>
        <w:jc w:val="center"/>
        <w:outlineLvl w:val="0"/>
        <w:rPr>
          <w:color w:val="000000" w:themeColor="text1"/>
          <w:szCs w:val="28"/>
        </w:rPr>
      </w:pPr>
      <w:bookmarkStart w:id="4335" w:name="_Toc513730047"/>
      <w:bookmarkStart w:id="4336" w:name="_Toc514516045"/>
      <w:bookmarkStart w:id="4337" w:name="_Toc514774303"/>
      <w:r w:rsidRPr="005F7A4D">
        <w:rPr>
          <w:noProof/>
          <w:color w:val="000000" w:themeColor="text1"/>
          <w:szCs w:val="28"/>
        </w:rPr>
        <w:drawing>
          <wp:inline distT="0" distB="0" distL="0" distR="0" wp14:anchorId="1974E4AA" wp14:editId="1A915DD0">
            <wp:extent cx="5794238" cy="2968509"/>
            <wp:effectExtent l="0" t="0" r="0" b="3810"/>
            <wp:docPr id="9" name="Picture 9" descr="../images/anomaly_example_1_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images/anomaly_example_1_sourc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238" cy="296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335"/>
      <w:bookmarkEnd w:id="4336"/>
      <w:bookmarkEnd w:id="4337"/>
    </w:p>
    <w:p w14:paraId="3C1A6CC5" w14:textId="796F6638" w:rsidR="00E940AE" w:rsidRPr="005F7A4D" w:rsidRDefault="00C90305" w:rsidP="00C90305">
      <w:pPr>
        <w:pStyle w:val="a3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</w:rPr>
      </w:pPr>
      <w:bookmarkStart w:id="4338" w:name="_Toc451127745"/>
      <w:bookmarkStart w:id="4339" w:name="_Toc513730048"/>
      <w:bookmarkStart w:id="4340" w:name="_Toc514516046"/>
      <w:bookmarkStart w:id="4341" w:name="_Toc514774304"/>
      <w:r w:rsidRPr="005F7A4D">
        <w:rPr>
          <w:color w:val="000000" w:themeColor="text1"/>
        </w:rPr>
        <w:t xml:space="preserve">Рисунок </w:t>
      </w:r>
      <w:r w:rsidR="00C103E2" w:rsidRPr="005F7A4D">
        <w:rPr>
          <w:color w:val="000000" w:themeColor="text1"/>
        </w:rPr>
        <w:t>В</w:t>
      </w:r>
      <w:r w:rsidRPr="005F7A4D">
        <w:rPr>
          <w:color w:val="000000" w:themeColor="text1"/>
        </w:rPr>
        <w:t xml:space="preserve">.1 – </w:t>
      </w:r>
      <w:bookmarkEnd w:id="4338"/>
      <w:r w:rsidR="00EB42A2" w:rsidRPr="005F7A4D">
        <w:rPr>
          <w:color w:val="000000" w:themeColor="text1"/>
        </w:rPr>
        <w:t xml:space="preserve">исходный код одной из найденных </w:t>
      </w:r>
      <w:r w:rsidR="00ED1115" w:rsidRPr="005F7A4D">
        <w:rPr>
          <w:color w:val="000000" w:themeColor="text1"/>
        </w:rPr>
        <w:t xml:space="preserve">условных </w:t>
      </w:r>
      <w:r w:rsidR="00EB42A2" w:rsidRPr="005F7A4D">
        <w:rPr>
          <w:color w:val="000000" w:themeColor="text1"/>
        </w:rPr>
        <w:t>аномалий по байт-коду</w:t>
      </w:r>
      <w:bookmarkEnd w:id="4339"/>
      <w:r w:rsidR="00E84F9E" w:rsidRPr="005F7A4D">
        <w:rPr>
          <w:color w:val="000000" w:themeColor="text1"/>
        </w:rPr>
        <w:t>.</w:t>
      </w:r>
      <w:bookmarkEnd w:id="4340"/>
      <w:bookmarkEnd w:id="4341"/>
    </w:p>
    <w:p w14:paraId="44A29BC6" w14:textId="77777777" w:rsidR="00E940AE" w:rsidRPr="005F7A4D" w:rsidRDefault="00E940AE" w:rsidP="00C90305">
      <w:pPr>
        <w:pStyle w:val="a3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</w:rPr>
      </w:pPr>
    </w:p>
    <w:p w14:paraId="02CA7415" w14:textId="77777777" w:rsidR="00E940AE" w:rsidRPr="005F7A4D" w:rsidRDefault="00E940AE">
      <w:pPr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</w:pPr>
      <w:r w:rsidRPr="005F7A4D">
        <w:rPr>
          <w:color w:val="000000" w:themeColor="text1"/>
        </w:rPr>
        <w:br w:type="page"/>
      </w:r>
    </w:p>
    <w:p w14:paraId="2BD40AF8" w14:textId="26B6ACE7" w:rsidR="00E940AE" w:rsidRPr="005F7A4D" w:rsidRDefault="00E940AE" w:rsidP="00E940AE">
      <w:pPr>
        <w:pStyle w:val="a3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4342" w:name="_Toc514774305"/>
      <w:r w:rsidRPr="005F7A4D">
        <w:rPr>
          <w:color w:val="000000" w:themeColor="text1"/>
          <w:szCs w:val="28"/>
        </w:rPr>
        <w:lastRenderedPageBreak/>
        <w:t xml:space="preserve">ПРИЛОЖЕНИЕ </w:t>
      </w:r>
      <w:r w:rsidR="00C103E2" w:rsidRPr="005F7A4D">
        <w:rPr>
          <w:color w:val="000000" w:themeColor="text1"/>
          <w:szCs w:val="28"/>
        </w:rPr>
        <w:t>Г</w:t>
      </w:r>
      <w:bookmarkEnd w:id="4342"/>
    </w:p>
    <w:p w14:paraId="00B58E90" w14:textId="66E6C38F" w:rsidR="00E940AE" w:rsidRPr="005F7A4D" w:rsidRDefault="00E940AE" w:rsidP="00E940AE">
      <w:pPr>
        <w:pStyle w:val="a3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color w:val="000000" w:themeColor="text1"/>
        </w:rPr>
      </w:pPr>
      <w:bookmarkStart w:id="4343" w:name="_Toc513730050"/>
      <w:bookmarkStart w:id="4344" w:name="_Toc514516048"/>
      <w:bookmarkStart w:id="4345" w:name="_Toc514774306"/>
      <w:r w:rsidRPr="005F7A4D">
        <w:rPr>
          <w:b/>
          <w:color w:val="000000" w:themeColor="text1"/>
          <w:szCs w:val="28"/>
        </w:rPr>
        <w:t xml:space="preserve">Пример </w:t>
      </w:r>
      <w:r w:rsidR="00BB4BA6" w:rsidRPr="005F7A4D">
        <w:rPr>
          <w:b/>
          <w:color w:val="000000" w:themeColor="text1"/>
          <w:szCs w:val="28"/>
        </w:rPr>
        <w:t xml:space="preserve">условной </w:t>
      </w:r>
      <w:r w:rsidRPr="005F7A4D">
        <w:rPr>
          <w:b/>
          <w:color w:val="000000" w:themeColor="text1"/>
          <w:szCs w:val="28"/>
        </w:rPr>
        <w:t>аномалии по байт-коду 1 (байт-код)</w:t>
      </w:r>
      <w:bookmarkEnd w:id="4343"/>
      <w:bookmarkEnd w:id="4344"/>
      <w:bookmarkEnd w:id="4345"/>
    </w:p>
    <w:p w14:paraId="502AD2D9" w14:textId="24BB6145" w:rsidR="00E940AE" w:rsidRPr="005F7A4D" w:rsidRDefault="00E940AE" w:rsidP="00E940AE">
      <w:pPr>
        <w:pStyle w:val="a3"/>
        <w:tabs>
          <w:tab w:val="left" w:pos="567"/>
          <w:tab w:val="center" w:pos="4677"/>
        </w:tabs>
        <w:spacing w:after="120" w:line="360" w:lineRule="auto"/>
        <w:ind w:left="708"/>
        <w:jc w:val="center"/>
        <w:outlineLvl w:val="0"/>
        <w:rPr>
          <w:color w:val="000000" w:themeColor="text1"/>
          <w:szCs w:val="28"/>
        </w:rPr>
      </w:pPr>
      <w:bookmarkStart w:id="4346" w:name="_Toc513730051"/>
      <w:bookmarkStart w:id="4347" w:name="_Toc514516049"/>
      <w:bookmarkStart w:id="4348" w:name="_Toc514774307"/>
      <w:r w:rsidRPr="005F7A4D">
        <w:rPr>
          <w:noProof/>
          <w:color w:val="000000" w:themeColor="text1"/>
          <w:szCs w:val="28"/>
        </w:rPr>
        <w:drawing>
          <wp:inline distT="0" distB="0" distL="0" distR="0" wp14:anchorId="3937055B" wp14:editId="6CA583BA">
            <wp:extent cx="7858760" cy="3608070"/>
            <wp:effectExtent l="0" t="0" r="0" b="0"/>
            <wp:docPr id="13" name="Picture 13" descr="../images/anomaly_example_1_byte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images/anomaly_example_1_bytecod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76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346"/>
      <w:bookmarkEnd w:id="4347"/>
      <w:bookmarkEnd w:id="4348"/>
    </w:p>
    <w:p w14:paraId="15E7B2F1" w14:textId="3DE92515" w:rsidR="009946F3" w:rsidRPr="005F7A4D" w:rsidDel="00702832" w:rsidRDefault="00E940AE" w:rsidP="00E940AE">
      <w:pPr>
        <w:pStyle w:val="a3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del w:id="4349" w:author="пользователь Microsoft Office" w:date="2018-05-22T17:33:00Z"/>
          <w:color w:val="000000" w:themeColor="text1"/>
        </w:rPr>
      </w:pPr>
      <w:bookmarkStart w:id="4350" w:name="_Toc513730052"/>
      <w:bookmarkStart w:id="4351" w:name="_Toc514516050"/>
      <w:bookmarkStart w:id="4352" w:name="_Toc514774308"/>
      <w:r w:rsidRPr="005F7A4D">
        <w:rPr>
          <w:color w:val="000000" w:themeColor="text1"/>
        </w:rPr>
        <w:t xml:space="preserve">Рисунок </w:t>
      </w:r>
      <w:r w:rsidR="00C103E2" w:rsidRPr="005F7A4D">
        <w:rPr>
          <w:color w:val="000000" w:themeColor="text1"/>
        </w:rPr>
        <w:t>Г</w:t>
      </w:r>
      <w:r w:rsidRPr="005F7A4D">
        <w:rPr>
          <w:color w:val="000000" w:themeColor="text1"/>
        </w:rPr>
        <w:t xml:space="preserve">.1 – байт-код одной из найденных </w:t>
      </w:r>
      <w:r w:rsidR="00BB4BA6" w:rsidRPr="005F7A4D">
        <w:rPr>
          <w:color w:val="000000" w:themeColor="text1"/>
        </w:rPr>
        <w:t xml:space="preserve">условных </w:t>
      </w:r>
      <w:r w:rsidRPr="005F7A4D">
        <w:rPr>
          <w:color w:val="000000" w:themeColor="text1"/>
        </w:rPr>
        <w:t>аномалий по байт-коду</w:t>
      </w:r>
      <w:bookmarkEnd w:id="4350"/>
      <w:r w:rsidR="00E84F9E" w:rsidRPr="005F7A4D">
        <w:rPr>
          <w:color w:val="000000" w:themeColor="text1"/>
        </w:rPr>
        <w:t>.</w:t>
      </w:r>
      <w:bookmarkEnd w:id="4351"/>
      <w:bookmarkEnd w:id="4352"/>
    </w:p>
    <w:p w14:paraId="155AC252" w14:textId="77777777" w:rsidR="009946F3" w:rsidRPr="005F7A4D" w:rsidDel="00702832" w:rsidRDefault="009946F3">
      <w:pPr>
        <w:rPr>
          <w:del w:id="4353" w:author="пользователь Microsoft Office" w:date="2018-05-22T17:33:00Z"/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</w:pPr>
      <w:del w:id="4354" w:author="пользователь Microsoft Office" w:date="2018-05-22T17:33:00Z">
        <w:r w:rsidRPr="005F7A4D" w:rsidDel="00702832">
          <w:rPr>
            <w:color w:val="000000" w:themeColor="text1"/>
          </w:rPr>
          <w:br w:type="page"/>
        </w:r>
      </w:del>
    </w:p>
    <w:p w14:paraId="55DD8B32" w14:textId="5D4668A1" w:rsidR="009946F3" w:rsidRPr="005F7A4D" w:rsidDel="00702832" w:rsidRDefault="009946F3" w:rsidP="009946F3">
      <w:pPr>
        <w:pStyle w:val="a3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del w:id="4355" w:author="пользователь Microsoft Office" w:date="2018-05-22T17:33:00Z"/>
          <w:color w:val="000000" w:themeColor="text1"/>
          <w:szCs w:val="28"/>
        </w:rPr>
      </w:pPr>
      <w:del w:id="4356" w:author="пользователь Microsoft Office" w:date="2018-05-22T17:33:00Z">
        <w:r w:rsidRPr="005F7A4D" w:rsidDel="00702832">
          <w:rPr>
            <w:color w:val="000000" w:themeColor="text1"/>
            <w:szCs w:val="28"/>
          </w:rPr>
          <w:delText xml:space="preserve">ПРИЛОЖЕНИЕ </w:delText>
        </w:r>
        <w:r w:rsidR="0013066D" w:rsidRPr="005F7A4D" w:rsidDel="00702832">
          <w:rPr>
            <w:color w:val="000000" w:themeColor="text1"/>
            <w:szCs w:val="28"/>
          </w:rPr>
          <w:delText>Д</w:delText>
        </w:r>
      </w:del>
    </w:p>
    <w:p w14:paraId="2F31DAFA" w14:textId="130C8535" w:rsidR="009946F3" w:rsidRPr="005F7A4D" w:rsidDel="00702832" w:rsidRDefault="00680B9B" w:rsidP="009946F3">
      <w:pPr>
        <w:pStyle w:val="a3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del w:id="4357" w:author="пользователь Microsoft Office" w:date="2018-05-22T17:33:00Z"/>
          <w:b/>
          <w:color w:val="000000" w:themeColor="text1"/>
        </w:rPr>
      </w:pPr>
      <w:bookmarkStart w:id="4358" w:name="_Toc513730054"/>
      <w:bookmarkStart w:id="4359" w:name="_Toc514516052"/>
      <w:del w:id="4360" w:author="пользователь Microsoft Office" w:date="2018-05-22T17:33:00Z">
        <w:r w:rsidRPr="005F7A4D" w:rsidDel="00702832">
          <w:rPr>
            <w:b/>
            <w:color w:val="000000" w:themeColor="text1"/>
            <w:szCs w:val="28"/>
          </w:rPr>
          <w:delText xml:space="preserve">Пример </w:delText>
        </w:r>
        <w:r w:rsidR="00D13D15" w:rsidRPr="005F7A4D" w:rsidDel="00702832">
          <w:rPr>
            <w:b/>
            <w:color w:val="000000" w:themeColor="text1"/>
            <w:szCs w:val="28"/>
          </w:rPr>
          <w:delText xml:space="preserve">условной </w:delText>
        </w:r>
        <w:r w:rsidRPr="005F7A4D" w:rsidDel="00702832">
          <w:rPr>
            <w:b/>
            <w:color w:val="000000" w:themeColor="text1"/>
            <w:szCs w:val="28"/>
          </w:rPr>
          <w:delText>аномалии по байт-коду 2</w:delText>
        </w:r>
        <w:r w:rsidR="009946F3" w:rsidRPr="005F7A4D" w:rsidDel="00702832">
          <w:rPr>
            <w:b/>
            <w:color w:val="000000" w:themeColor="text1"/>
            <w:szCs w:val="28"/>
          </w:rPr>
          <w:delText xml:space="preserve"> (</w:delText>
        </w:r>
        <w:r w:rsidRPr="005F7A4D" w:rsidDel="00702832">
          <w:rPr>
            <w:b/>
            <w:color w:val="000000" w:themeColor="text1"/>
            <w:szCs w:val="28"/>
          </w:rPr>
          <w:delText>исходный код</w:delText>
        </w:r>
        <w:r w:rsidR="009946F3" w:rsidRPr="005F7A4D" w:rsidDel="00702832">
          <w:rPr>
            <w:b/>
            <w:color w:val="000000" w:themeColor="text1"/>
            <w:szCs w:val="28"/>
          </w:rPr>
          <w:delText>)</w:delText>
        </w:r>
        <w:bookmarkEnd w:id="4358"/>
        <w:bookmarkEnd w:id="4359"/>
      </w:del>
    </w:p>
    <w:p w14:paraId="26AA6C2F" w14:textId="4772C275" w:rsidR="009946F3" w:rsidRPr="005F7A4D" w:rsidDel="00702832" w:rsidRDefault="00D406B3" w:rsidP="009946F3">
      <w:pPr>
        <w:pStyle w:val="a3"/>
        <w:tabs>
          <w:tab w:val="left" w:pos="567"/>
          <w:tab w:val="center" w:pos="4677"/>
        </w:tabs>
        <w:spacing w:after="120" w:line="360" w:lineRule="auto"/>
        <w:ind w:left="708"/>
        <w:jc w:val="center"/>
        <w:outlineLvl w:val="0"/>
        <w:rPr>
          <w:del w:id="4361" w:author="пользователь Microsoft Office" w:date="2018-05-22T17:33:00Z"/>
          <w:color w:val="000000" w:themeColor="text1"/>
          <w:szCs w:val="28"/>
        </w:rPr>
      </w:pPr>
      <w:bookmarkStart w:id="4362" w:name="_Toc513730055"/>
      <w:bookmarkStart w:id="4363" w:name="_Toc514516053"/>
      <w:del w:id="4364" w:author="пользователь Microsoft Office" w:date="2018-05-22T17:33:00Z">
        <w:r w:rsidRPr="005F7A4D" w:rsidDel="00702832">
          <w:rPr>
            <w:noProof/>
            <w:color w:val="000000" w:themeColor="text1"/>
            <w:szCs w:val="28"/>
          </w:rPr>
          <w:drawing>
            <wp:inline distT="0" distB="0" distL="0" distR="0" wp14:anchorId="3CE395E8" wp14:editId="267DCA59">
              <wp:extent cx="9243060" cy="3719195"/>
              <wp:effectExtent l="0" t="0" r="2540" b="0"/>
              <wp:docPr id="16" name="Picture 16" descr="../images/anomaly_example_2_sourc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../images/anomaly_example_2_source.png"/>
                      <pic:cNvPicPr>
                        <a:picLocks noChangeAspect="1" noChangeArrowheads="1"/>
                      </pic:cNvPicPr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243060" cy="37191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bookmarkEnd w:id="4362"/>
        <w:bookmarkEnd w:id="4363"/>
      </w:del>
    </w:p>
    <w:p w14:paraId="730505DD" w14:textId="2ABB6320" w:rsidR="009946F3" w:rsidRPr="005F7A4D" w:rsidDel="00702832" w:rsidRDefault="009946F3" w:rsidP="009946F3">
      <w:pPr>
        <w:pStyle w:val="a3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del w:id="4365" w:author="пользователь Microsoft Office" w:date="2018-05-22T17:33:00Z"/>
          <w:color w:val="000000" w:themeColor="text1"/>
        </w:rPr>
      </w:pPr>
      <w:bookmarkStart w:id="4366" w:name="_Toc513730056"/>
      <w:bookmarkStart w:id="4367" w:name="_Toc514516054"/>
      <w:del w:id="4368" w:author="пользователь Microsoft Office" w:date="2018-05-22T17:33:00Z">
        <w:r w:rsidRPr="005F7A4D" w:rsidDel="00702832">
          <w:rPr>
            <w:color w:val="000000" w:themeColor="text1"/>
          </w:rPr>
          <w:delText xml:space="preserve">Рисунок </w:delText>
        </w:r>
        <w:r w:rsidR="0013066D" w:rsidRPr="005F7A4D" w:rsidDel="00702832">
          <w:rPr>
            <w:color w:val="000000" w:themeColor="text1"/>
          </w:rPr>
          <w:delText>Д</w:delText>
        </w:r>
        <w:r w:rsidRPr="005F7A4D" w:rsidDel="00702832">
          <w:rPr>
            <w:color w:val="000000" w:themeColor="text1"/>
          </w:rPr>
          <w:delText xml:space="preserve">.1 – </w:delText>
        </w:r>
        <w:r w:rsidR="004D403A" w:rsidRPr="005F7A4D" w:rsidDel="00702832">
          <w:rPr>
            <w:color w:val="000000" w:themeColor="text1"/>
          </w:rPr>
          <w:delText>исходный код</w:delText>
        </w:r>
        <w:r w:rsidRPr="005F7A4D" w:rsidDel="00702832">
          <w:rPr>
            <w:color w:val="000000" w:themeColor="text1"/>
          </w:rPr>
          <w:delText xml:space="preserve"> одной из найденных </w:delText>
        </w:r>
        <w:r w:rsidR="00D13D15" w:rsidRPr="005F7A4D" w:rsidDel="00702832">
          <w:rPr>
            <w:color w:val="000000" w:themeColor="text1"/>
          </w:rPr>
          <w:delText xml:space="preserve">условных </w:delText>
        </w:r>
        <w:r w:rsidRPr="005F7A4D" w:rsidDel="00702832">
          <w:rPr>
            <w:color w:val="000000" w:themeColor="text1"/>
          </w:rPr>
          <w:delText>аномалий по байт-коду</w:delText>
        </w:r>
        <w:bookmarkEnd w:id="4366"/>
        <w:r w:rsidR="00E84F9E" w:rsidRPr="005F7A4D" w:rsidDel="00702832">
          <w:rPr>
            <w:color w:val="000000" w:themeColor="text1"/>
          </w:rPr>
          <w:delText>.</w:delText>
        </w:r>
        <w:bookmarkEnd w:id="4367"/>
      </w:del>
    </w:p>
    <w:p w14:paraId="1FE511DB" w14:textId="094176D9" w:rsidR="009946F3" w:rsidRPr="005F7A4D" w:rsidDel="00702832" w:rsidRDefault="009946F3">
      <w:pPr>
        <w:rPr>
          <w:del w:id="4369" w:author="пользователь Microsoft Office" w:date="2018-05-22T17:33:00Z"/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</w:pPr>
      <w:del w:id="4370" w:author="пользователь Microsoft Office" w:date="2018-05-22T17:33:00Z">
        <w:r w:rsidRPr="005F7A4D" w:rsidDel="00702832">
          <w:rPr>
            <w:color w:val="000000" w:themeColor="text1"/>
          </w:rPr>
          <w:br w:type="page"/>
        </w:r>
      </w:del>
    </w:p>
    <w:p w14:paraId="516B3C9D" w14:textId="551FD5C9" w:rsidR="009946F3" w:rsidRPr="005F7A4D" w:rsidDel="00702832" w:rsidRDefault="009946F3" w:rsidP="00702832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del w:id="4371" w:author="пользователь Microsoft Office" w:date="2018-05-22T17:33:00Z"/>
          <w:color w:val="000000" w:themeColor="text1"/>
          <w:szCs w:val="28"/>
        </w:rPr>
        <w:pPrChange w:id="4372" w:author="пользователь Microsoft Office" w:date="2018-05-22T17:33:00Z">
          <w:pPr>
            <w:pStyle w:val="a3"/>
            <w:tabs>
              <w:tab w:val="left" w:pos="567"/>
              <w:tab w:val="center" w:pos="4677"/>
            </w:tabs>
            <w:spacing w:after="120" w:line="360" w:lineRule="auto"/>
            <w:jc w:val="center"/>
            <w:outlineLvl w:val="0"/>
          </w:pPr>
        </w:pPrChange>
      </w:pPr>
      <w:del w:id="4373" w:author="пользователь Microsoft Office" w:date="2018-05-22T17:33:00Z">
        <w:r w:rsidRPr="005F7A4D" w:rsidDel="00702832">
          <w:rPr>
            <w:color w:val="000000" w:themeColor="text1"/>
            <w:szCs w:val="28"/>
          </w:rPr>
          <w:delText xml:space="preserve">ПРИЛОЖЕНИЕ </w:delText>
        </w:r>
        <w:r w:rsidR="0013066D" w:rsidRPr="005F7A4D" w:rsidDel="00702832">
          <w:rPr>
            <w:color w:val="000000" w:themeColor="text1"/>
            <w:szCs w:val="28"/>
          </w:rPr>
          <w:delText>Е</w:delText>
        </w:r>
      </w:del>
    </w:p>
    <w:p w14:paraId="1A013EB6" w14:textId="77BD1C6E" w:rsidR="009946F3" w:rsidRPr="005F7A4D" w:rsidDel="00702832" w:rsidRDefault="00EA4876" w:rsidP="00702832">
      <w:pPr>
        <w:pStyle w:val="a3"/>
        <w:tabs>
          <w:tab w:val="left" w:pos="567"/>
          <w:tab w:val="center" w:pos="4677"/>
        </w:tabs>
        <w:spacing w:after="120" w:line="360" w:lineRule="auto"/>
        <w:outlineLvl w:val="0"/>
        <w:rPr>
          <w:del w:id="4374" w:author="пользователь Microsoft Office" w:date="2018-05-22T17:33:00Z"/>
          <w:b/>
          <w:color w:val="000000" w:themeColor="text1"/>
        </w:rPr>
        <w:pPrChange w:id="4375" w:author="пользователь Microsoft Office" w:date="2018-05-22T17:33:00Z">
          <w:pPr>
            <w:pStyle w:val="a3"/>
            <w:tabs>
              <w:tab w:val="left" w:pos="567"/>
              <w:tab w:val="center" w:pos="4677"/>
            </w:tabs>
            <w:spacing w:after="120" w:line="360" w:lineRule="auto"/>
            <w:jc w:val="center"/>
            <w:outlineLvl w:val="0"/>
          </w:pPr>
        </w:pPrChange>
      </w:pPr>
      <w:bookmarkStart w:id="4376" w:name="_Toc513730058"/>
      <w:bookmarkStart w:id="4377" w:name="_Toc514516056"/>
      <w:del w:id="4378" w:author="пользователь Microsoft Office" w:date="2018-05-22T17:33:00Z">
        <w:r w:rsidRPr="005F7A4D" w:rsidDel="00702832">
          <w:rPr>
            <w:b/>
            <w:color w:val="000000" w:themeColor="text1"/>
            <w:szCs w:val="28"/>
          </w:rPr>
          <w:delText xml:space="preserve">Пример </w:delText>
        </w:r>
        <w:r w:rsidR="0013066D" w:rsidRPr="005F7A4D" w:rsidDel="00702832">
          <w:rPr>
            <w:b/>
            <w:color w:val="000000" w:themeColor="text1"/>
            <w:szCs w:val="28"/>
          </w:rPr>
          <w:delText xml:space="preserve">условной </w:delText>
        </w:r>
        <w:r w:rsidRPr="005F7A4D" w:rsidDel="00702832">
          <w:rPr>
            <w:b/>
            <w:color w:val="000000" w:themeColor="text1"/>
            <w:szCs w:val="28"/>
          </w:rPr>
          <w:delText>аномалии по байт-коду 2</w:delText>
        </w:r>
        <w:r w:rsidR="009946F3" w:rsidRPr="005F7A4D" w:rsidDel="00702832">
          <w:rPr>
            <w:b/>
            <w:color w:val="000000" w:themeColor="text1"/>
            <w:szCs w:val="28"/>
          </w:rPr>
          <w:delText xml:space="preserve"> (байт-код)</w:delText>
        </w:r>
        <w:bookmarkEnd w:id="4376"/>
        <w:bookmarkEnd w:id="4377"/>
      </w:del>
    </w:p>
    <w:p w14:paraId="3CCF8045" w14:textId="42815DC5" w:rsidR="009946F3" w:rsidRPr="005F7A4D" w:rsidDel="00702832" w:rsidRDefault="00D406B3" w:rsidP="00702832">
      <w:pPr>
        <w:pStyle w:val="a3"/>
        <w:tabs>
          <w:tab w:val="left" w:pos="567"/>
          <w:tab w:val="center" w:pos="4677"/>
        </w:tabs>
        <w:spacing w:after="120" w:line="360" w:lineRule="auto"/>
        <w:ind w:left="708"/>
        <w:outlineLvl w:val="0"/>
        <w:rPr>
          <w:del w:id="4379" w:author="пользователь Microsoft Office" w:date="2018-05-22T17:33:00Z"/>
          <w:color w:val="000000" w:themeColor="text1"/>
          <w:szCs w:val="28"/>
        </w:rPr>
        <w:pPrChange w:id="4380" w:author="пользователь Microsoft Office" w:date="2018-05-22T17:33:00Z">
          <w:pPr>
            <w:pStyle w:val="a3"/>
            <w:tabs>
              <w:tab w:val="left" w:pos="567"/>
              <w:tab w:val="center" w:pos="4677"/>
            </w:tabs>
            <w:spacing w:after="120" w:line="360" w:lineRule="auto"/>
            <w:ind w:left="708"/>
            <w:jc w:val="center"/>
            <w:outlineLvl w:val="0"/>
          </w:pPr>
        </w:pPrChange>
      </w:pPr>
      <w:bookmarkStart w:id="4381" w:name="_Toc513730059"/>
      <w:bookmarkStart w:id="4382" w:name="_Toc514516057"/>
      <w:del w:id="4383" w:author="пользователь Microsoft Office" w:date="2018-05-22T17:33:00Z">
        <w:r w:rsidRPr="005F7A4D" w:rsidDel="00702832">
          <w:rPr>
            <w:noProof/>
            <w:color w:val="000000" w:themeColor="text1"/>
            <w:szCs w:val="28"/>
          </w:rPr>
          <w:drawing>
            <wp:inline distT="0" distB="0" distL="0" distR="0" wp14:anchorId="0A0C2708" wp14:editId="181EC957">
              <wp:extent cx="9243060" cy="3855085"/>
              <wp:effectExtent l="0" t="0" r="2540" b="5715"/>
              <wp:docPr id="17" name="Picture 17" descr="../images/anomaly_example_2_bytecod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 descr="../images/anomaly_example_2_bytecode.png"/>
                      <pic:cNvPicPr>
                        <a:picLocks noChangeAspect="1" noChangeArrowheads="1"/>
                      </pic:cNvPicPr>
                    </pic:nvPicPr>
                    <pic:blipFill>
                      <a:blip r:embed="rId2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243060" cy="38550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bookmarkEnd w:id="4381"/>
        <w:bookmarkEnd w:id="4382"/>
      </w:del>
    </w:p>
    <w:p w14:paraId="1AFBB570" w14:textId="26C780F6" w:rsidR="003D20C1" w:rsidRPr="005F7A4D" w:rsidRDefault="009946F3" w:rsidP="00702832">
      <w:pPr>
        <w:pStyle w:val="a3"/>
        <w:tabs>
          <w:tab w:val="left" w:pos="567"/>
          <w:tab w:val="center" w:pos="4677"/>
        </w:tabs>
        <w:spacing w:after="120" w:line="360" w:lineRule="auto"/>
        <w:jc w:val="center"/>
        <w:outlineLvl w:val="0"/>
      </w:pPr>
      <w:bookmarkStart w:id="4384" w:name="_Toc513730060"/>
      <w:bookmarkStart w:id="4385" w:name="_Toc514516058"/>
      <w:del w:id="4386" w:author="пользователь Microsoft Office" w:date="2018-05-22T17:33:00Z">
        <w:r w:rsidRPr="005F7A4D" w:rsidDel="00702832">
          <w:delText xml:space="preserve">Рисунок </w:delText>
        </w:r>
        <w:r w:rsidR="0013066D" w:rsidRPr="005F7A4D" w:rsidDel="00702832">
          <w:delText>Е</w:delText>
        </w:r>
        <w:r w:rsidRPr="005F7A4D" w:rsidDel="00702832">
          <w:delText xml:space="preserve">.1 – байт-код одной из найденных </w:delText>
        </w:r>
        <w:r w:rsidR="0013066D" w:rsidRPr="005F7A4D" w:rsidDel="00702832">
          <w:delText xml:space="preserve">условных </w:delText>
        </w:r>
        <w:r w:rsidRPr="005F7A4D" w:rsidDel="00702832">
          <w:delText>аномалий по байт-коду</w:delText>
        </w:r>
        <w:bookmarkEnd w:id="4384"/>
        <w:r w:rsidR="00E84F9E" w:rsidRPr="005F7A4D" w:rsidDel="00702832">
          <w:delText>.</w:delText>
        </w:r>
      </w:del>
      <w:bookmarkEnd w:id="4385"/>
    </w:p>
    <w:sectPr w:rsidR="003D20C1" w:rsidRPr="005F7A4D" w:rsidSect="00A36BBC">
      <w:pgSz w:w="16838" w:h="11906" w:orient="landscape"/>
      <w:pgMar w:top="851" w:right="1134" w:bottom="1701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971" w:author="Timofey Bryksin" w:date="2018-05-20T20:29:00Z" w:initials="TB">
    <w:p w14:paraId="4552EBE4" w14:textId="599F88DB" w:rsidR="00C675A5" w:rsidRDefault="00C675A5">
      <w:pPr>
        <w:pStyle w:val="af4"/>
      </w:pPr>
      <w:r>
        <w:rPr>
          <w:rStyle w:val="af3"/>
        </w:rPr>
        <w:annotationRef/>
      </w:r>
      <w:r>
        <w:t>А тут они не по алфавиту должны идти?</w:t>
      </w:r>
    </w:p>
  </w:comment>
  <w:comment w:id="1344" w:author="Timofey Bryksin" w:date="2018-05-20T20:29:00Z" w:initials="TB">
    <w:p w14:paraId="5325CA4C" w14:textId="31DC5E68" w:rsidR="00C675A5" w:rsidRDefault="00C675A5">
      <w:pPr>
        <w:pStyle w:val="af4"/>
      </w:pPr>
      <w:r>
        <w:rPr>
          <w:rStyle w:val="af3"/>
        </w:rPr>
        <w:annotationRef/>
      </w:r>
      <w:r>
        <w:t>Целевая программа – это та, что из компилятора выходит, судя по определениям выше. Наверное, тут всё же имелась в виду создаваемая программа в исходных кодах</w:t>
      </w:r>
    </w:p>
  </w:comment>
  <w:comment w:id="1347" w:author="Timofey Bryksin" w:date="2018-05-20T20:30:00Z" w:initials="TB">
    <w:p w14:paraId="68430144" w14:textId="1A3B685D" w:rsidR="00C675A5" w:rsidRDefault="00C675A5">
      <w:pPr>
        <w:pStyle w:val="af4"/>
      </w:pPr>
      <w:r>
        <w:rPr>
          <w:rStyle w:val="af3"/>
        </w:rPr>
        <w:annotationRef/>
      </w:r>
      <w:r>
        <w:t>И какая же? И второй вопрос, зачем тогда так подробно расписывать то, что всё равно неактуально?</w:t>
      </w:r>
    </w:p>
  </w:comment>
  <w:comment w:id="1410" w:author="Timofey Bryksin" w:date="2018-05-20T20:35:00Z" w:initials="TB">
    <w:p w14:paraId="22AAFA0B" w14:textId="785F1A0C" w:rsidR="00C675A5" w:rsidRPr="00CC0463" w:rsidRDefault="00C675A5">
      <w:pPr>
        <w:pStyle w:val="af4"/>
      </w:pPr>
      <w:r>
        <w:rPr>
          <w:rStyle w:val="af3"/>
        </w:rPr>
        <w:annotationRef/>
      </w:r>
      <w:r>
        <w:t xml:space="preserve">Тут вполне допустимо в сноске дать соответствующий </w:t>
      </w:r>
      <w:proofErr w:type="spellStart"/>
      <w:r>
        <w:rPr>
          <w:lang w:val="en-US"/>
        </w:rPr>
        <w:t>url</w:t>
      </w:r>
      <w:proofErr w:type="spellEnd"/>
    </w:p>
  </w:comment>
  <w:comment w:id="1455" w:author="Timofey Bryksin" w:date="2018-05-20T20:36:00Z" w:initials="TB">
    <w:p w14:paraId="412CA603" w14:textId="00EAE3CD" w:rsidR="00C675A5" w:rsidRDefault="00C675A5">
      <w:pPr>
        <w:pStyle w:val="af4"/>
      </w:pPr>
      <w:r>
        <w:rPr>
          <w:rStyle w:val="af3"/>
        </w:rPr>
        <w:annotationRef/>
      </w:r>
      <w:r>
        <w:t>Внезапно, тут появляются аномалии. Откуда они взялись? Что вы понимаете под этим термином? Нельзя просто так в тексте диссертации разбрасываться словами</w:t>
      </w:r>
    </w:p>
  </w:comment>
  <w:comment w:id="1472" w:author="Timofey Bryksin" w:date="2018-05-20T20:40:00Z" w:initials="TB">
    <w:p w14:paraId="64C1D813" w14:textId="733132A9" w:rsidR="00C675A5" w:rsidRDefault="00C675A5">
      <w:pPr>
        <w:pStyle w:val="af4"/>
      </w:pPr>
      <w:r>
        <w:rPr>
          <w:rStyle w:val="af3"/>
        </w:rPr>
        <w:annotationRef/>
      </w:r>
      <w:r>
        <w:t xml:space="preserve">Да нет, про аномалии Вы как раз забыли рассказать </w:t>
      </w:r>
      <w:r>
        <w:sym w:font="Wingdings" w:char="F04A"/>
      </w:r>
    </w:p>
  </w:comment>
  <w:comment w:id="1530" w:author="Timofey Bryksin" w:date="2018-05-20T20:42:00Z" w:initials="TB">
    <w:p w14:paraId="12175C49" w14:textId="1A3AE2DD" w:rsidR="00C675A5" w:rsidRDefault="00C675A5">
      <w:pPr>
        <w:pStyle w:val="af4"/>
      </w:pPr>
      <w:r>
        <w:rPr>
          <w:rStyle w:val="af3"/>
        </w:rPr>
        <w:annotationRef/>
      </w:r>
      <w:r>
        <w:t>Тут точка с запятой неуместна. Попробуйте просто заменить её на точку и посмотрите, насколько будет адекватным второе предложение</w:t>
      </w:r>
    </w:p>
  </w:comment>
  <w:comment w:id="1706" w:author="Timofey Bryksin" w:date="2018-05-20T23:03:00Z" w:initials="TB">
    <w:p w14:paraId="0D777FB1" w14:textId="5ED2547B" w:rsidR="00C675A5" w:rsidRDefault="00C675A5">
      <w:pPr>
        <w:pStyle w:val="af4"/>
      </w:pPr>
      <w:r>
        <w:rPr>
          <w:rStyle w:val="af3"/>
        </w:rPr>
        <w:annotationRef/>
      </w:r>
      <w:r>
        <w:t xml:space="preserve">И про работу Кирилла Смиренко ни слова </w:t>
      </w:r>
      <w:r>
        <w:sym w:font="Wingdings" w:char="F04C"/>
      </w:r>
    </w:p>
  </w:comment>
  <w:comment w:id="1727" w:author="Timofey Bryksin" w:date="2018-05-20T22:01:00Z" w:initials="TB">
    <w:p w14:paraId="7CADC33C" w14:textId="598B3D0C" w:rsidR="00C675A5" w:rsidRDefault="00C675A5">
      <w:pPr>
        <w:pStyle w:val="af4"/>
      </w:pPr>
      <w:r>
        <w:rPr>
          <w:rStyle w:val="af3"/>
        </w:rPr>
        <w:annotationRef/>
      </w:r>
      <w:r>
        <w:t>Не стоит делать такие длинные и сложные предложения. Разбейте его на несколько</w:t>
      </w:r>
    </w:p>
  </w:comment>
  <w:comment w:id="1776" w:author="Timofey Bryksin" w:date="2018-05-20T22:03:00Z" w:initials="TB">
    <w:p w14:paraId="3D5B779E" w14:textId="7632D0EF" w:rsidR="00C675A5" w:rsidRDefault="00C675A5">
      <w:pPr>
        <w:pStyle w:val="af4"/>
      </w:pPr>
      <w:r>
        <w:rPr>
          <w:rStyle w:val="af3"/>
        </w:rPr>
        <w:annotationRef/>
      </w:r>
      <w:r>
        <w:t xml:space="preserve">Эту классификацию (и рисунки, что более важно), вы честно спёрли из одной статьи (я без проблем </w:t>
      </w:r>
      <w:proofErr w:type="spellStart"/>
      <w:r>
        <w:t>нагуглил</w:t>
      </w:r>
      <w:proofErr w:type="spellEnd"/>
      <w:r>
        <w:t xml:space="preserve"> её, когда читал первый раз текст). Это называется плагиат. Если вы что-то откуда-то берёте, в этом нет ничего плохого, но нужно аккуратно ссылаться. Рисунки тоже если сами не создаёте, пишите, откуда каждый взяли</w:t>
      </w:r>
    </w:p>
  </w:comment>
  <w:comment w:id="1838" w:author="Timofey Bryksin" w:date="2018-05-20T22:08:00Z" w:initials="TB">
    <w:p w14:paraId="1753ED89" w14:textId="672370EE" w:rsidR="00C675A5" w:rsidRDefault="00C675A5">
      <w:pPr>
        <w:pStyle w:val="af4"/>
      </w:pPr>
      <w:r>
        <w:rPr>
          <w:rStyle w:val="af3"/>
        </w:rPr>
        <w:annotationRef/>
      </w:r>
      <w:r>
        <w:t xml:space="preserve">У вас часть дерева может быть аномалией в контексте остального дерева. Технически такие аномалии можно вообразить вполне </w:t>
      </w:r>
    </w:p>
  </w:comment>
  <w:comment w:id="1857" w:author="Timofey Bryksin" w:date="2018-05-20T22:09:00Z" w:initials="TB">
    <w:p w14:paraId="244F913C" w14:textId="7D063500" w:rsidR="00C675A5" w:rsidRPr="00F20865" w:rsidRDefault="00C675A5">
      <w:pPr>
        <w:pStyle w:val="af4"/>
      </w:pPr>
      <w:r>
        <w:rPr>
          <w:rStyle w:val="af3"/>
        </w:rPr>
        <w:annotationRef/>
      </w:r>
      <w:r>
        <w:t xml:space="preserve">А </w:t>
      </w:r>
      <w:r>
        <w:rPr>
          <w:lang w:val="en-US"/>
        </w:rPr>
        <w:t>semi</w:t>
      </w:r>
      <w:r w:rsidRPr="00C200B9">
        <w:t>-</w:t>
      </w:r>
      <w:r>
        <w:rPr>
          <w:lang w:val="en-US"/>
        </w:rPr>
        <w:t>supervised</w:t>
      </w:r>
      <w:r w:rsidRPr="00C200B9">
        <w:t xml:space="preserve"> </w:t>
      </w:r>
      <w:r>
        <w:rPr>
          <w:lang w:val="en-US"/>
        </w:rPr>
        <w:t>learning</w:t>
      </w:r>
      <w:r w:rsidRPr="00C200B9">
        <w:t xml:space="preserve"> </w:t>
      </w:r>
      <w:r>
        <w:t>вы куда относите?</w:t>
      </w:r>
    </w:p>
  </w:comment>
  <w:comment w:id="1878" w:author="Timofey Bryksin" w:date="2018-05-20T22:10:00Z" w:initials="TB">
    <w:p w14:paraId="7FEEC736" w14:textId="7D3CF32D" w:rsidR="00C675A5" w:rsidRDefault="00C675A5">
      <w:pPr>
        <w:pStyle w:val="af4"/>
      </w:pPr>
      <w:r>
        <w:rPr>
          <w:rStyle w:val="af3"/>
        </w:rPr>
        <w:annotationRef/>
      </w:r>
      <w:r>
        <w:t>Откуда такое определение? Под него, например, не попадает классическая кластеризация.</w:t>
      </w:r>
    </w:p>
  </w:comment>
  <w:comment w:id="1891" w:author="Timofey Bryksin" w:date="2018-05-20T22:12:00Z" w:initials="TB">
    <w:p w14:paraId="5FBFC729" w14:textId="627B8F8B" w:rsidR="00C675A5" w:rsidRDefault="00C675A5">
      <w:pPr>
        <w:pStyle w:val="af4"/>
      </w:pPr>
      <w:r>
        <w:rPr>
          <w:rStyle w:val="af3"/>
        </w:rPr>
        <w:annotationRef/>
      </w:r>
      <w:r>
        <w:rPr>
          <w:rStyle w:val="af3"/>
        </w:rPr>
        <w:t xml:space="preserve">Для </w:t>
      </w:r>
      <w:r>
        <w:t>рассматриваемых методов нужны ссылки на соответствующие статьи</w:t>
      </w:r>
    </w:p>
  </w:comment>
  <w:comment w:id="2062" w:author="Timofey Bryksin" w:date="2018-05-20T22:17:00Z" w:initials="TB">
    <w:p w14:paraId="4C5EE6CD" w14:textId="2A4BDE51" w:rsidR="00C675A5" w:rsidRDefault="00C675A5">
      <w:pPr>
        <w:pStyle w:val="af4"/>
      </w:pPr>
      <w:r>
        <w:rPr>
          <w:rStyle w:val="af3"/>
        </w:rPr>
        <w:annotationRef/>
      </w:r>
      <w:r>
        <w:t>И на основе чего он был выбран? Зачем был сделан весь этот обзор, если не делается никаких выводов из него?</w:t>
      </w:r>
    </w:p>
  </w:comment>
  <w:comment w:id="2075" w:author="Timofey Bryksin" w:date="2018-05-20T22:18:00Z" w:initials="TB">
    <w:p w14:paraId="75002A2D" w14:textId="2FB0D319" w:rsidR="00C675A5" w:rsidRDefault="00C675A5">
      <w:pPr>
        <w:pStyle w:val="af4"/>
      </w:pPr>
      <w:r>
        <w:rPr>
          <w:rStyle w:val="af3"/>
        </w:rPr>
        <w:annotationRef/>
      </w:r>
      <w:r>
        <w:t>Которым вы, как я понимаю, не пользовались</w:t>
      </w:r>
    </w:p>
  </w:comment>
  <w:comment w:id="2080" w:author="Timofey Bryksin" w:date="2018-05-20T22:19:00Z" w:initials="TB">
    <w:p w14:paraId="566E0C2C" w14:textId="22F88DCB" w:rsidR="00C675A5" w:rsidRDefault="00C675A5">
      <w:pPr>
        <w:pStyle w:val="af4"/>
      </w:pPr>
      <w:r>
        <w:rPr>
          <w:rStyle w:val="af3"/>
        </w:rPr>
        <w:annotationRef/>
      </w:r>
      <w:r>
        <w:t>Почему это всё было выбрано именно таким образом? Вы пишете не технический отчёт, а диссертационное исследование, нельзя просто констатировать факты</w:t>
      </w:r>
    </w:p>
  </w:comment>
  <w:comment w:id="2125" w:author="Timofey Bryksin" w:date="2018-05-20T22:20:00Z" w:initials="TB">
    <w:p w14:paraId="515DDF5C" w14:textId="671CF58A" w:rsidR="00C675A5" w:rsidRDefault="00C675A5">
      <w:pPr>
        <w:pStyle w:val="af4"/>
      </w:pPr>
      <w:r>
        <w:rPr>
          <w:rStyle w:val="af3"/>
        </w:rPr>
        <w:annotationRef/>
      </w:r>
      <w:r>
        <w:t xml:space="preserve">Какие ещё варианты бывают? </w:t>
      </w:r>
    </w:p>
  </w:comment>
  <w:comment w:id="2126" w:author="Timofey Bryksin" w:date="2018-05-20T22:21:00Z" w:initials="TB">
    <w:p w14:paraId="1055D05A" w14:textId="796D5C12" w:rsidR="00C675A5" w:rsidRDefault="00C675A5">
      <w:pPr>
        <w:pStyle w:val="af4"/>
      </w:pPr>
      <w:r>
        <w:rPr>
          <w:rStyle w:val="af3"/>
        </w:rPr>
        <w:annotationRef/>
      </w:r>
      <w:proofErr w:type="gramStart"/>
      <w:r>
        <w:t>Например</w:t>
      </w:r>
      <w:proofErr w:type="gramEnd"/>
      <w:r>
        <w:t>?</w:t>
      </w:r>
    </w:p>
  </w:comment>
  <w:comment w:id="2197" w:author="Timofey Bryksin" w:date="2018-05-20T22:22:00Z" w:initials="TB">
    <w:p w14:paraId="00B540F2" w14:textId="55BAF8C6" w:rsidR="00C675A5" w:rsidRDefault="00C675A5">
      <w:pPr>
        <w:pStyle w:val="af4"/>
      </w:pPr>
      <w:r>
        <w:rPr>
          <w:rStyle w:val="af3"/>
        </w:rPr>
        <w:annotationRef/>
      </w:r>
      <w:r>
        <w:t>Вектор соответствует чему?</w:t>
      </w:r>
    </w:p>
  </w:comment>
  <w:comment w:id="2206" w:author="Timofey Bryksin" w:date="2018-05-20T22:21:00Z" w:initials="TB">
    <w:p w14:paraId="7DA55BD9" w14:textId="1CF6820C" w:rsidR="00C675A5" w:rsidRDefault="00C675A5">
      <w:pPr>
        <w:pStyle w:val="af4"/>
      </w:pPr>
      <w:r>
        <w:rPr>
          <w:rStyle w:val="af3"/>
        </w:rPr>
        <w:annotationRef/>
      </w:r>
      <w:r>
        <w:t>Встречаемости где?</w:t>
      </w:r>
    </w:p>
  </w:comment>
  <w:comment w:id="2210" w:author="Timofey Bryksin" w:date="2018-05-20T22:22:00Z" w:initials="TB">
    <w:p w14:paraId="061BD317" w14:textId="3CF59D63" w:rsidR="00C675A5" w:rsidRDefault="00C675A5">
      <w:pPr>
        <w:pStyle w:val="af4"/>
      </w:pPr>
      <w:r>
        <w:rPr>
          <w:rStyle w:val="af3"/>
        </w:rPr>
        <w:annotationRef/>
      </w:r>
      <w:r>
        <w:t>Эту фразу я вообще не понял</w:t>
      </w:r>
    </w:p>
  </w:comment>
  <w:comment w:id="2248" w:author="Timofey Bryksin" w:date="2018-05-20T22:24:00Z" w:initials="TB">
    <w:p w14:paraId="3B474495" w14:textId="77777777" w:rsidR="00C675A5" w:rsidRDefault="00C675A5" w:rsidP="00346B4F">
      <w:pPr>
        <w:pStyle w:val="af4"/>
      </w:pPr>
      <w:r>
        <w:rPr>
          <w:rStyle w:val="af3"/>
        </w:rPr>
        <w:annotationRef/>
      </w:r>
      <w:r>
        <w:t xml:space="preserve">Я не вижу тут выбора, описана всего одна альтернатива. </w:t>
      </w:r>
    </w:p>
  </w:comment>
  <w:comment w:id="2254" w:author="Timofey Bryksin" w:date="2018-05-20T22:25:00Z" w:initials="TB">
    <w:p w14:paraId="381ED681" w14:textId="77777777" w:rsidR="00C675A5" w:rsidRDefault="00C675A5" w:rsidP="00346B4F">
      <w:pPr>
        <w:pStyle w:val="af4"/>
      </w:pPr>
      <w:r>
        <w:rPr>
          <w:rStyle w:val="af3"/>
        </w:rPr>
        <w:annotationRef/>
      </w:r>
      <w:r>
        <w:t>Непонятно, что это такое, и чем оно отличается от второго варианта</w:t>
      </w:r>
    </w:p>
  </w:comment>
  <w:comment w:id="2260" w:author="Timofey Bryksin" w:date="2018-05-20T22:26:00Z" w:initials="TB">
    <w:p w14:paraId="1217EC8E" w14:textId="77777777" w:rsidR="00C675A5" w:rsidRDefault="00C675A5" w:rsidP="00346B4F">
      <w:pPr>
        <w:pStyle w:val="af4"/>
      </w:pPr>
      <w:r>
        <w:rPr>
          <w:rStyle w:val="af3"/>
        </w:rPr>
        <w:annotationRef/>
      </w:r>
      <w:r>
        <w:t>Это что такое? Как и чем он может быть полезен?</w:t>
      </w:r>
    </w:p>
  </w:comment>
  <w:comment w:id="2268" w:author="Timofey Bryksin" w:date="2018-05-20T22:26:00Z" w:initials="TB">
    <w:p w14:paraId="3ADAC752" w14:textId="77777777" w:rsidR="00C675A5" w:rsidRDefault="00C675A5" w:rsidP="00346B4F">
      <w:pPr>
        <w:pStyle w:val="af4"/>
      </w:pPr>
      <w:r>
        <w:rPr>
          <w:rStyle w:val="af3"/>
        </w:rPr>
        <w:annotationRef/>
      </w:r>
      <w:r>
        <w:t xml:space="preserve">На </w:t>
      </w:r>
      <w:proofErr w:type="spellStart"/>
      <w:r>
        <w:t>котлине</w:t>
      </w:r>
      <w:proofErr w:type="spellEnd"/>
      <w:r>
        <w:t xml:space="preserve"> или совсем?</w:t>
      </w:r>
    </w:p>
  </w:comment>
  <w:comment w:id="2280" w:author="Timofey Bryksin" w:date="2018-05-20T22:27:00Z" w:initials="TB">
    <w:p w14:paraId="761D766B" w14:textId="77777777" w:rsidR="00C675A5" w:rsidRDefault="00C675A5" w:rsidP="00346B4F">
      <w:pPr>
        <w:pStyle w:val="af4"/>
      </w:pPr>
      <w:r>
        <w:rPr>
          <w:rStyle w:val="af3"/>
        </w:rPr>
        <w:annotationRef/>
      </w:r>
      <w:r>
        <w:t>Это какой-то тоже непонятный термин. Если вы выкачиваете готовые сборки проектов, то так и пишите уж</w:t>
      </w:r>
    </w:p>
  </w:comment>
  <w:comment w:id="2296" w:author="Timofey Bryksin" w:date="2018-05-20T22:28:00Z" w:initials="TB">
    <w:p w14:paraId="6354DAB5" w14:textId="77777777" w:rsidR="00C675A5" w:rsidRDefault="00C675A5" w:rsidP="00346B4F">
      <w:pPr>
        <w:pStyle w:val="af4"/>
      </w:pPr>
      <w:r>
        <w:rPr>
          <w:rStyle w:val="af3"/>
        </w:rPr>
        <w:annotationRef/>
      </w:r>
      <w:r>
        <w:t>А почему на малом наборе не сравнить?</w:t>
      </w:r>
    </w:p>
  </w:comment>
  <w:comment w:id="2300" w:author="Timofey Bryksin" w:date="2018-05-20T22:28:00Z" w:initials="TB">
    <w:p w14:paraId="49574B10" w14:textId="77777777" w:rsidR="00C675A5" w:rsidRDefault="00C675A5" w:rsidP="00346B4F">
      <w:pPr>
        <w:pStyle w:val="af4"/>
      </w:pPr>
      <w:r>
        <w:rPr>
          <w:rStyle w:val="af3"/>
        </w:rPr>
        <w:annotationRef/>
      </w:r>
      <w:r>
        <w:t>Кому предоставлен?</w:t>
      </w:r>
    </w:p>
  </w:comment>
  <w:comment w:id="2316" w:author="Timofey Bryksin" w:date="2018-05-20T22:30:00Z" w:initials="TB">
    <w:p w14:paraId="34E78193" w14:textId="77777777" w:rsidR="00C675A5" w:rsidRDefault="00C675A5" w:rsidP="00346B4F">
      <w:pPr>
        <w:pStyle w:val="af4"/>
      </w:pPr>
      <w:r>
        <w:rPr>
          <w:rStyle w:val="af3"/>
        </w:rPr>
        <w:annotationRef/>
      </w:r>
      <w:r>
        <w:t>Теперь вообще непонятно, а почему просто из большого набора было не взять часть файлов и соорудить таким образом малый набор? Зачем два раза одно и то же реализовывать?</w:t>
      </w:r>
    </w:p>
  </w:comment>
  <w:comment w:id="2363" w:author="Timofey Bryksin" w:date="2018-05-20T22:36:00Z" w:initials="TB">
    <w:p w14:paraId="1366864B" w14:textId="77777777" w:rsidR="00C675A5" w:rsidRDefault="00C675A5" w:rsidP="00346B4F">
      <w:pPr>
        <w:pStyle w:val="af4"/>
      </w:pPr>
      <w:r>
        <w:rPr>
          <w:rStyle w:val="af3"/>
        </w:rPr>
        <w:annotationRef/>
      </w:r>
      <w:r>
        <w:t>А это нормально, что у Вас заголовки разных уровней написаны одним размером шрифта и вообще неразличимы друг от друга?</w:t>
      </w:r>
    </w:p>
  </w:comment>
  <w:comment w:id="2407" w:author="Timofey Bryksin" w:date="2018-05-20T22:37:00Z" w:initials="TB">
    <w:p w14:paraId="1D256C94" w14:textId="77777777" w:rsidR="00C675A5" w:rsidRDefault="00C675A5" w:rsidP="00F151AB">
      <w:pPr>
        <w:pStyle w:val="af4"/>
      </w:pPr>
      <w:r>
        <w:rPr>
          <w:rStyle w:val="af3"/>
        </w:rPr>
        <w:annotationRef/>
      </w:r>
      <w:r>
        <w:t>Есть же русские термины, не извращайтесь</w:t>
      </w:r>
    </w:p>
  </w:comment>
  <w:comment w:id="2426" w:author="Timofey Bryksin" w:date="2018-05-20T22:38:00Z" w:initials="TB">
    <w:p w14:paraId="3FC3396A" w14:textId="77777777" w:rsidR="00C675A5" w:rsidRDefault="00C675A5" w:rsidP="00F151AB">
      <w:pPr>
        <w:pStyle w:val="af4"/>
      </w:pPr>
      <w:r>
        <w:rPr>
          <w:rStyle w:val="af3"/>
        </w:rPr>
        <w:annotationRef/>
      </w:r>
      <w:r>
        <w:t>Не видно на рисунке вообще ничего</w:t>
      </w:r>
    </w:p>
  </w:comment>
  <w:comment w:id="2436" w:author="Timofey Bryksin" w:date="2018-05-20T22:39:00Z" w:initials="TB">
    <w:p w14:paraId="5916C2BA" w14:textId="77777777" w:rsidR="00C675A5" w:rsidRDefault="00C675A5" w:rsidP="00F151AB">
      <w:pPr>
        <w:pStyle w:val="af4"/>
      </w:pPr>
      <w:r>
        <w:rPr>
          <w:rStyle w:val="af3"/>
        </w:rPr>
        <w:annotationRef/>
      </w:r>
      <w:r>
        <w:t>Мало просто показать пальцем на рисунок, надо пояснить, что там и где изображено. Цветовое выделение прокомментировать, например, в этом конкретном случае</w:t>
      </w:r>
    </w:p>
  </w:comment>
  <w:comment w:id="2449" w:author="Timofey Bryksin" w:date="2018-05-20T22:38:00Z" w:initials="TB">
    <w:p w14:paraId="623AD92C" w14:textId="77777777" w:rsidR="00C675A5" w:rsidRDefault="00C675A5" w:rsidP="00B93D1F">
      <w:pPr>
        <w:pStyle w:val="af4"/>
      </w:pPr>
      <w:r>
        <w:rPr>
          <w:rStyle w:val="af3"/>
        </w:rPr>
        <w:annotationRef/>
      </w:r>
      <w:r>
        <w:t>Не видно на рисунке вообще ничего</w:t>
      </w:r>
    </w:p>
  </w:comment>
  <w:comment w:id="2472" w:author="Timofey Bryksin" w:date="2018-05-20T22:40:00Z" w:initials="TB">
    <w:p w14:paraId="0404DC4F" w14:textId="77777777" w:rsidR="00C675A5" w:rsidRDefault="00C675A5" w:rsidP="00F151AB">
      <w:pPr>
        <w:pStyle w:val="af4"/>
      </w:pPr>
      <w:r>
        <w:rPr>
          <w:rStyle w:val="af3"/>
        </w:rPr>
        <w:annotationRef/>
      </w:r>
      <w:r>
        <w:t>А наименее частотные не привели бы Вас как раз к аномалиям?</w:t>
      </w:r>
    </w:p>
  </w:comment>
  <w:comment w:id="2541" w:author="Timofey Bryksin" w:date="2018-05-20T22:23:00Z" w:initials="TB">
    <w:p w14:paraId="060921F4" w14:textId="69581091" w:rsidR="00C675A5" w:rsidRPr="00B16183" w:rsidRDefault="00C675A5">
      <w:pPr>
        <w:pStyle w:val="af4"/>
      </w:pPr>
      <w:r>
        <w:rPr>
          <w:rStyle w:val="af3"/>
        </w:rPr>
        <w:annotationRef/>
      </w:r>
      <w:r>
        <w:t xml:space="preserve">После обзора внезапно сразу идёт эксперимент. А про реализацию ничего сказать не надо? Сделайте главу типа «предлагаемое решение», где опишите </w:t>
      </w:r>
      <w:r>
        <w:rPr>
          <w:lang w:val="en-US"/>
        </w:rPr>
        <w:t>workflow</w:t>
      </w:r>
      <w:r w:rsidRPr="00B16183">
        <w:t xml:space="preserve"> </w:t>
      </w:r>
      <w:r>
        <w:t>всей системы в целом (можно красивую диаграмму нарисовать, пригодится для защиты). Там же описывайте все созданные инструменты. А «эксперимент» – это для описания запусков алгоритмов, их параметров и графиков с результатами</w:t>
      </w:r>
    </w:p>
  </w:comment>
  <w:comment w:id="2579" w:author="Timofey Bryksin" w:date="2018-05-20T22:24:00Z" w:initials="TB">
    <w:p w14:paraId="485C9DF1" w14:textId="1D97B86D" w:rsidR="00C675A5" w:rsidRDefault="00C675A5">
      <w:pPr>
        <w:pStyle w:val="af4"/>
      </w:pPr>
      <w:r>
        <w:rPr>
          <w:rStyle w:val="af3"/>
        </w:rPr>
        <w:annotationRef/>
      </w:r>
      <w:r>
        <w:t xml:space="preserve">Я не вижу тут выбора, описана всего одна альтернатива. </w:t>
      </w:r>
    </w:p>
  </w:comment>
  <w:comment w:id="2583" w:author="Timofey Bryksin" w:date="2018-05-20T22:25:00Z" w:initials="TB">
    <w:p w14:paraId="5F28D940" w14:textId="2EA59E72" w:rsidR="00C675A5" w:rsidRDefault="00C675A5">
      <w:pPr>
        <w:pStyle w:val="af4"/>
      </w:pPr>
      <w:r>
        <w:rPr>
          <w:rStyle w:val="af3"/>
        </w:rPr>
        <w:annotationRef/>
      </w:r>
      <w:r>
        <w:t>Непонятно, что это такое, и чем оно отличается от второго варианта</w:t>
      </w:r>
    </w:p>
  </w:comment>
  <w:comment w:id="2587" w:author="Timofey Bryksin" w:date="2018-05-20T22:26:00Z" w:initials="TB">
    <w:p w14:paraId="03978906" w14:textId="5867A282" w:rsidR="00C675A5" w:rsidRDefault="00C675A5">
      <w:pPr>
        <w:pStyle w:val="af4"/>
      </w:pPr>
      <w:r>
        <w:rPr>
          <w:rStyle w:val="af3"/>
        </w:rPr>
        <w:annotationRef/>
      </w:r>
      <w:r>
        <w:t>Это что такое? Как и чем он может быть полезен?</w:t>
      </w:r>
    </w:p>
  </w:comment>
  <w:comment w:id="2588" w:author="Timofey Bryksin" w:date="2018-05-20T22:26:00Z" w:initials="TB">
    <w:p w14:paraId="27B4AC8B" w14:textId="0A172261" w:rsidR="00C675A5" w:rsidRDefault="00C675A5">
      <w:pPr>
        <w:pStyle w:val="af4"/>
      </w:pPr>
      <w:r>
        <w:rPr>
          <w:rStyle w:val="af3"/>
        </w:rPr>
        <w:annotationRef/>
      </w:r>
      <w:r>
        <w:t xml:space="preserve">На </w:t>
      </w:r>
      <w:proofErr w:type="spellStart"/>
      <w:r>
        <w:t>котлине</w:t>
      </w:r>
      <w:proofErr w:type="spellEnd"/>
      <w:r>
        <w:t xml:space="preserve"> или совсем?</w:t>
      </w:r>
    </w:p>
  </w:comment>
  <w:comment w:id="2595" w:author="Timofey Bryksin" w:date="2018-05-20T22:27:00Z" w:initials="TB">
    <w:p w14:paraId="051071E5" w14:textId="22764AFD" w:rsidR="00C675A5" w:rsidRDefault="00C675A5">
      <w:pPr>
        <w:pStyle w:val="af4"/>
      </w:pPr>
      <w:r>
        <w:rPr>
          <w:rStyle w:val="af3"/>
        </w:rPr>
        <w:annotationRef/>
      </w:r>
      <w:r>
        <w:t>Это какой-то тоже непонятный термин. Если вы выкачиваете готовые сборки проектов, то так и пишите уж</w:t>
      </w:r>
    </w:p>
  </w:comment>
  <w:comment w:id="2602" w:author="Timofey Bryksin" w:date="2018-05-20T22:28:00Z" w:initials="TB">
    <w:p w14:paraId="642F4CC0" w14:textId="1DC85307" w:rsidR="00C675A5" w:rsidRDefault="00C675A5">
      <w:pPr>
        <w:pStyle w:val="af4"/>
      </w:pPr>
      <w:r>
        <w:rPr>
          <w:rStyle w:val="af3"/>
        </w:rPr>
        <w:annotationRef/>
      </w:r>
      <w:r>
        <w:t>А почему на малом наборе не сравнить?</w:t>
      </w:r>
    </w:p>
  </w:comment>
  <w:comment w:id="2610" w:author="Timofey Bryksin" w:date="2018-05-20T22:28:00Z" w:initials="TB">
    <w:p w14:paraId="380F9D75" w14:textId="27246003" w:rsidR="00C675A5" w:rsidRDefault="00C675A5">
      <w:pPr>
        <w:pStyle w:val="af4"/>
      </w:pPr>
      <w:r>
        <w:rPr>
          <w:rStyle w:val="af3"/>
        </w:rPr>
        <w:annotationRef/>
      </w:r>
      <w:r>
        <w:t>Кому предоставлен?</w:t>
      </w:r>
    </w:p>
  </w:comment>
  <w:comment w:id="2626" w:author="Timofey Bryksin" w:date="2018-05-20T22:30:00Z" w:initials="TB">
    <w:p w14:paraId="2B913F16" w14:textId="79146A2C" w:rsidR="00C675A5" w:rsidRDefault="00C675A5">
      <w:pPr>
        <w:pStyle w:val="af4"/>
      </w:pPr>
      <w:r>
        <w:rPr>
          <w:rStyle w:val="af3"/>
        </w:rPr>
        <w:annotationRef/>
      </w:r>
      <w:r>
        <w:t>Теперь вообще непонятно, а почему просто из большого набора было не взять часть файлов и соорудить таким образом малый набор? Зачем два раза одно и то же реализовывать?</w:t>
      </w:r>
    </w:p>
  </w:comment>
  <w:comment w:id="2655" w:author="Timofey Bryksin" w:date="2018-05-20T22:31:00Z" w:initials="TB">
    <w:p w14:paraId="709943A6" w14:textId="536F4F91" w:rsidR="00C675A5" w:rsidRDefault="00C675A5">
      <w:pPr>
        <w:pStyle w:val="af4"/>
      </w:pPr>
      <w:r>
        <w:rPr>
          <w:rStyle w:val="af3"/>
        </w:rPr>
        <w:annotationRef/>
      </w:r>
      <w:r>
        <w:t xml:space="preserve">Я бы указал тут цифры уже после выкидывания из этих </w:t>
      </w:r>
      <w:proofErr w:type="spellStart"/>
      <w:r>
        <w:t>репозиториев</w:t>
      </w:r>
      <w:proofErr w:type="spellEnd"/>
      <w:r>
        <w:t xml:space="preserve"> всего кроме кода на </w:t>
      </w:r>
      <w:proofErr w:type="spellStart"/>
      <w:r>
        <w:t>Котлине</w:t>
      </w:r>
      <w:proofErr w:type="spellEnd"/>
      <w:r>
        <w:t>. Иначе это число вполне можно расценивать как оценку в попугаях</w:t>
      </w:r>
    </w:p>
  </w:comment>
  <w:comment w:id="2657" w:author="Timofey Bryksin" w:date="2018-05-20T22:32:00Z" w:initials="TB">
    <w:p w14:paraId="5FBFE2AD" w14:textId="59B211AF" w:rsidR="00C675A5" w:rsidRDefault="00C675A5">
      <w:pPr>
        <w:pStyle w:val="af4"/>
      </w:pPr>
      <w:r>
        <w:rPr>
          <w:rStyle w:val="af3"/>
        </w:rPr>
        <w:annotationRef/>
      </w:r>
      <w:r>
        <w:t>Вот это норм метрика</w:t>
      </w:r>
    </w:p>
  </w:comment>
  <w:comment w:id="2700" w:author="Timofey Bryksin" w:date="2018-05-20T22:36:00Z" w:initials="TB">
    <w:p w14:paraId="0A2D1146" w14:textId="3B7592F8" w:rsidR="00C675A5" w:rsidRDefault="00C675A5">
      <w:pPr>
        <w:pStyle w:val="af4"/>
      </w:pPr>
      <w:r>
        <w:rPr>
          <w:rStyle w:val="af3"/>
        </w:rPr>
        <w:annotationRef/>
      </w:r>
      <w:r>
        <w:t>А это нормально, что у Вас заголовки разных уровней написаны одним размером шрифта и вообще неразличимы друг от друга?</w:t>
      </w:r>
    </w:p>
  </w:comment>
  <w:comment w:id="2727" w:author="Timofey Bryksin" w:date="2018-05-20T22:36:00Z" w:initials="TB">
    <w:p w14:paraId="593BF152" w14:textId="77777777" w:rsidR="00C675A5" w:rsidRDefault="00C675A5" w:rsidP="00346B4F">
      <w:pPr>
        <w:pStyle w:val="af4"/>
      </w:pPr>
      <w:r>
        <w:rPr>
          <w:rStyle w:val="af3"/>
        </w:rPr>
        <w:annotationRef/>
      </w:r>
      <w:r>
        <w:t>А это нормально, что у Вас заголовки разных уровней написаны одним размером шрифта и вообще неразличимы друг от друга?</w:t>
      </w:r>
    </w:p>
  </w:comment>
  <w:comment w:id="2769" w:author="Timofey Bryksin" w:date="2018-05-20T22:37:00Z" w:initials="TB">
    <w:p w14:paraId="4197FE45" w14:textId="4E8D9952" w:rsidR="00C675A5" w:rsidRDefault="00C675A5">
      <w:pPr>
        <w:pStyle w:val="af4"/>
      </w:pPr>
      <w:r>
        <w:rPr>
          <w:rStyle w:val="af3"/>
        </w:rPr>
        <w:annotationRef/>
      </w:r>
      <w:r>
        <w:t>Есть же русские термины, не извращайтесь</w:t>
      </w:r>
    </w:p>
  </w:comment>
  <w:comment w:id="2790" w:author="Timofey Bryksin" w:date="2018-05-20T22:38:00Z" w:initials="TB">
    <w:p w14:paraId="308E27A2" w14:textId="5B3EC711" w:rsidR="00C675A5" w:rsidRDefault="00C675A5">
      <w:pPr>
        <w:pStyle w:val="af4"/>
      </w:pPr>
      <w:r>
        <w:rPr>
          <w:rStyle w:val="af3"/>
        </w:rPr>
        <w:annotationRef/>
      </w:r>
      <w:r>
        <w:t>Не видно на рисунке вообще ничего</w:t>
      </w:r>
    </w:p>
  </w:comment>
  <w:comment w:id="2828" w:author="Timofey Bryksin" w:date="2018-05-20T22:39:00Z" w:initials="TB">
    <w:p w14:paraId="7CB661F2" w14:textId="563BD8C5" w:rsidR="00C675A5" w:rsidRDefault="00C675A5">
      <w:pPr>
        <w:pStyle w:val="af4"/>
      </w:pPr>
      <w:r>
        <w:rPr>
          <w:rStyle w:val="af3"/>
        </w:rPr>
        <w:annotationRef/>
      </w:r>
      <w:r>
        <w:t>Мало просто показать пальцем на рисунок, надо пояснить, что там и где изображено. Цветовое выделение прокомментировать, например, в этом конкретном случае</w:t>
      </w:r>
    </w:p>
  </w:comment>
  <w:comment w:id="2874" w:author="Timofey Bryksin" w:date="2018-05-20T22:40:00Z" w:initials="TB">
    <w:p w14:paraId="16362751" w14:textId="0AB5903A" w:rsidR="00C675A5" w:rsidRDefault="00C675A5">
      <w:pPr>
        <w:pStyle w:val="af4"/>
      </w:pPr>
      <w:r>
        <w:rPr>
          <w:rStyle w:val="af3"/>
        </w:rPr>
        <w:annotationRef/>
      </w:r>
      <w:r>
        <w:t>А наименее частотные не привели бы Вас как раз к аномалиям?</w:t>
      </w:r>
    </w:p>
  </w:comment>
  <w:comment w:id="2876" w:author="Timofey Bryksin" w:date="2018-05-20T22:41:00Z" w:initials="TB">
    <w:p w14:paraId="0E864C9A" w14:textId="7AD8FB7E" w:rsidR="00C675A5" w:rsidRDefault="00C675A5">
      <w:pPr>
        <w:pStyle w:val="af4"/>
      </w:pPr>
      <w:r>
        <w:rPr>
          <w:rStyle w:val="af3"/>
        </w:rPr>
        <w:annotationRef/>
      </w:r>
      <w:r>
        <w:t>Почему оставлено именно столько?</w:t>
      </w:r>
    </w:p>
  </w:comment>
  <w:comment w:id="2922" w:author="Timofey Bryksin" w:date="2018-05-20T22:43:00Z" w:initials="TB">
    <w:p w14:paraId="1E761847" w14:textId="77777777" w:rsidR="00C675A5" w:rsidRDefault="00C675A5" w:rsidP="006D6ED8">
      <w:pPr>
        <w:pStyle w:val="af4"/>
      </w:pPr>
      <w:r>
        <w:rPr>
          <w:rStyle w:val="af3"/>
        </w:rPr>
        <w:annotationRef/>
      </w:r>
      <w:r>
        <w:t>А какие есть ограничения? Никто про ничего такое не говорил</w:t>
      </w:r>
    </w:p>
  </w:comment>
  <w:comment w:id="2920" w:author="Timofey Bryksin" w:date="2018-05-20T22:43:00Z" w:initials="TB">
    <w:p w14:paraId="35A8685E" w14:textId="0D8FC5E7" w:rsidR="00C675A5" w:rsidRDefault="00C675A5">
      <w:pPr>
        <w:pStyle w:val="af4"/>
      </w:pPr>
      <w:r>
        <w:rPr>
          <w:rStyle w:val="af3"/>
        </w:rPr>
        <w:annotationRef/>
      </w:r>
      <w:r>
        <w:t>А какие есть ограничения? Никто про ничего такое не говорил</w:t>
      </w:r>
    </w:p>
  </w:comment>
  <w:comment w:id="2928" w:author="Timofey Bryksin" w:date="2018-05-20T22:43:00Z" w:initials="TB">
    <w:p w14:paraId="525E80A8" w14:textId="1C2E7734" w:rsidR="00C675A5" w:rsidRPr="00384AA6" w:rsidRDefault="00C675A5">
      <w:pPr>
        <w:pStyle w:val="af4"/>
      </w:pPr>
      <w:r>
        <w:rPr>
          <w:rStyle w:val="af3"/>
        </w:rPr>
        <w:annotationRef/>
      </w:r>
      <w:r>
        <w:t xml:space="preserve">Не понял вот тут, у вас разбиение на </w:t>
      </w:r>
      <w:r>
        <w:rPr>
          <w:lang w:val="en-US"/>
        </w:rPr>
        <w:t>train</w:t>
      </w:r>
      <w:r>
        <w:t xml:space="preserve"> и </w:t>
      </w:r>
      <w:r>
        <w:rPr>
          <w:lang w:val="en-US"/>
        </w:rPr>
        <w:t>test</w:t>
      </w:r>
      <w:r w:rsidRPr="00384AA6">
        <w:t xml:space="preserve"> </w:t>
      </w:r>
      <w:r>
        <w:t xml:space="preserve">идёт как </w:t>
      </w:r>
      <w:r w:rsidRPr="00384AA6">
        <w:t xml:space="preserve">10% и 90%? </w:t>
      </w:r>
      <w:r>
        <w:t xml:space="preserve">А </w:t>
      </w:r>
      <w:r>
        <w:rPr>
          <w:lang w:val="en-US"/>
        </w:rPr>
        <w:t>validate</w:t>
      </w:r>
      <w:r w:rsidRPr="00C200B9">
        <w:t xml:space="preserve">, </w:t>
      </w:r>
      <w:r>
        <w:t>раз уж на то пошло?</w:t>
      </w:r>
    </w:p>
  </w:comment>
  <w:comment w:id="2946" w:author="Timofey Bryksin" w:date="2018-05-20T22:45:00Z" w:initials="TB">
    <w:p w14:paraId="75573E1A" w14:textId="02F21920" w:rsidR="00C675A5" w:rsidRDefault="00C675A5">
      <w:pPr>
        <w:pStyle w:val="af4"/>
      </w:pPr>
      <w:r>
        <w:rPr>
          <w:rStyle w:val="af3"/>
        </w:rPr>
        <w:annotationRef/>
      </w:r>
      <w:r>
        <w:t>Почему именно такие параметры?</w:t>
      </w:r>
    </w:p>
  </w:comment>
  <w:comment w:id="2961" w:author="Timofey Bryksin" w:date="2018-05-20T22:45:00Z" w:initials="TB">
    <w:p w14:paraId="5FF3077E" w14:textId="720D9DCF" w:rsidR="00C675A5" w:rsidRDefault="00C675A5">
      <w:pPr>
        <w:pStyle w:val="af4"/>
      </w:pPr>
      <w:r>
        <w:rPr>
          <w:rStyle w:val="af3"/>
        </w:rPr>
        <w:annotationRef/>
      </w:r>
      <w:r>
        <w:t xml:space="preserve">Без описания </w:t>
      </w:r>
      <w:proofErr w:type="gramStart"/>
      <w:r>
        <w:t>конфигурации используемого железа это</w:t>
      </w:r>
      <w:proofErr w:type="gramEnd"/>
      <w:r>
        <w:t xml:space="preserve"> бесполезная информация</w:t>
      </w:r>
    </w:p>
  </w:comment>
  <w:comment w:id="3005" w:author="Timofey Bryksin" w:date="2018-05-20T22:46:00Z" w:initials="TB">
    <w:p w14:paraId="13F260E5" w14:textId="649FF666" w:rsidR="00C675A5" w:rsidRDefault="00C675A5">
      <w:pPr>
        <w:pStyle w:val="af4"/>
      </w:pPr>
      <w:r>
        <w:rPr>
          <w:rStyle w:val="af3"/>
        </w:rPr>
        <w:annotationRef/>
      </w:r>
      <w:r>
        <w:t>И что показывает этот график? Зачем он тут? График, кстати, тоже мелковат</w:t>
      </w:r>
    </w:p>
  </w:comment>
  <w:comment w:id="3054" w:author="Timofey Bryksin" w:date="2018-05-20T22:48:00Z" w:initials="TB">
    <w:p w14:paraId="4F35CACB" w14:textId="481AF32F" w:rsidR="00C675A5" w:rsidRDefault="00C675A5">
      <w:pPr>
        <w:pStyle w:val="af4"/>
      </w:pPr>
      <w:r>
        <w:rPr>
          <w:rStyle w:val="af3"/>
        </w:rPr>
        <w:annotationRef/>
      </w:r>
      <w:r>
        <w:t>И в чём смысл английских названий тут? Это же даже не сокращения, просто текст на английском. Переведите на русский лучше, выглядит оно странно</w:t>
      </w:r>
    </w:p>
  </w:comment>
  <w:comment w:id="3696" w:author="Timofey Bryksin" w:date="2018-05-20T22:50:00Z" w:initials="TB">
    <w:p w14:paraId="458557A2" w14:textId="6DDCE788" w:rsidR="00C675A5" w:rsidRPr="00CB1F9D" w:rsidRDefault="00C675A5">
      <w:pPr>
        <w:pStyle w:val="af4"/>
      </w:pPr>
      <w:r>
        <w:rPr>
          <w:rStyle w:val="af3"/>
        </w:rPr>
        <w:annotationRef/>
      </w:r>
      <w:r>
        <w:t>Средняя оценка ничего не показывает тут. Лучше просто прокомментировать гистограмму</w:t>
      </w:r>
    </w:p>
  </w:comment>
  <w:comment w:id="3709" w:author="Timofey Bryksin" w:date="2018-05-20T22:51:00Z" w:initials="TB">
    <w:p w14:paraId="1E04F59E" w14:textId="2D8DBF55" w:rsidR="00C675A5" w:rsidRDefault="00C675A5">
      <w:pPr>
        <w:pStyle w:val="af4"/>
      </w:pPr>
      <w:r>
        <w:rPr>
          <w:rStyle w:val="af3"/>
        </w:rPr>
        <w:annotationRef/>
      </w:r>
      <w:r>
        <w:t>Я бы сделал сортировку по убыванию лучше</w:t>
      </w:r>
    </w:p>
  </w:comment>
  <w:comment w:id="3936" w:author="Timofey Bryksin" w:date="2018-05-20T22:53:00Z" w:initials="TB">
    <w:p w14:paraId="157D7A50" w14:textId="62EFFAEA" w:rsidR="00C675A5" w:rsidRDefault="00C675A5">
      <w:pPr>
        <w:pStyle w:val="af4"/>
      </w:pPr>
      <w:r>
        <w:rPr>
          <w:rStyle w:val="af3"/>
        </w:rPr>
        <w:annotationRef/>
      </w:r>
      <w:r>
        <w:t>На гистограмме шрифт покрупнее</w:t>
      </w:r>
    </w:p>
  </w:comment>
  <w:comment w:id="3954" w:author="Timofey Bryksin" w:date="2018-05-20T22:54:00Z" w:initials="TB">
    <w:p w14:paraId="7B4A4A51" w14:textId="1458E646" w:rsidR="00C675A5" w:rsidRDefault="00C675A5">
      <w:pPr>
        <w:pStyle w:val="af4"/>
      </w:pPr>
      <w:r>
        <w:rPr>
          <w:rStyle w:val="af3"/>
        </w:rPr>
        <w:annotationRef/>
      </w:r>
      <w:r>
        <w:t>А почему не провести ту же работу, что и на малом наборе? Может ещё бы какие-то классы нашлись</w:t>
      </w:r>
    </w:p>
  </w:comment>
  <w:comment w:id="3975" w:author="Timofey Bryksin" w:date="2018-05-20T22:55:00Z" w:initials="TB">
    <w:p w14:paraId="4744C1F8" w14:textId="34822152" w:rsidR="00C675A5" w:rsidRPr="00CB1F9D" w:rsidRDefault="00C675A5">
      <w:pPr>
        <w:pStyle w:val="af4"/>
      </w:pPr>
      <w:r>
        <w:rPr>
          <w:rStyle w:val="af3"/>
        </w:rPr>
        <w:annotationRef/>
      </w:r>
      <w:r>
        <w:rPr>
          <w:lang w:val="en-US"/>
        </w:rPr>
        <w:t>Box</w:t>
      </w:r>
      <w:r w:rsidRPr="00CB1F9D">
        <w:t>-</w:t>
      </w:r>
      <w:r>
        <w:rPr>
          <w:lang w:val="en-US"/>
        </w:rPr>
        <w:t>plot</w:t>
      </w:r>
      <w:r w:rsidRPr="00CB1F9D">
        <w:t xml:space="preserve"> </w:t>
      </w:r>
      <w:r>
        <w:t>был бы более нагляден, как по мне</w:t>
      </w:r>
    </w:p>
  </w:comment>
  <w:comment w:id="3978" w:author="Timofey Bryksin" w:date="2018-05-20T22:56:00Z" w:initials="TB">
    <w:p w14:paraId="08BAAD11" w14:textId="5CDA9310" w:rsidR="00C675A5" w:rsidRDefault="00C675A5">
      <w:pPr>
        <w:pStyle w:val="af4"/>
      </w:pPr>
      <w:r>
        <w:rPr>
          <w:rStyle w:val="af3"/>
        </w:rPr>
        <w:annotationRef/>
      </w:r>
      <w:r>
        <w:t>Ну показали вы значения разности, и что я как читатель должен из них извлечь?</w:t>
      </w:r>
    </w:p>
  </w:comment>
  <w:comment w:id="4043" w:author="Timofey Bryksin" w:date="2018-05-20T22:57:00Z" w:initials="TB">
    <w:p w14:paraId="56A3687A" w14:textId="1D0FB17B" w:rsidR="00C675A5" w:rsidRDefault="00C675A5">
      <w:pPr>
        <w:pStyle w:val="af4"/>
      </w:pPr>
      <w:r>
        <w:rPr>
          <w:rStyle w:val="af3"/>
        </w:rPr>
        <w:annotationRef/>
      </w:r>
      <w:r>
        <w:t>Вы это уже писали ранее, не нужно повторяться</w:t>
      </w:r>
    </w:p>
  </w:comment>
  <w:comment w:id="4071" w:author="Timofey Bryksin" w:date="2018-05-20T22:58:00Z" w:initials="TB">
    <w:p w14:paraId="0C3611CC" w14:textId="4FE530D2" w:rsidR="00C675A5" w:rsidRDefault="00C675A5">
      <w:pPr>
        <w:pStyle w:val="af4"/>
      </w:pPr>
      <w:r>
        <w:rPr>
          <w:rStyle w:val="af3"/>
        </w:rPr>
        <w:annotationRef/>
      </w:r>
      <w:r>
        <w:t>Опять же, это диссертационное исследование – научная работа, а не технический отчёт. Поэтому результаты – это не просто написанный код, а проведённый анализ и все те места, где пришлось думать больше 5 минут. Всё это нужно отражать в заключении</w:t>
      </w:r>
    </w:p>
  </w:comment>
  <w:comment w:id="4093" w:author="Timofey Bryksin" w:date="2018-05-20T22:59:00Z" w:initials="TB">
    <w:p w14:paraId="551A90DB" w14:textId="28381E73" w:rsidR="00C675A5" w:rsidRDefault="00C675A5">
      <w:pPr>
        <w:pStyle w:val="af4"/>
      </w:pPr>
      <w:r>
        <w:rPr>
          <w:rStyle w:val="af3"/>
        </w:rPr>
        <w:annotationRef/>
      </w:r>
      <w:r>
        <w:t>Это правда задача, заслуживающая отдельного пункта?</w:t>
      </w:r>
    </w:p>
  </w:comment>
  <w:comment w:id="4111" w:author="Timofey Bryksin" w:date="2018-05-20T22:59:00Z" w:initials="TB">
    <w:p w14:paraId="74D15772" w14:textId="50A880BD" w:rsidR="00C675A5" w:rsidRDefault="00C675A5">
      <w:pPr>
        <w:pStyle w:val="af4"/>
      </w:pPr>
      <w:r>
        <w:rPr>
          <w:rStyle w:val="af3"/>
        </w:rPr>
        <w:annotationRef/>
      </w:r>
      <w:r>
        <w:t xml:space="preserve">И это. Ну давайте ещё сюда напишем, что вы </w:t>
      </w:r>
      <w:proofErr w:type="spellStart"/>
      <w:r>
        <w:t>репозиторий</w:t>
      </w:r>
      <w:proofErr w:type="spellEnd"/>
      <w:r>
        <w:t xml:space="preserve"> на </w:t>
      </w:r>
      <w:proofErr w:type="spellStart"/>
      <w:r>
        <w:t>гитхабе</w:t>
      </w:r>
      <w:proofErr w:type="spellEnd"/>
      <w:r>
        <w:t xml:space="preserve"> создали. Сгруппируйте задачи в </w:t>
      </w:r>
      <w:proofErr w:type="spellStart"/>
      <w:r>
        <w:t>подпроекты</w:t>
      </w:r>
      <w:proofErr w:type="spellEnd"/>
      <w:r>
        <w:t xml:space="preserve"> и напишите про них глобально тут</w:t>
      </w:r>
    </w:p>
  </w:comment>
  <w:comment w:id="4136" w:author="Timofey Bryksin" w:date="2018-05-20T23:01:00Z" w:initials="TB">
    <w:p w14:paraId="20D359BB" w14:textId="091AE610" w:rsidR="00C675A5" w:rsidRDefault="00C675A5">
      <w:pPr>
        <w:pStyle w:val="af4"/>
      </w:pPr>
      <w:r>
        <w:rPr>
          <w:rStyle w:val="af3"/>
        </w:rPr>
        <w:annotationRef/>
      </w:r>
      <w:r>
        <w:t xml:space="preserve">Ну не стоит давать ссылку на полный список своих </w:t>
      </w:r>
      <w:proofErr w:type="spellStart"/>
      <w:r>
        <w:t>репозиториев</w:t>
      </w:r>
      <w:proofErr w:type="spellEnd"/>
      <w:r>
        <w:t>. Или вы планируете заморозить этот аккаунт?</w:t>
      </w:r>
    </w:p>
  </w:comment>
  <w:comment w:id="4154" w:author="Timofey Bryksin" w:date="2018-05-20T23:02:00Z" w:initials="TB">
    <w:p w14:paraId="505233E3" w14:textId="52584042" w:rsidR="00C675A5" w:rsidRDefault="00C675A5">
      <w:pPr>
        <w:pStyle w:val="af4"/>
      </w:pPr>
      <w:r>
        <w:rPr>
          <w:rStyle w:val="af3"/>
        </w:rPr>
        <w:annotationRef/>
      </w:r>
      <w:r>
        <w:t xml:space="preserve">17 источников для </w:t>
      </w:r>
      <w:proofErr w:type="spellStart"/>
      <w:r>
        <w:t>магистрской</w:t>
      </w:r>
      <w:proofErr w:type="spellEnd"/>
      <w:r>
        <w:t xml:space="preserve"> работы – это очень мало. Их тут под 40-50 должно быть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552EBE4" w15:done="0"/>
  <w15:commentEx w15:paraId="5325CA4C" w15:done="0"/>
  <w15:commentEx w15:paraId="68430144" w15:done="0"/>
  <w15:commentEx w15:paraId="22AAFA0B" w15:done="0"/>
  <w15:commentEx w15:paraId="412CA603" w15:done="0"/>
  <w15:commentEx w15:paraId="64C1D813" w15:done="0"/>
  <w15:commentEx w15:paraId="12175C49" w15:done="0"/>
  <w15:commentEx w15:paraId="0D777FB1" w15:done="0"/>
  <w15:commentEx w15:paraId="7CADC33C" w15:done="0"/>
  <w15:commentEx w15:paraId="3D5B779E" w15:done="0"/>
  <w15:commentEx w15:paraId="1753ED89" w15:done="0"/>
  <w15:commentEx w15:paraId="244F913C" w15:done="0"/>
  <w15:commentEx w15:paraId="7FEEC736" w15:done="0"/>
  <w15:commentEx w15:paraId="5FBFC729" w15:done="0"/>
  <w15:commentEx w15:paraId="4C5EE6CD" w15:done="0"/>
  <w15:commentEx w15:paraId="75002A2D" w15:done="0"/>
  <w15:commentEx w15:paraId="566E0C2C" w15:done="0"/>
  <w15:commentEx w15:paraId="515DDF5C" w15:done="0"/>
  <w15:commentEx w15:paraId="1055D05A" w15:done="0"/>
  <w15:commentEx w15:paraId="00B540F2" w15:done="0"/>
  <w15:commentEx w15:paraId="7DA55BD9" w15:done="0"/>
  <w15:commentEx w15:paraId="061BD317" w15:done="0"/>
  <w15:commentEx w15:paraId="3B474495" w15:done="0"/>
  <w15:commentEx w15:paraId="381ED681" w15:done="0"/>
  <w15:commentEx w15:paraId="1217EC8E" w15:done="0"/>
  <w15:commentEx w15:paraId="3ADAC752" w15:done="0"/>
  <w15:commentEx w15:paraId="761D766B" w15:done="0"/>
  <w15:commentEx w15:paraId="6354DAB5" w15:done="0"/>
  <w15:commentEx w15:paraId="49574B10" w15:done="0"/>
  <w15:commentEx w15:paraId="34E78193" w15:done="0"/>
  <w15:commentEx w15:paraId="1366864B" w15:done="0"/>
  <w15:commentEx w15:paraId="1D256C94" w15:done="0"/>
  <w15:commentEx w15:paraId="3FC3396A" w15:done="0"/>
  <w15:commentEx w15:paraId="5916C2BA" w15:done="0"/>
  <w15:commentEx w15:paraId="623AD92C" w15:done="0"/>
  <w15:commentEx w15:paraId="0404DC4F" w15:done="0"/>
  <w15:commentEx w15:paraId="060921F4" w15:done="0"/>
  <w15:commentEx w15:paraId="485C9DF1" w15:done="0"/>
  <w15:commentEx w15:paraId="5F28D940" w15:done="0"/>
  <w15:commentEx w15:paraId="03978906" w15:done="0"/>
  <w15:commentEx w15:paraId="27B4AC8B" w15:done="0"/>
  <w15:commentEx w15:paraId="051071E5" w15:done="0"/>
  <w15:commentEx w15:paraId="642F4CC0" w15:done="0"/>
  <w15:commentEx w15:paraId="380F9D75" w15:done="0"/>
  <w15:commentEx w15:paraId="2B913F16" w15:done="0"/>
  <w15:commentEx w15:paraId="709943A6" w15:done="0"/>
  <w15:commentEx w15:paraId="5FBFE2AD" w15:done="0"/>
  <w15:commentEx w15:paraId="0A2D1146" w15:done="0"/>
  <w15:commentEx w15:paraId="593BF152" w15:done="0"/>
  <w15:commentEx w15:paraId="4197FE45" w15:done="0"/>
  <w15:commentEx w15:paraId="308E27A2" w15:done="0"/>
  <w15:commentEx w15:paraId="7CB661F2" w15:done="0"/>
  <w15:commentEx w15:paraId="16362751" w15:done="0"/>
  <w15:commentEx w15:paraId="0E864C9A" w15:done="0"/>
  <w15:commentEx w15:paraId="1E761847" w15:done="0"/>
  <w15:commentEx w15:paraId="35A8685E" w15:done="0"/>
  <w15:commentEx w15:paraId="525E80A8" w15:done="0"/>
  <w15:commentEx w15:paraId="75573E1A" w15:done="0"/>
  <w15:commentEx w15:paraId="5FF3077E" w15:done="0"/>
  <w15:commentEx w15:paraId="13F260E5" w15:done="0"/>
  <w15:commentEx w15:paraId="4F35CACB" w15:done="0"/>
  <w15:commentEx w15:paraId="458557A2" w15:done="0"/>
  <w15:commentEx w15:paraId="1E04F59E" w15:done="0"/>
  <w15:commentEx w15:paraId="157D7A50" w15:done="0"/>
  <w15:commentEx w15:paraId="7B4A4A51" w15:done="0"/>
  <w15:commentEx w15:paraId="4744C1F8" w15:done="0"/>
  <w15:commentEx w15:paraId="08BAAD11" w15:done="0"/>
  <w15:commentEx w15:paraId="56A3687A" w15:done="0"/>
  <w15:commentEx w15:paraId="0C3611CC" w15:done="0"/>
  <w15:commentEx w15:paraId="551A90DB" w15:done="0"/>
  <w15:commentEx w15:paraId="74D15772" w15:done="0"/>
  <w15:commentEx w15:paraId="20D359BB" w15:done="0"/>
  <w15:commentEx w15:paraId="505233E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552EBE4" w16cid:durableId="1EAC8403"/>
  <w16cid:commentId w16cid:paraId="5325CA4C" w16cid:durableId="1EAC8405"/>
  <w16cid:commentId w16cid:paraId="68430144" w16cid:durableId="1EAC8406"/>
  <w16cid:commentId w16cid:paraId="22AAFA0B" w16cid:durableId="1EAC8409"/>
  <w16cid:commentId w16cid:paraId="412CA603" w16cid:durableId="1EAC840A"/>
  <w16cid:commentId w16cid:paraId="64C1D813" w16cid:durableId="1EAC840C"/>
  <w16cid:commentId w16cid:paraId="12175C49" w16cid:durableId="1EAC840D"/>
  <w16cid:commentId w16cid:paraId="0D777FB1" w16cid:durableId="1EAC8412"/>
  <w16cid:commentId w16cid:paraId="7CADC33C" w16cid:durableId="1EAC8414"/>
  <w16cid:commentId w16cid:paraId="3D5B779E" w16cid:durableId="1EAC8416"/>
  <w16cid:commentId w16cid:paraId="1753ED89" w16cid:durableId="1EAC8418"/>
  <w16cid:commentId w16cid:paraId="244F913C" w16cid:durableId="1EAC8419"/>
  <w16cid:commentId w16cid:paraId="7FEEC736" w16cid:durableId="1EAC841A"/>
  <w16cid:commentId w16cid:paraId="5FBFC729" w16cid:durableId="1EAC841B"/>
  <w16cid:commentId w16cid:paraId="4C5EE6CD" w16cid:durableId="1EAC841C"/>
  <w16cid:commentId w16cid:paraId="75002A2D" w16cid:durableId="1EAC841D"/>
  <w16cid:commentId w16cid:paraId="566E0C2C" w16cid:durableId="1EAC841E"/>
  <w16cid:commentId w16cid:paraId="515DDF5C" w16cid:durableId="1EAC841F"/>
  <w16cid:commentId w16cid:paraId="1055D05A" w16cid:durableId="1EAC8420"/>
  <w16cid:commentId w16cid:paraId="00B540F2" w16cid:durableId="1EAC8421"/>
  <w16cid:commentId w16cid:paraId="7DA55BD9" w16cid:durableId="1EAC8422"/>
  <w16cid:commentId w16cid:paraId="061BD317" w16cid:durableId="1EAC8423"/>
  <w16cid:commentId w16cid:paraId="060921F4" w16cid:durableId="1EAC8424"/>
  <w16cid:commentId w16cid:paraId="485C9DF1" w16cid:durableId="1EAC8425"/>
  <w16cid:commentId w16cid:paraId="5F28D940" w16cid:durableId="1EAC8426"/>
  <w16cid:commentId w16cid:paraId="03978906" w16cid:durableId="1EAC8427"/>
  <w16cid:commentId w16cid:paraId="27B4AC8B" w16cid:durableId="1EAC8428"/>
  <w16cid:commentId w16cid:paraId="051071E5" w16cid:durableId="1EAC8429"/>
  <w16cid:commentId w16cid:paraId="642F4CC0" w16cid:durableId="1EAC842A"/>
  <w16cid:commentId w16cid:paraId="380F9D75" w16cid:durableId="1EAC842B"/>
  <w16cid:commentId w16cid:paraId="2B913F16" w16cid:durableId="1EAC842C"/>
  <w16cid:commentId w16cid:paraId="709943A6" w16cid:durableId="1EAC842D"/>
  <w16cid:commentId w16cid:paraId="5FBFE2AD" w16cid:durableId="1EAC842E"/>
  <w16cid:commentId w16cid:paraId="0A2D1146" w16cid:durableId="1EAC842F"/>
  <w16cid:commentId w16cid:paraId="4197FE45" w16cid:durableId="1EAC8430"/>
  <w16cid:commentId w16cid:paraId="308E27A2" w16cid:durableId="1EAC8431"/>
  <w16cid:commentId w16cid:paraId="7CB661F2" w16cid:durableId="1EAC8432"/>
  <w16cid:commentId w16cid:paraId="16362751" w16cid:durableId="1EAC8433"/>
  <w16cid:commentId w16cid:paraId="0E864C9A" w16cid:durableId="1EAC8434"/>
  <w16cid:commentId w16cid:paraId="35A8685E" w16cid:durableId="1EAC8435"/>
  <w16cid:commentId w16cid:paraId="525E80A8" w16cid:durableId="1EAC8436"/>
  <w16cid:commentId w16cid:paraId="75573E1A" w16cid:durableId="1EAC8437"/>
  <w16cid:commentId w16cid:paraId="5FF3077E" w16cid:durableId="1EAC8438"/>
  <w16cid:commentId w16cid:paraId="13F260E5" w16cid:durableId="1EAC8439"/>
  <w16cid:commentId w16cid:paraId="4F35CACB" w16cid:durableId="1EAC843A"/>
  <w16cid:commentId w16cid:paraId="458557A2" w16cid:durableId="1EAC843B"/>
  <w16cid:commentId w16cid:paraId="1E04F59E" w16cid:durableId="1EAC843C"/>
  <w16cid:commentId w16cid:paraId="157D7A50" w16cid:durableId="1EAC843D"/>
  <w16cid:commentId w16cid:paraId="7B4A4A51" w16cid:durableId="1EAC843E"/>
  <w16cid:commentId w16cid:paraId="4744C1F8" w16cid:durableId="1EAC843F"/>
  <w16cid:commentId w16cid:paraId="08BAAD11" w16cid:durableId="1EAC8440"/>
  <w16cid:commentId w16cid:paraId="56A3687A" w16cid:durableId="1EAC8441"/>
  <w16cid:commentId w16cid:paraId="0C3611CC" w16cid:durableId="1EAC8442"/>
  <w16cid:commentId w16cid:paraId="551A90DB" w16cid:durableId="1EAC8443"/>
  <w16cid:commentId w16cid:paraId="74D15772" w16cid:durableId="1EAC8444"/>
  <w16cid:commentId w16cid:paraId="20D359BB" w16cid:durableId="1EAC8445"/>
  <w16cid:commentId w16cid:paraId="505233E3" w16cid:durableId="1EAC8446"/>
</w16cid:commentsIds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5D1ABF" w14:textId="77777777" w:rsidR="005144C7" w:rsidRDefault="005144C7" w:rsidP="008A6904">
      <w:pPr>
        <w:spacing w:after="0" w:line="240" w:lineRule="auto"/>
      </w:pPr>
      <w:r>
        <w:separator/>
      </w:r>
    </w:p>
  </w:endnote>
  <w:endnote w:type="continuationSeparator" w:id="0">
    <w:p w14:paraId="136B6FA8" w14:textId="77777777" w:rsidR="005144C7" w:rsidRDefault="005144C7" w:rsidP="008A69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游ゴシック Light">
    <w:charset w:val="80"/>
    <w:family w:val="auto"/>
    <w:pitch w:val="variable"/>
    <w:sig w:usb0="E00002FF" w:usb1="2AC7FDFF" w:usb2="00000016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游明朝">
    <w:charset w:val="80"/>
    <w:family w:val="auto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2461036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4"/>
      </w:rPr>
    </w:sdtEndPr>
    <w:sdtContent>
      <w:p w14:paraId="19C99B00" w14:textId="40E14D15" w:rsidR="00C675A5" w:rsidRPr="002A353E" w:rsidRDefault="00C675A5">
        <w:pPr>
          <w:pStyle w:val="a7"/>
          <w:jc w:val="center"/>
          <w:rPr>
            <w:rFonts w:ascii="Times New Roman" w:hAnsi="Times New Roman" w:cs="Times New Roman"/>
            <w:color w:val="000000" w:themeColor="text1"/>
            <w:sz w:val="24"/>
          </w:rPr>
        </w:pPr>
        <w:r w:rsidRPr="002A353E">
          <w:rPr>
            <w:rFonts w:ascii="Times New Roman" w:hAnsi="Times New Roman" w:cs="Times New Roman"/>
            <w:color w:val="000000" w:themeColor="text1"/>
            <w:sz w:val="24"/>
          </w:rPr>
          <w:fldChar w:fldCharType="begin"/>
        </w:r>
        <w:r w:rsidRPr="002A353E">
          <w:rPr>
            <w:rFonts w:ascii="Times New Roman" w:hAnsi="Times New Roman" w:cs="Times New Roman"/>
            <w:color w:val="000000" w:themeColor="text1"/>
            <w:sz w:val="24"/>
          </w:rPr>
          <w:instrText>PAGE   \* MERGEFORMAT</w:instrText>
        </w:r>
        <w:r w:rsidRPr="002A353E">
          <w:rPr>
            <w:rFonts w:ascii="Times New Roman" w:hAnsi="Times New Roman" w:cs="Times New Roman"/>
            <w:color w:val="000000" w:themeColor="text1"/>
            <w:sz w:val="24"/>
          </w:rPr>
          <w:fldChar w:fldCharType="separate"/>
        </w:r>
        <w:r w:rsidR="003D602A" w:rsidRPr="003D602A">
          <w:rPr>
            <w:noProof/>
            <w:color w:val="000000" w:themeColor="text1"/>
          </w:rPr>
          <w:t>4</w:t>
        </w:r>
        <w:r w:rsidRPr="002A353E">
          <w:rPr>
            <w:rFonts w:ascii="Times New Roman" w:hAnsi="Times New Roman" w:cs="Times New Roman"/>
            <w:color w:val="000000" w:themeColor="text1"/>
            <w:sz w:val="24"/>
          </w:rPr>
          <w:fldChar w:fldCharType="end"/>
        </w:r>
      </w:p>
    </w:sdtContent>
  </w:sdt>
  <w:p w14:paraId="664C1864" w14:textId="77777777" w:rsidR="00C675A5" w:rsidRDefault="00C675A5">
    <w:pPr>
      <w:pStyle w:val="a7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0CC056" w14:textId="77777777" w:rsidR="005144C7" w:rsidRDefault="005144C7" w:rsidP="008A6904">
      <w:pPr>
        <w:spacing w:after="0" w:line="240" w:lineRule="auto"/>
      </w:pPr>
      <w:r>
        <w:separator/>
      </w:r>
    </w:p>
  </w:footnote>
  <w:footnote w:type="continuationSeparator" w:id="0">
    <w:p w14:paraId="4C341E07" w14:textId="77777777" w:rsidR="005144C7" w:rsidRDefault="005144C7" w:rsidP="008A6904">
      <w:pPr>
        <w:spacing w:after="0" w:line="240" w:lineRule="auto"/>
      </w:pPr>
      <w:r>
        <w:continuationSeparator/>
      </w:r>
    </w:p>
  </w:footnote>
  <w:footnote w:id="1">
    <w:p w14:paraId="1D69D891" w14:textId="1AFA9445" w:rsidR="00C675A5" w:rsidRPr="00DA50C5" w:rsidRDefault="00C675A5">
      <w:pPr>
        <w:pStyle w:val="af0"/>
        <w:rPr>
          <w:rFonts w:ascii="Times New Roman" w:hAnsi="Times New Roman" w:cs="Times New Roman"/>
          <w:lang w:val="en-GB"/>
          <w:rPrChange w:id="1412" w:author="Microsoft Office User" w:date="2018-05-21T00:33:00Z">
            <w:rPr/>
          </w:rPrChange>
        </w:rPr>
      </w:pPr>
      <w:ins w:id="1413" w:author="Microsoft Office User" w:date="2018-05-21T00:33:00Z">
        <w:r w:rsidRPr="00DA50C5">
          <w:rPr>
            <w:rStyle w:val="af2"/>
            <w:rFonts w:ascii="Times New Roman" w:hAnsi="Times New Roman" w:cs="Times New Roman"/>
            <w:rPrChange w:id="1414" w:author="Microsoft Office User" w:date="2018-05-21T00:33:00Z">
              <w:rPr>
                <w:rStyle w:val="af2"/>
              </w:rPr>
            </w:rPrChange>
          </w:rPr>
          <w:footnoteRef/>
        </w:r>
        <w:r w:rsidRPr="00DA50C5">
          <w:rPr>
            <w:rFonts w:ascii="Times New Roman" w:hAnsi="Times New Roman" w:cs="Times New Roman"/>
            <w:rPrChange w:id="1415" w:author="Microsoft Office User" w:date="2018-05-21T00:33:00Z">
              <w:rPr/>
            </w:rPrChange>
          </w:rPr>
          <w:t xml:space="preserve"> https://kotlinlang.org/</w:t>
        </w:r>
      </w:ins>
    </w:p>
  </w:footnote>
  <w:footnote w:id="2">
    <w:p w14:paraId="3062B94C" w14:textId="77777777" w:rsidR="00C675A5" w:rsidRPr="00C33947" w:rsidRDefault="00C675A5" w:rsidP="00346B4F">
      <w:pPr>
        <w:pStyle w:val="af0"/>
        <w:rPr>
          <w:ins w:id="2309" w:author="пользователь Microsoft Office" w:date="2018-05-22T15:14:00Z"/>
          <w:rFonts w:ascii="Times New Roman" w:hAnsi="Times New Roman" w:cs="Times New Roman"/>
          <w:color w:val="000000" w:themeColor="text1"/>
          <w:lang w:val="en-GB"/>
        </w:rPr>
      </w:pPr>
      <w:ins w:id="2310" w:author="пользователь Microsoft Office" w:date="2018-05-22T15:14:00Z">
        <w:r w:rsidRPr="001C53BF">
          <w:rPr>
            <w:rStyle w:val="af2"/>
            <w:rFonts w:ascii="Times New Roman" w:hAnsi="Times New Roman" w:cs="Times New Roman"/>
            <w:color w:val="000000" w:themeColor="text1"/>
          </w:rPr>
          <w:footnoteRef/>
        </w:r>
        <w:r w:rsidRPr="00C33947">
          <w:rPr>
            <w:rFonts w:ascii="Times New Roman" w:hAnsi="Times New Roman" w:cs="Times New Roman"/>
            <w:color w:val="000000" w:themeColor="text1"/>
            <w:lang w:val="en-GB"/>
          </w:rPr>
          <w:t xml:space="preserve"> </w:t>
        </w:r>
        <w:r>
          <w:fldChar w:fldCharType="begin"/>
        </w:r>
        <w:r w:rsidRPr="00C33947">
          <w:rPr>
            <w:lang w:val="en-GB"/>
          </w:rPr>
          <w:instrText xml:space="preserve"> HYPERLINK "https://github.com/PetukhovVictor/github-kotlin-repo-collector" </w:instrText>
        </w:r>
        <w:r>
          <w:fldChar w:fldCharType="separate"/>
        </w:r>
        <w:r w:rsidRPr="00C33947">
          <w:rPr>
            <w:rStyle w:val="aa"/>
            <w:rFonts w:ascii="Times New Roman" w:hAnsi="Times New Roman" w:cs="Times New Roman"/>
            <w:color w:val="000000" w:themeColor="text1"/>
            <w:u w:val="none"/>
            <w:lang w:val="en-GB"/>
          </w:rPr>
          <w:t>https://github.com/PetukhovVictor/github-kotlin-repo-collector</w:t>
        </w:r>
        <w:r>
          <w:rPr>
            <w:rStyle w:val="aa"/>
            <w:rFonts w:ascii="Times New Roman" w:hAnsi="Times New Roman" w:cs="Times New Roman"/>
            <w:color w:val="000000" w:themeColor="text1"/>
            <w:u w:val="none"/>
          </w:rPr>
          <w:fldChar w:fldCharType="end"/>
        </w:r>
      </w:ins>
    </w:p>
  </w:footnote>
  <w:footnote w:id="3">
    <w:p w14:paraId="566B6ABB" w14:textId="77777777" w:rsidR="00C675A5" w:rsidRPr="00346B4F" w:rsidRDefault="00C675A5" w:rsidP="00346B4F">
      <w:pPr>
        <w:pStyle w:val="af0"/>
        <w:rPr>
          <w:ins w:id="2317" w:author="пользователь Microsoft Office" w:date="2018-05-22T15:14:00Z"/>
          <w:rFonts w:ascii="Times New Roman" w:hAnsi="Times New Roman" w:cs="Times New Roman"/>
          <w:color w:val="000000" w:themeColor="text1"/>
          <w:lang w:val="en-GB"/>
          <w:rPrChange w:id="2318" w:author="пользователь Microsoft Office" w:date="2018-05-22T15:14:00Z">
            <w:rPr>
              <w:ins w:id="2319" w:author="пользователь Microsoft Office" w:date="2018-05-22T15:14:00Z"/>
              <w:rFonts w:ascii="Times New Roman" w:hAnsi="Times New Roman" w:cs="Times New Roman"/>
              <w:color w:val="000000" w:themeColor="text1"/>
            </w:rPr>
          </w:rPrChange>
        </w:rPr>
      </w:pPr>
      <w:ins w:id="2320" w:author="пользователь Microsoft Office" w:date="2018-05-22T15:14:00Z">
        <w:r w:rsidRPr="001C53BF">
          <w:rPr>
            <w:rStyle w:val="af2"/>
            <w:rFonts w:ascii="Times New Roman" w:hAnsi="Times New Roman" w:cs="Times New Roman"/>
            <w:color w:val="000000" w:themeColor="text1"/>
          </w:rPr>
          <w:footnoteRef/>
        </w:r>
        <w:r w:rsidRPr="00346B4F">
          <w:rPr>
            <w:rFonts w:ascii="Times New Roman" w:hAnsi="Times New Roman" w:cs="Times New Roman"/>
            <w:color w:val="000000" w:themeColor="text1"/>
            <w:lang w:val="en-GB"/>
            <w:rPrChange w:id="2321" w:author="пользователь Microsoft Office" w:date="2018-05-22T15:14:00Z">
              <w:rPr>
                <w:rFonts w:ascii="Times New Roman" w:hAnsi="Times New Roman" w:cs="Times New Roman"/>
                <w:color w:val="000000" w:themeColor="text1"/>
              </w:rPr>
            </w:rPrChange>
          </w:rPr>
          <w:t xml:space="preserve"> </w:t>
        </w:r>
        <w:r>
          <w:fldChar w:fldCharType="begin"/>
        </w:r>
        <w:r w:rsidRPr="00346B4F">
          <w:rPr>
            <w:lang w:val="en-GB"/>
            <w:rPrChange w:id="2322" w:author="пользователь Microsoft Office" w:date="2018-05-22T15:14:00Z">
              <w:rPr/>
            </w:rPrChange>
          </w:rPr>
          <w:instrText xml:space="preserve"> HYPERLINK "https://github.com/PetukhovVictor/github-kotlin-code-collector" </w:instrText>
        </w:r>
        <w:r>
          <w:fldChar w:fldCharType="separate"/>
        </w:r>
        <w:r w:rsidRPr="00346B4F">
          <w:rPr>
            <w:rStyle w:val="aa"/>
            <w:rFonts w:ascii="Times New Roman" w:hAnsi="Times New Roman" w:cs="Times New Roman"/>
            <w:color w:val="000000" w:themeColor="text1"/>
            <w:u w:val="none"/>
            <w:lang w:val="en-GB"/>
            <w:rPrChange w:id="2323" w:author="пользователь Microsoft Office" w:date="2018-05-22T15:14:00Z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</w:rPrChange>
          </w:rPr>
          <w:t>https://github.com/PetukhovVictor/github-kotlin-code-collector</w:t>
        </w:r>
        <w:r>
          <w:rPr>
            <w:rStyle w:val="aa"/>
            <w:rFonts w:ascii="Times New Roman" w:hAnsi="Times New Roman" w:cs="Times New Roman"/>
            <w:color w:val="000000" w:themeColor="text1"/>
            <w:u w:val="none"/>
          </w:rPr>
          <w:fldChar w:fldCharType="end"/>
        </w:r>
      </w:ins>
    </w:p>
  </w:footnote>
  <w:footnote w:id="4">
    <w:p w14:paraId="71EA64C4" w14:textId="77777777" w:rsidR="00C675A5" w:rsidRPr="00346B4F" w:rsidRDefault="00C675A5" w:rsidP="00346B4F">
      <w:pPr>
        <w:pStyle w:val="af0"/>
        <w:rPr>
          <w:ins w:id="2324" w:author="пользователь Microsoft Office" w:date="2018-05-22T15:14:00Z"/>
          <w:rFonts w:ascii="Times New Roman" w:hAnsi="Times New Roman" w:cs="Times New Roman"/>
          <w:lang w:val="en-GB"/>
          <w:rPrChange w:id="2325" w:author="пользователь Microsoft Office" w:date="2018-05-22T15:14:00Z">
            <w:rPr>
              <w:ins w:id="2326" w:author="пользователь Microsoft Office" w:date="2018-05-22T15:14:00Z"/>
              <w:rFonts w:ascii="Times New Roman" w:hAnsi="Times New Roman" w:cs="Times New Roman"/>
            </w:rPr>
          </w:rPrChange>
        </w:rPr>
      </w:pPr>
      <w:ins w:id="2327" w:author="пользователь Microsoft Office" w:date="2018-05-22T15:14:00Z">
        <w:r w:rsidRPr="001C53BF">
          <w:rPr>
            <w:rStyle w:val="af2"/>
            <w:rFonts w:ascii="Times New Roman" w:hAnsi="Times New Roman" w:cs="Times New Roman"/>
            <w:color w:val="000000" w:themeColor="text1"/>
          </w:rPr>
          <w:footnoteRef/>
        </w:r>
        <w:r w:rsidRPr="00346B4F">
          <w:rPr>
            <w:rFonts w:ascii="Times New Roman" w:hAnsi="Times New Roman" w:cs="Times New Roman"/>
            <w:color w:val="000000" w:themeColor="text1"/>
            <w:lang w:val="en-GB"/>
            <w:rPrChange w:id="2328" w:author="пользователь Microsoft Office" w:date="2018-05-22T15:14:00Z">
              <w:rPr>
                <w:rFonts w:ascii="Times New Roman" w:hAnsi="Times New Roman" w:cs="Times New Roman"/>
                <w:color w:val="000000" w:themeColor="text1"/>
              </w:rPr>
            </w:rPrChange>
          </w:rPr>
          <w:t xml:space="preserve"> </w:t>
        </w:r>
        <w:r>
          <w:fldChar w:fldCharType="begin"/>
        </w:r>
        <w:r w:rsidRPr="00346B4F">
          <w:rPr>
            <w:lang w:val="en-GB"/>
            <w:rPrChange w:id="2329" w:author="пользователь Microsoft Office" w:date="2018-05-22T15:14:00Z">
              <w:rPr/>
            </w:rPrChange>
          </w:rPr>
          <w:instrText xml:space="preserve"> HYPERLINK "https://github.com/PetukhovVictor/github-kotlin-jar-collector" </w:instrText>
        </w:r>
        <w:r>
          <w:fldChar w:fldCharType="separate"/>
        </w:r>
        <w:r w:rsidRPr="00346B4F">
          <w:rPr>
            <w:rStyle w:val="aa"/>
            <w:rFonts w:ascii="Times New Roman" w:hAnsi="Times New Roman" w:cs="Times New Roman"/>
            <w:color w:val="000000" w:themeColor="text1"/>
            <w:u w:val="none"/>
            <w:lang w:val="en-GB"/>
            <w:rPrChange w:id="2330" w:author="пользователь Microsoft Office" w:date="2018-05-22T15:14:00Z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</w:rPrChange>
          </w:rPr>
          <w:t>https://github.com/PetukhovVictor/github-kotlin-jar-collector</w:t>
        </w:r>
        <w:r>
          <w:rPr>
            <w:rStyle w:val="aa"/>
            <w:rFonts w:ascii="Times New Roman" w:hAnsi="Times New Roman" w:cs="Times New Roman"/>
            <w:color w:val="000000" w:themeColor="text1"/>
            <w:u w:val="none"/>
          </w:rPr>
          <w:fldChar w:fldCharType="end"/>
        </w:r>
      </w:ins>
    </w:p>
  </w:footnote>
  <w:footnote w:id="5">
    <w:p w14:paraId="194FCF48" w14:textId="77777777" w:rsidR="00C675A5" w:rsidRPr="00346B4F" w:rsidRDefault="00C675A5" w:rsidP="00346B4F">
      <w:pPr>
        <w:pStyle w:val="af0"/>
        <w:rPr>
          <w:ins w:id="2349" w:author="пользователь Microsoft Office" w:date="2018-05-22T15:15:00Z"/>
          <w:rFonts w:ascii="Times New Roman" w:hAnsi="Times New Roman" w:cs="Times New Roman"/>
          <w:lang w:val="en-GB"/>
          <w:rPrChange w:id="2350" w:author="пользователь Microsoft Office" w:date="2018-05-22T15:15:00Z">
            <w:rPr>
              <w:ins w:id="2351" w:author="пользователь Microsoft Office" w:date="2018-05-22T15:15:00Z"/>
              <w:rFonts w:ascii="Times New Roman" w:hAnsi="Times New Roman" w:cs="Times New Roman"/>
            </w:rPr>
          </w:rPrChange>
        </w:rPr>
      </w:pPr>
      <w:ins w:id="2352" w:author="пользователь Microsoft Office" w:date="2018-05-22T15:15:00Z">
        <w:r w:rsidRPr="001C53BF">
          <w:rPr>
            <w:rStyle w:val="af2"/>
            <w:rFonts w:ascii="Times New Roman" w:hAnsi="Times New Roman" w:cs="Times New Roman"/>
            <w:color w:val="000000" w:themeColor="text1"/>
          </w:rPr>
          <w:footnoteRef/>
        </w:r>
        <w:r w:rsidRPr="00346B4F">
          <w:rPr>
            <w:rFonts w:ascii="Times New Roman" w:hAnsi="Times New Roman" w:cs="Times New Roman"/>
            <w:color w:val="000000" w:themeColor="text1"/>
            <w:lang w:val="en-GB"/>
            <w:rPrChange w:id="2353" w:author="пользователь Microsoft Office" w:date="2018-05-22T15:15:00Z">
              <w:rPr>
                <w:rFonts w:ascii="Times New Roman" w:hAnsi="Times New Roman" w:cs="Times New Roman"/>
                <w:color w:val="000000" w:themeColor="text1"/>
              </w:rPr>
            </w:rPrChange>
          </w:rPr>
          <w:t xml:space="preserve"> </w:t>
        </w:r>
        <w:r>
          <w:fldChar w:fldCharType="begin"/>
        </w:r>
        <w:r w:rsidRPr="00346B4F">
          <w:rPr>
            <w:lang w:val="en-GB"/>
            <w:rPrChange w:id="2354" w:author="пользователь Microsoft Office" w:date="2018-05-22T15:15:00Z">
              <w:rPr/>
            </w:rPrChange>
          </w:rPr>
          <w:instrText xml:space="preserve"> HYPERLINK "https://github.com/PetukhovVictor/bytecode-to-source-mapper" </w:instrText>
        </w:r>
        <w:r>
          <w:fldChar w:fldCharType="separate"/>
        </w:r>
        <w:r w:rsidRPr="00346B4F">
          <w:rPr>
            <w:rStyle w:val="aa"/>
            <w:rFonts w:ascii="Times New Roman" w:hAnsi="Times New Roman" w:cs="Times New Roman"/>
            <w:color w:val="000000" w:themeColor="text1"/>
            <w:u w:val="none"/>
            <w:lang w:val="en-GB"/>
            <w:rPrChange w:id="2355" w:author="пользователь Microsoft Office" w:date="2018-05-22T15:15:00Z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</w:rPrChange>
          </w:rPr>
          <w:t>https://github.com/PetukhovVictor/bytecode-to-source-mapper</w:t>
        </w:r>
        <w:r>
          <w:rPr>
            <w:rStyle w:val="aa"/>
            <w:rFonts w:ascii="Times New Roman" w:hAnsi="Times New Roman" w:cs="Times New Roman"/>
            <w:color w:val="000000" w:themeColor="text1"/>
            <w:u w:val="none"/>
          </w:rPr>
          <w:fldChar w:fldCharType="end"/>
        </w:r>
      </w:ins>
    </w:p>
  </w:footnote>
  <w:footnote w:id="6">
    <w:p w14:paraId="5F3A9D26" w14:textId="77777777" w:rsidR="00C675A5" w:rsidRPr="00346B4F" w:rsidRDefault="00C675A5" w:rsidP="00346B4F">
      <w:pPr>
        <w:pStyle w:val="af0"/>
        <w:rPr>
          <w:ins w:id="2372" w:author="пользователь Microsoft Office" w:date="2018-05-22T15:16:00Z"/>
          <w:rFonts w:ascii="Times New Roman" w:hAnsi="Times New Roman" w:cs="Times New Roman"/>
          <w:color w:val="000000" w:themeColor="text1"/>
          <w:lang w:val="en-GB"/>
          <w:rPrChange w:id="2373" w:author="пользователь Microsoft Office" w:date="2018-05-22T15:16:00Z">
            <w:rPr>
              <w:ins w:id="2374" w:author="пользователь Microsoft Office" w:date="2018-05-22T15:16:00Z"/>
              <w:rFonts w:ascii="Times New Roman" w:hAnsi="Times New Roman" w:cs="Times New Roman"/>
              <w:color w:val="000000" w:themeColor="text1"/>
            </w:rPr>
          </w:rPrChange>
        </w:rPr>
      </w:pPr>
      <w:ins w:id="2375" w:author="пользователь Microsoft Office" w:date="2018-05-22T15:16:00Z">
        <w:r w:rsidRPr="001C53BF">
          <w:rPr>
            <w:rStyle w:val="af2"/>
            <w:rFonts w:ascii="Times New Roman" w:hAnsi="Times New Roman" w:cs="Times New Roman"/>
            <w:color w:val="000000" w:themeColor="text1"/>
          </w:rPr>
          <w:footnoteRef/>
        </w:r>
        <w:r w:rsidRPr="00346B4F">
          <w:rPr>
            <w:rFonts w:ascii="Times New Roman" w:hAnsi="Times New Roman" w:cs="Times New Roman"/>
            <w:color w:val="000000" w:themeColor="text1"/>
            <w:lang w:val="en-GB"/>
            <w:rPrChange w:id="2376" w:author="пользователь Microsoft Office" w:date="2018-05-22T15:16:00Z">
              <w:rPr>
                <w:rFonts w:ascii="Times New Roman" w:hAnsi="Times New Roman" w:cs="Times New Roman"/>
                <w:color w:val="000000" w:themeColor="text1"/>
              </w:rPr>
            </w:rPrChange>
          </w:rPr>
          <w:t xml:space="preserve"> </w:t>
        </w:r>
        <w:r>
          <w:fldChar w:fldCharType="begin"/>
        </w:r>
        <w:r w:rsidRPr="00346B4F">
          <w:rPr>
            <w:lang w:val="en-GB"/>
            <w:rPrChange w:id="2377" w:author="пользователь Microsoft Office" w:date="2018-05-22T15:16:00Z">
              <w:rPr/>
            </w:rPrChange>
          </w:rPr>
          <w:instrText xml:space="preserve"> HYPERLINK "https://github.com/PetukhovVictor/kotlin-academic" </w:instrText>
        </w:r>
        <w:r>
          <w:fldChar w:fldCharType="separate"/>
        </w:r>
        <w:r w:rsidRPr="00346B4F">
          <w:rPr>
            <w:rStyle w:val="aa"/>
            <w:rFonts w:ascii="Times New Roman" w:hAnsi="Times New Roman" w:cs="Times New Roman"/>
            <w:color w:val="000000" w:themeColor="text1"/>
            <w:u w:val="none"/>
            <w:lang w:val="en-GB"/>
            <w:rPrChange w:id="2378" w:author="пользователь Microsoft Office" w:date="2018-05-22T15:16:00Z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</w:rPrChange>
          </w:rPr>
          <w:t>https://github.com/PetukhovVictor/kotlin-academic</w:t>
        </w:r>
        <w:r>
          <w:rPr>
            <w:rStyle w:val="aa"/>
            <w:rFonts w:ascii="Times New Roman" w:hAnsi="Times New Roman" w:cs="Times New Roman"/>
            <w:color w:val="000000" w:themeColor="text1"/>
            <w:u w:val="none"/>
          </w:rPr>
          <w:fldChar w:fldCharType="end"/>
        </w:r>
      </w:ins>
    </w:p>
  </w:footnote>
  <w:footnote w:id="7">
    <w:p w14:paraId="66AB9398" w14:textId="77777777" w:rsidR="00C675A5" w:rsidRPr="00346B4F" w:rsidRDefault="00C675A5" w:rsidP="00346B4F">
      <w:pPr>
        <w:pStyle w:val="af0"/>
        <w:rPr>
          <w:ins w:id="2381" w:author="пользователь Microsoft Office" w:date="2018-05-22T15:16:00Z"/>
          <w:rFonts w:ascii="Times New Roman" w:hAnsi="Times New Roman" w:cs="Times New Roman"/>
          <w:lang w:val="en-GB"/>
          <w:rPrChange w:id="2382" w:author="пользователь Microsoft Office" w:date="2018-05-22T15:16:00Z">
            <w:rPr>
              <w:ins w:id="2383" w:author="пользователь Microsoft Office" w:date="2018-05-22T15:16:00Z"/>
              <w:rFonts w:ascii="Times New Roman" w:hAnsi="Times New Roman" w:cs="Times New Roman"/>
            </w:rPr>
          </w:rPrChange>
        </w:rPr>
      </w:pPr>
      <w:ins w:id="2384" w:author="пользователь Microsoft Office" w:date="2018-05-22T15:16:00Z">
        <w:r w:rsidRPr="001C53BF">
          <w:rPr>
            <w:rStyle w:val="af2"/>
            <w:rFonts w:ascii="Times New Roman" w:hAnsi="Times New Roman" w:cs="Times New Roman"/>
            <w:color w:val="000000" w:themeColor="text1"/>
          </w:rPr>
          <w:footnoteRef/>
        </w:r>
        <w:r w:rsidRPr="00346B4F">
          <w:rPr>
            <w:rFonts w:ascii="Times New Roman" w:hAnsi="Times New Roman" w:cs="Times New Roman"/>
            <w:color w:val="000000" w:themeColor="text1"/>
            <w:lang w:val="en-GB"/>
            <w:rPrChange w:id="2385" w:author="пользователь Microsoft Office" w:date="2018-05-22T15:16:00Z">
              <w:rPr>
                <w:rFonts w:ascii="Times New Roman" w:hAnsi="Times New Roman" w:cs="Times New Roman"/>
                <w:color w:val="000000" w:themeColor="text1"/>
              </w:rPr>
            </w:rPrChange>
          </w:rPr>
          <w:t xml:space="preserve"> </w:t>
        </w:r>
        <w:r>
          <w:fldChar w:fldCharType="begin"/>
        </w:r>
        <w:r w:rsidRPr="00346B4F">
          <w:rPr>
            <w:lang w:val="en-GB"/>
            <w:rPrChange w:id="2386" w:author="пользователь Microsoft Office" w:date="2018-05-22T15:16:00Z">
              <w:rPr/>
            </w:rPrChange>
          </w:rPr>
          <w:instrText xml:space="preserve"> HYPERLINK "https://github.com/PetukhovVictor/bytecode-parser" </w:instrText>
        </w:r>
        <w:r>
          <w:fldChar w:fldCharType="separate"/>
        </w:r>
        <w:r w:rsidRPr="00346B4F">
          <w:rPr>
            <w:rStyle w:val="aa"/>
            <w:rFonts w:ascii="Times New Roman" w:hAnsi="Times New Roman" w:cs="Times New Roman"/>
            <w:color w:val="000000" w:themeColor="text1"/>
            <w:u w:val="none"/>
            <w:lang w:val="en-GB"/>
            <w:rPrChange w:id="2387" w:author="пользователь Microsoft Office" w:date="2018-05-22T15:16:00Z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</w:rPrChange>
          </w:rPr>
          <w:t>https://github.com/PetukhovVictor/bytecode-parser</w:t>
        </w:r>
        <w:r>
          <w:rPr>
            <w:rStyle w:val="aa"/>
            <w:rFonts w:ascii="Times New Roman" w:hAnsi="Times New Roman" w:cs="Times New Roman"/>
            <w:color w:val="000000" w:themeColor="text1"/>
            <w:u w:val="none"/>
          </w:rPr>
          <w:fldChar w:fldCharType="end"/>
        </w:r>
      </w:ins>
    </w:p>
  </w:footnote>
  <w:footnote w:id="8">
    <w:p w14:paraId="3F7E7492" w14:textId="77777777" w:rsidR="00C675A5" w:rsidRPr="00F151AB" w:rsidRDefault="00C675A5" w:rsidP="00F151AB">
      <w:pPr>
        <w:pStyle w:val="af0"/>
        <w:rPr>
          <w:ins w:id="2394" w:author="пользователь Microsoft Office" w:date="2018-05-22T15:17:00Z"/>
          <w:rFonts w:ascii="Times New Roman" w:hAnsi="Times New Roman" w:cs="Times New Roman"/>
          <w:color w:val="000000" w:themeColor="text1"/>
          <w:lang w:val="en-GB"/>
          <w:rPrChange w:id="2395" w:author="пользователь Microsoft Office" w:date="2018-05-22T15:17:00Z">
            <w:rPr>
              <w:ins w:id="2396" w:author="пользователь Microsoft Office" w:date="2018-05-22T15:17:00Z"/>
              <w:rFonts w:ascii="Times New Roman" w:hAnsi="Times New Roman" w:cs="Times New Roman"/>
              <w:color w:val="000000" w:themeColor="text1"/>
            </w:rPr>
          </w:rPrChange>
        </w:rPr>
      </w:pPr>
      <w:ins w:id="2397" w:author="пользователь Microsoft Office" w:date="2018-05-22T15:17:00Z">
        <w:r w:rsidRPr="007047FA">
          <w:rPr>
            <w:rStyle w:val="af2"/>
            <w:rFonts w:ascii="Times New Roman" w:hAnsi="Times New Roman" w:cs="Times New Roman"/>
            <w:color w:val="000000" w:themeColor="text1"/>
          </w:rPr>
          <w:footnoteRef/>
        </w:r>
        <w:r w:rsidRPr="00F151AB">
          <w:rPr>
            <w:rFonts w:ascii="Times New Roman" w:hAnsi="Times New Roman" w:cs="Times New Roman"/>
            <w:color w:val="000000" w:themeColor="text1"/>
            <w:lang w:val="en-GB"/>
            <w:rPrChange w:id="2398" w:author="пользователь Microsoft Office" w:date="2018-05-22T15:17:00Z">
              <w:rPr>
                <w:rFonts w:ascii="Times New Roman" w:hAnsi="Times New Roman" w:cs="Times New Roman"/>
                <w:color w:val="000000" w:themeColor="text1"/>
              </w:rPr>
            </w:rPrChange>
          </w:rPr>
          <w:t xml:space="preserve"> </w:t>
        </w:r>
        <w:r>
          <w:fldChar w:fldCharType="begin"/>
        </w:r>
        <w:r w:rsidRPr="00F151AB">
          <w:rPr>
            <w:lang w:val="en-GB"/>
            <w:rPrChange w:id="2399" w:author="пользователь Microsoft Office" w:date="2018-05-22T15:17:00Z">
              <w:rPr/>
            </w:rPrChange>
          </w:rPr>
          <w:instrText xml:space="preserve"> HYPERLINK "https://github.com/PetukhovVictor/ngram-generator" </w:instrText>
        </w:r>
        <w:r>
          <w:fldChar w:fldCharType="separate"/>
        </w:r>
        <w:r w:rsidRPr="00F151AB">
          <w:rPr>
            <w:rStyle w:val="aa"/>
            <w:rFonts w:ascii="Times New Roman" w:hAnsi="Times New Roman" w:cs="Times New Roman"/>
            <w:color w:val="000000" w:themeColor="text1"/>
            <w:u w:val="none"/>
            <w:lang w:val="en-GB"/>
            <w:rPrChange w:id="2400" w:author="пользователь Microsoft Office" w:date="2018-05-22T15:17:00Z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</w:rPrChange>
          </w:rPr>
          <w:t>https://github.com/PetukhovVictor/ngram-generator</w:t>
        </w:r>
        <w:r>
          <w:rPr>
            <w:rStyle w:val="aa"/>
            <w:rFonts w:ascii="Times New Roman" w:hAnsi="Times New Roman" w:cs="Times New Roman"/>
            <w:color w:val="000000" w:themeColor="text1"/>
            <w:u w:val="none"/>
          </w:rPr>
          <w:fldChar w:fldCharType="end"/>
        </w:r>
      </w:ins>
    </w:p>
  </w:footnote>
  <w:footnote w:id="9">
    <w:p w14:paraId="498466E4" w14:textId="77777777" w:rsidR="00C675A5" w:rsidRPr="00F151AB" w:rsidRDefault="00C675A5" w:rsidP="00F151AB">
      <w:pPr>
        <w:pStyle w:val="af0"/>
        <w:rPr>
          <w:ins w:id="2465" w:author="пользователь Microsoft Office" w:date="2018-05-22T15:18:00Z"/>
          <w:rFonts w:ascii="Times New Roman" w:hAnsi="Times New Roman" w:cs="Times New Roman"/>
          <w:color w:val="000000" w:themeColor="text1"/>
          <w:lang w:val="en-GB"/>
          <w:rPrChange w:id="2466" w:author="пользователь Microsoft Office" w:date="2018-05-22T15:18:00Z">
            <w:rPr>
              <w:ins w:id="2467" w:author="пользователь Microsoft Office" w:date="2018-05-22T15:18:00Z"/>
              <w:rFonts w:ascii="Times New Roman" w:hAnsi="Times New Roman" w:cs="Times New Roman"/>
              <w:color w:val="000000" w:themeColor="text1"/>
            </w:rPr>
          </w:rPrChange>
        </w:rPr>
      </w:pPr>
      <w:ins w:id="2468" w:author="пользователь Microsoft Office" w:date="2018-05-22T15:18:00Z">
        <w:r w:rsidRPr="007047FA">
          <w:rPr>
            <w:rStyle w:val="af2"/>
            <w:rFonts w:ascii="Times New Roman" w:hAnsi="Times New Roman" w:cs="Times New Roman"/>
            <w:color w:val="000000" w:themeColor="text1"/>
          </w:rPr>
          <w:footnoteRef/>
        </w:r>
        <w:r w:rsidRPr="00F151AB">
          <w:rPr>
            <w:rFonts w:ascii="Times New Roman" w:hAnsi="Times New Roman" w:cs="Times New Roman"/>
            <w:color w:val="000000" w:themeColor="text1"/>
            <w:lang w:val="en-GB"/>
            <w:rPrChange w:id="2469" w:author="пользователь Microsoft Office" w:date="2018-05-22T15:18:00Z">
              <w:rPr>
                <w:rFonts w:ascii="Times New Roman" w:hAnsi="Times New Roman" w:cs="Times New Roman"/>
                <w:color w:val="000000" w:themeColor="text1"/>
              </w:rPr>
            </w:rPrChange>
          </w:rPr>
          <w:t xml:space="preserve"> </w:t>
        </w:r>
        <w:r>
          <w:fldChar w:fldCharType="begin"/>
        </w:r>
        <w:r w:rsidRPr="00F151AB">
          <w:rPr>
            <w:lang w:val="en-GB"/>
            <w:rPrChange w:id="2470" w:author="пользователь Microsoft Office" w:date="2018-05-22T15:18:00Z">
              <w:rPr/>
            </w:rPrChange>
          </w:rPr>
          <w:instrText xml:space="preserve"> HYPERLINK "https://github.com/PetukhovVictor/ngram-selector" </w:instrText>
        </w:r>
        <w:r>
          <w:fldChar w:fldCharType="separate"/>
        </w:r>
        <w:r w:rsidRPr="00F151AB">
          <w:rPr>
            <w:rStyle w:val="aa"/>
            <w:rFonts w:ascii="Times New Roman" w:hAnsi="Times New Roman" w:cs="Times New Roman"/>
            <w:color w:val="000000" w:themeColor="text1"/>
            <w:u w:val="none"/>
            <w:lang w:val="en-GB"/>
            <w:rPrChange w:id="2471" w:author="пользователь Microsoft Office" w:date="2018-05-22T15:18:00Z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</w:rPrChange>
          </w:rPr>
          <w:t>https://github.com/PetukhovVictor/ngram-selector</w:t>
        </w:r>
        <w:r>
          <w:rPr>
            <w:rStyle w:val="aa"/>
            <w:rFonts w:ascii="Times New Roman" w:hAnsi="Times New Roman" w:cs="Times New Roman"/>
            <w:color w:val="000000" w:themeColor="text1"/>
            <w:u w:val="none"/>
          </w:rPr>
          <w:fldChar w:fldCharType="end"/>
        </w:r>
      </w:ins>
    </w:p>
  </w:footnote>
  <w:footnote w:id="10">
    <w:p w14:paraId="4B77CD40" w14:textId="77777777" w:rsidR="00C675A5" w:rsidRPr="00F151AB" w:rsidRDefault="00C675A5" w:rsidP="00F151AB">
      <w:pPr>
        <w:pStyle w:val="af0"/>
        <w:rPr>
          <w:ins w:id="2488" w:author="пользователь Microsoft Office" w:date="2018-05-22T15:19:00Z"/>
          <w:rFonts w:ascii="Times New Roman" w:hAnsi="Times New Roman" w:cs="Times New Roman"/>
          <w:lang w:val="en-GB"/>
          <w:rPrChange w:id="2489" w:author="пользователь Microsoft Office" w:date="2018-05-22T15:19:00Z">
            <w:rPr>
              <w:ins w:id="2490" w:author="пользователь Microsoft Office" w:date="2018-05-22T15:19:00Z"/>
              <w:rFonts w:ascii="Times New Roman" w:hAnsi="Times New Roman" w:cs="Times New Roman"/>
            </w:rPr>
          </w:rPrChange>
        </w:rPr>
      </w:pPr>
      <w:ins w:id="2491" w:author="пользователь Microsoft Office" w:date="2018-05-22T15:19:00Z">
        <w:r w:rsidRPr="007047FA">
          <w:rPr>
            <w:rStyle w:val="af2"/>
            <w:rFonts w:ascii="Times New Roman" w:hAnsi="Times New Roman" w:cs="Times New Roman"/>
            <w:color w:val="000000" w:themeColor="text1"/>
          </w:rPr>
          <w:footnoteRef/>
        </w:r>
        <w:r w:rsidRPr="00F151AB">
          <w:rPr>
            <w:rFonts w:ascii="Times New Roman" w:hAnsi="Times New Roman" w:cs="Times New Roman"/>
            <w:color w:val="000000" w:themeColor="text1"/>
            <w:lang w:val="en-GB"/>
            <w:rPrChange w:id="2492" w:author="пользователь Microsoft Office" w:date="2018-05-22T15:19:00Z">
              <w:rPr>
                <w:rFonts w:ascii="Times New Roman" w:hAnsi="Times New Roman" w:cs="Times New Roman"/>
                <w:color w:val="000000" w:themeColor="text1"/>
              </w:rPr>
            </w:rPrChange>
          </w:rPr>
          <w:t xml:space="preserve"> </w:t>
        </w:r>
        <w:r>
          <w:fldChar w:fldCharType="begin"/>
        </w:r>
        <w:r w:rsidRPr="00F151AB">
          <w:rPr>
            <w:lang w:val="en-GB"/>
            <w:rPrChange w:id="2493" w:author="пользователь Microsoft Office" w:date="2018-05-22T15:19:00Z">
              <w:rPr/>
            </w:rPrChange>
          </w:rPr>
          <w:instrText xml:space="preserve"> HYPERLINK "https://github.com/PetukhovVictor/tree-set2matrix" </w:instrText>
        </w:r>
        <w:r>
          <w:fldChar w:fldCharType="separate"/>
        </w:r>
        <w:r w:rsidRPr="00F151AB">
          <w:rPr>
            <w:rStyle w:val="aa"/>
            <w:rFonts w:ascii="Times New Roman" w:hAnsi="Times New Roman" w:cs="Times New Roman"/>
            <w:color w:val="000000" w:themeColor="text1"/>
            <w:u w:val="none"/>
            <w:lang w:val="en-GB"/>
            <w:rPrChange w:id="2494" w:author="пользователь Microsoft Office" w:date="2018-05-22T15:19:00Z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</w:rPrChange>
          </w:rPr>
          <w:t>https://github.com/PetukhovVictor/tree-set2matrix</w:t>
        </w:r>
        <w:r>
          <w:rPr>
            <w:rStyle w:val="aa"/>
            <w:rFonts w:ascii="Times New Roman" w:hAnsi="Times New Roman" w:cs="Times New Roman"/>
            <w:color w:val="000000" w:themeColor="text1"/>
            <w:u w:val="none"/>
          </w:rPr>
          <w:fldChar w:fldCharType="end"/>
        </w:r>
      </w:ins>
    </w:p>
  </w:footnote>
  <w:footnote w:id="11">
    <w:p w14:paraId="70752AC2" w14:textId="77777777" w:rsidR="00C675A5" w:rsidRPr="00F151AB" w:rsidRDefault="00C675A5" w:rsidP="00F151AB">
      <w:pPr>
        <w:pStyle w:val="af0"/>
        <w:rPr>
          <w:ins w:id="2530" w:author="пользователь Microsoft Office" w:date="2018-05-22T15:20:00Z"/>
          <w:rFonts w:ascii="Times New Roman" w:hAnsi="Times New Roman" w:cs="Times New Roman"/>
          <w:color w:val="000000" w:themeColor="text1"/>
          <w:lang w:val="en-GB"/>
          <w:rPrChange w:id="2531" w:author="пользователь Microsoft Office" w:date="2018-05-22T15:20:00Z">
            <w:rPr>
              <w:ins w:id="2532" w:author="пользователь Microsoft Office" w:date="2018-05-22T15:20:00Z"/>
              <w:rFonts w:ascii="Times New Roman" w:hAnsi="Times New Roman" w:cs="Times New Roman"/>
              <w:color w:val="000000" w:themeColor="text1"/>
            </w:rPr>
          </w:rPrChange>
        </w:rPr>
      </w:pPr>
      <w:ins w:id="2533" w:author="пользователь Microsoft Office" w:date="2018-05-22T15:20:00Z">
        <w:r w:rsidRPr="007047FA">
          <w:rPr>
            <w:rStyle w:val="af2"/>
            <w:rFonts w:ascii="Times New Roman" w:hAnsi="Times New Roman" w:cs="Times New Roman"/>
            <w:color w:val="000000" w:themeColor="text1"/>
          </w:rPr>
          <w:footnoteRef/>
        </w:r>
        <w:r w:rsidRPr="00F151AB">
          <w:rPr>
            <w:rFonts w:ascii="Times New Roman" w:hAnsi="Times New Roman" w:cs="Times New Roman"/>
            <w:color w:val="000000" w:themeColor="text1"/>
            <w:lang w:val="en-GB"/>
            <w:rPrChange w:id="2534" w:author="пользователь Microsoft Office" w:date="2018-05-22T15:20:00Z">
              <w:rPr>
                <w:rFonts w:ascii="Times New Roman" w:hAnsi="Times New Roman" w:cs="Times New Roman"/>
                <w:color w:val="000000" w:themeColor="text1"/>
              </w:rPr>
            </w:rPrChange>
          </w:rPr>
          <w:t xml:space="preserve"> </w:t>
        </w:r>
        <w:r>
          <w:fldChar w:fldCharType="begin"/>
        </w:r>
        <w:r w:rsidRPr="00F151AB">
          <w:rPr>
            <w:lang w:val="en-GB"/>
            <w:rPrChange w:id="2535" w:author="пользователь Microsoft Office" w:date="2018-05-22T15:20:00Z">
              <w:rPr/>
            </w:rPrChange>
          </w:rPr>
          <w:instrText xml:space="preserve"> HYPERLINK "https://github.com/PetukhovVictor/anomaly-detection" </w:instrText>
        </w:r>
        <w:r>
          <w:fldChar w:fldCharType="separate"/>
        </w:r>
        <w:r w:rsidRPr="00F151AB">
          <w:rPr>
            <w:rStyle w:val="aa"/>
            <w:rFonts w:ascii="Times New Roman" w:hAnsi="Times New Roman" w:cs="Times New Roman"/>
            <w:color w:val="000000" w:themeColor="text1"/>
            <w:u w:val="none"/>
            <w:lang w:val="en-GB"/>
            <w:rPrChange w:id="2536" w:author="пользователь Microsoft Office" w:date="2018-05-22T15:20:00Z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</w:rPrChange>
          </w:rPr>
          <w:t>https://github.com/PetukhovVictor/anomaly-detection</w:t>
        </w:r>
        <w:r>
          <w:rPr>
            <w:rStyle w:val="aa"/>
            <w:rFonts w:ascii="Times New Roman" w:hAnsi="Times New Roman" w:cs="Times New Roman"/>
            <w:color w:val="000000" w:themeColor="text1"/>
            <w:u w:val="none"/>
          </w:rPr>
          <w:fldChar w:fldCharType="end"/>
        </w:r>
      </w:ins>
    </w:p>
  </w:footnote>
  <w:footnote w:id="12">
    <w:p w14:paraId="66301F86" w14:textId="77777777" w:rsidR="00C675A5" w:rsidRPr="00D46109" w:rsidDel="00346B4F" w:rsidRDefault="00C675A5" w:rsidP="00677C05">
      <w:pPr>
        <w:pStyle w:val="af0"/>
        <w:rPr>
          <w:del w:id="2616" w:author="пользователь Microsoft Office" w:date="2018-05-22T15:14:00Z"/>
          <w:rFonts w:ascii="Times New Roman" w:hAnsi="Times New Roman" w:cs="Times New Roman"/>
          <w:color w:val="000000" w:themeColor="text1"/>
          <w:lang w:val="en-GB"/>
          <w:rPrChange w:id="2617" w:author="пользователь Microsoft Office" w:date="2018-05-22T13:10:00Z">
            <w:rPr>
              <w:del w:id="2618" w:author="пользователь Microsoft Office" w:date="2018-05-22T15:14:00Z"/>
              <w:rFonts w:ascii="Times New Roman" w:hAnsi="Times New Roman" w:cs="Times New Roman"/>
              <w:color w:val="000000" w:themeColor="text1"/>
            </w:rPr>
          </w:rPrChange>
        </w:rPr>
      </w:pPr>
      <w:del w:id="2619" w:author="пользователь Microsoft Office" w:date="2018-05-22T15:14:00Z">
        <w:r w:rsidRPr="001C53BF" w:rsidDel="00346B4F">
          <w:rPr>
            <w:rStyle w:val="af2"/>
            <w:rFonts w:ascii="Times New Roman" w:hAnsi="Times New Roman" w:cs="Times New Roman"/>
            <w:color w:val="000000" w:themeColor="text1"/>
          </w:rPr>
          <w:footnoteRef/>
        </w:r>
        <w:r w:rsidRPr="00D46109" w:rsidDel="00346B4F">
          <w:rPr>
            <w:rFonts w:ascii="Times New Roman" w:hAnsi="Times New Roman" w:cs="Times New Roman"/>
            <w:color w:val="000000" w:themeColor="text1"/>
            <w:lang w:val="en-GB"/>
            <w:rPrChange w:id="2620" w:author="пользователь Microsoft Office" w:date="2018-05-22T13:10:00Z">
              <w:rPr>
                <w:rFonts w:ascii="Times New Roman" w:hAnsi="Times New Roman" w:cs="Times New Roman"/>
                <w:color w:val="000000" w:themeColor="text1"/>
              </w:rPr>
            </w:rPrChange>
          </w:rPr>
          <w:delText xml:space="preserve"> </w:delText>
        </w:r>
        <w:r w:rsidDel="00346B4F">
          <w:fldChar w:fldCharType="begin"/>
        </w:r>
        <w:r w:rsidRPr="00D46109" w:rsidDel="00346B4F">
          <w:rPr>
            <w:lang w:val="en-GB"/>
            <w:rPrChange w:id="2621" w:author="пользователь Microsoft Office" w:date="2018-05-22T13:10:00Z">
              <w:rPr/>
            </w:rPrChange>
          </w:rPr>
          <w:delInstrText xml:space="preserve"> HYPERLINK "https://github.com/PetukhovVictor/github-kotlin-repo-collector" </w:delInstrText>
        </w:r>
        <w:r w:rsidDel="00346B4F">
          <w:fldChar w:fldCharType="separate"/>
        </w:r>
        <w:r w:rsidRPr="00D46109" w:rsidDel="00346B4F">
          <w:rPr>
            <w:rStyle w:val="aa"/>
            <w:rFonts w:ascii="Times New Roman" w:hAnsi="Times New Roman" w:cs="Times New Roman"/>
            <w:color w:val="000000" w:themeColor="text1"/>
            <w:u w:val="none"/>
            <w:lang w:val="en-GB"/>
            <w:rPrChange w:id="2622" w:author="пользователь Microsoft Office" w:date="2018-05-22T13:10:00Z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</w:rPrChange>
          </w:rPr>
          <w:delText>https://github.com/PetukhovVictor/github-kotlin-repo-collector</w:delText>
        </w:r>
        <w:r w:rsidDel="00346B4F">
          <w:rPr>
            <w:rStyle w:val="aa"/>
            <w:rFonts w:ascii="Times New Roman" w:hAnsi="Times New Roman" w:cs="Times New Roman"/>
            <w:color w:val="000000" w:themeColor="text1"/>
            <w:u w:val="none"/>
          </w:rPr>
          <w:fldChar w:fldCharType="end"/>
        </w:r>
      </w:del>
    </w:p>
  </w:footnote>
  <w:footnote w:id="13">
    <w:p w14:paraId="7FE6F6D1" w14:textId="77777777" w:rsidR="00C675A5" w:rsidRPr="001C53BF" w:rsidDel="00346B4F" w:rsidRDefault="00C675A5" w:rsidP="00677C05">
      <w:pPr>
        <w:pStyle w:val="af0"/>
        <w:rPr>
          <w:del w:id="2627" w:author="пользователь Microsoft Office" w:date="2018-05-22T15:14:00Z"/>
          <w:rFonts w:ascii="Times New Roman" w:hAnsi="Times New Roman" w:cs="Times New Roman"/>
          <w:color w:val="000000" w:themeColor="text1"/>
        </w:rPr>
      </w:pPr>
      <w:del w:id="2628" w:author="пользователь Microsoft Office" w:date="2018-05-22T15:14:00Z">
        <w:r w:rsidRPr="001C53BF" w:rsidDel="00346B4F">
          <w:rPr>
            <w:rStyle w:val="af2"/>
            <w:rFonts w:ascii="Times New Roman" w:hAnsi="Times New Roman" w:cs="Times New Roman"/>
            <w:color w:val="000000" w:themeColor="text1"/>
          </w:rPr>
          <w:footnoteRef/>
        </w:r>
        <w:r w:rsidRPr="001C53BF" w:rsidDel="00346B4F">
          <w:rPr>
            <w:rFonts w:ascii="Times New Roman" w:hAnsi="Times New Roman" w:cs="Times New Roman"/>
            <w:color w:val="000000" w:themeColor="text1"/>
          </w:rPr>
          <w:delText xml:space="preserve"> </w:delText>
        </w:r>
        <w:r w:rsidDel="00346B4F">
          <w:fldChar w:fldCharType="begin"/>
        </w:r>
        <w:r w:rsidDel="00346B4F">
          <w:delInstrText xml:space="preserve"> HYPERLINK "https://github.com/PetukhovVictor/github-kotlin-code-collector" </w:delInstrText>
        </w:r>
        <w:r w:rsidDel="00346B4F">
          <w:fldChar w:fldCharType="separate"/>
        </w:r>
        <w:r w:rsidRPr="001C53BF" w:rsidDel="00346B4F">
          <w:rPr>
            <w:rStyle w:val="aa"/>
            <w:rFonts w:ascii="Times New Roman" w:hAnsi="Times New Roman" w:cs="Times New Roman"/>
            <w:color w:val="000000" w:themeColor="text1"/>
            <w:u w:val="none"/>
          </w:rPr>
          <w:delText>https://github.com/PetukhovVictor/github-kotlin-code-collector</w:delText>
        </w:r>
        <w:r w:rsidDel="00346B4F">
          <w:rPr>
            <w:rStyle w:val="aa"/>
            <w:rFonts w:ascii="Times New Roman" w:hAnsi="Times New Roman" w:cs="Times New Roman"/>
            <w:color w:val="000000" w:themeColor="text1"/>
            <w:u w:val="none"/>
          </w:rPr>
          <w:fldChar w:fldCharType="end"/>
        </w:r>
      </w:del>
    </w:p>
  </w:footnote>
  <w:footnote w:id="14">
    <w:p w14:paraId="656B6D5C" w14:textId="77777777" w:rsidR="00C675A5" w:rsidRPr="00CC0463" w:rsidDel="00346B4F" w:rsidRDefault="00C675A5" w:rsidP="00677C05">
      <w:pPr>
        <w:pStyle w:val="af0"/>
        <w:rPr>
          <w:del w:id="2629" w:author="пользователь Microsoft Office" w:date="2018-05-22T15:14:00Z"/>
          <w:rFonts w:ascii="Times New Roman" w:hAnsi="Times New Roman" w:cs="Times New Roman"/>
        </w:rPr>
      </w:pPr>
      <w:del w:id="2630" w:author="пользователь Microsoft Office" w:date="2018-05-22T15:14:00Z">
        <w:r w:rsidRPr="001C53BF" w:rsidDel="00346B4F">
          <w:rPr>
            <w:rStyle w:val="af2"/>
            <w:rFonts w:ascii="Times New Roman" w:hAnsi="Times New Roman" w:cs="Times New Roman"/>
            <w:color w:val="000000" w:themeColor="text1"/>
          </w:rPr>
          <w:footnoteRef/>
        </w:r>
        <w:r w:rsidRPr="001C53BF" w:rsidDel="00346B4F">
          <w:rPr>
            <w:rFonts w:ascii="Times New Roman" w:hAnsi="Times New Roman" w:cs="Times New Roman"/>
            <w:color w:val="000000" w:themeColor="text1"/>
          </w:rPr>
          <w:delText xml:space="preserve"> </w:delText>
        </w:r>
        <w:r w:rsidDel="00346B4F">
          <w:fldChar w:fldCharType="begin"/>
        </w:r>
        <w:r w:rsidDel="00346B4F">
          <w:delInstrText xml:space="preserve"> HYPERLINK "https://github.com/PetukhovVictor/github-kotlin-jar-collector" </w:delInstrText>
        </w:r>
        <w:r w:rsidDel="00346B4F">
          <w:fldChar w:fldCharType="separate"/>
        </w:r>
        <w:r w:rsidRPr="001C53BF" w:rsidDel="00346B4F">
          <w:rPr>
            <w:rStyle w:val="aa"/>
            <w:rFonts w:ascii="Times New Roman" w:hAnsi="Times New Roman" w:cs="Times New Roman"/>
            <w:color w:val="000000" w:themeColor="text1"/>
            <w:u w:val="none"/>
          </w:rPr>
          <w:delText>https://github.com/PetukhovVictor/github-kotlin-jar-collector</w:delText>
        </w:r>
        <w:r w:rsidDel="00346B4F">
          <w:rPr>
            <w:rStyle w:val="aa"/>
            <w:rFonts w:ascii="Times New Roman" w:hAnsi="Times New Roman" w:cs="Times New Roman"/>
            <w:color w:val="000000" w:themeColor="text1"/>
            <w:u w:val="none"/>
          </w:rPr>
          <w:fldChar w:fldCharType="end"/>
        </w:r>
      </w:del>
    </w:p>
  </w:footnote>
  <w:footnote w:id="15">
    <w:p w14:paraId="6F517E81" w14:textId="77777777" w:rsidR="00C675A5" w:rsidRPr="001C53BF" w:rsidDel="00346B4F" w:rsidRDefault="00C675A5" w:rsidP="00617A2B">
      <w:pPr>
        <w:pStyle w:val="af0"/>
        <w:rPr>
          <w:del w:id="2674" w:author="пользователь Microsoft Office" w:date="2018-05-22T15:15:00Z"/>
          <w:rFonts w:ascii="Times New Roman" w:hAnsi="Times New Roman" w:cs="Times New Roman"/>
        </w:rPr>
      </w:pPr>
      <w:del w:id="2675" w:author="пользователь Microsoft Office" w:date="2018-05-22T15:15:00Z">
        <w:r w:rsidRPr="001C53BF" w:rsidDel="00346B4F">
          <w:rPr>
            <w:rStyle w:val="af2"/>
            <w:rFonts w:ascii="Times New Roman" w:hAnsi="Times New Roman" w:cs="Times New Roman"/>
            <w:color w:val="000000" w:themeColor="text1"/>
          </w:rPr>
          <w:footnoteRef/>
        </w:r>
        <w:r w:rsidRPr="001C53BF" w:rsidDel="00346B4F">
          <w:rPr>
            <w:rFonts w:ascii="Times New Roman" w:hAnsi="Times New Roman" w:cs="Times New Roman"/>
            <w:color w:val="000000" w:themeColor="text1"/>
          </w:rPr>
          <w:delText xml:space="preserve"> </w:delText>
        </w:r>
        <w:r w:rsidDel="00346B4F">
          <w:fldChar w:fldCharType="begin"/>
        </w:r>
        <w:r w:rsidDel="00346B4F">
          <w:delInstrText xml:space="preserve"> HYPERLINK "https://github.com/PetukhovVictor/bytecode-to-source-mapper" </w:delInstrText>
        </w:r>
        <w:r w:rsidDel="00346B4F">
          <w:fldChar w:fldCharType="separate"/>
        </w:r>
        <w:r w:rsidRPr="001C53BF" w:rsidDel="00346B4F">
          <w:rPr>
            <w:rStyle w:val="aa"/>
            <w:rFonts w:ascii="Times New Roman" w:hAnsi="Times New Roman" w:cs="Times New Roman"/>
            <w:color w:val="000000" w:themeColor="text1"/>
            <w:u w:val="none"/>
          </w:rPr>
          <w:delText>https://github.com/PetukhovVictor/bytecode-to-source-mapper</w:delText>
        </w:r>
        <w:r w:rsidDel="00346B4F">
          <w:rPr>
            <w:rStyle w:val="aa"/>
            <w:rFonts w:ascii="Times New Roman" w:hAnsi="Times New Roman" w:cs="Times New Roman"/>
            <w:color w:val="000000" w:themeColor="text1"/>
            <w:u w:val="none"/>
          </w:rPr>
          <w:fldChar w:fldCharType="end"/>
        </w:r>
      </w:del>
    </w:p>
  </w:footnote>
  <w:footnote w:id="16">
    <w:p w14:paraId="147EEB62" w14:textId="77777777" w:rsidR="00C675A5" w:rsidRPr="00CC0463" w:rsidDel="00346B4F" w:rsidRDefault="00C675A5" w:rsidP="009266DE">
      <w:pPr>
        <w:pStyle w:val="af0"/>
        <w:rPr>
          <w:del w:id="2716" w:author="пользователь Microsoft Office" w:date="2018-05-22T15:16:00Z"/>
          <w:rFonts w:ascii="Times New Roman" w:hAnsi="Times New Roman" w:cs="Times New Roman"/>
          <w:color w:val="000000" w:themeColor="text1"/>
        </w:rPr>
      </w:pPr>
      <w:del w:id="2717" w:author="пользователь Microsoft Office" w:date="2018-05-22T15:16:00Z">
        <w:r w:rsidRPr="001C53BF" w:rsidDel="00346B4F">
          <w:rPr>
            <w:rStyle w:val="af2"/>
            <w:rFonts w:ascii="Times New Roman" w:hAnsi="Times New Roman" w:cs="Times New Roman"/>
            <w:color w:val="000000" w:themeColor="text1"/>
          </w:rPr>
          <w:footnoteRef/>
        </w:r>
        <w:r w:rsidRPr="001C53BF" w:rsidDel="00346B4F">
          <w:rPr>
            <w:rFonts w:ascii="Times New Roman" w:hAnsi="Times New Roman" w:cs="Times New Roman"/>
            <w:color w:val="000000" w:themeColor="text1"/>
          </w:rPr>
          <w:delText xml:space="preserve"> </w:delText>
        </w:r>
        <w:r w:rsidDel="00346B4F">
          <w:fldChar w:fldCharType="begin"/>
        </w:r>
        <w:r w:rsidDel="00346B4F">
          <w:delInstrText xml:space="preserve"> HYPERLINK "https://github.com/PetukhovVictor/kotlin-academic" </w:delInstrText>
        </w:r>
        <w:r w:rsidDel="00346B4F">
          <w:fldChar w:fldCharType="separate"/>
        </w:r>
        <w:r w:rsidRPr="001C53BF" w:rsidDel="00346B4F">
          <w:rPr>
            <w:rStyle w:val="aa"/>
            <w:rFonts w:ascii="Times New Roman" w:hAnsi="Times New Roman" w:cs="Times New Roman"/>
            <w:color w:val="000000" w:themeColor="text1"/>
            <w:u w:val="none"/>
          </w:rPr>
          <w:delText>https://github.com/PetukhovVictor/kotlin-academic</w:delText>
        </w:r>
        <w:r w:rsidDel="00346B4F">
          <w:rPr>
            <w:rStyle w:val="aa"/>
            <w:rFonts w:ascii="Times New Roman" w:hAnsi="Times New Roman" w:cs="Times New Roman"/>
            <w:color w:val="000000" w:themeColor="text1"/>
            <w:u w:val="none"/>
          </w:rPr>
          <w:fldChar w:fldCharType="end"/>
        </w:r>
      </w:del>
    </w:p>
  </w:footnote>
  <w:footnote w:id="17">
    <w:p w14:paraId="3600B0F2" w14:textId="77777777" w:rsidR="00C675A5" w:rsidRPr="00CC0463" w:rsidDel="00346B4F" w:rsidRDefault="00C675A5" w:rsidP="00617A2B">
      <w:pPr>
        <w:pStyle w:val="af0"/>
        <w:rPr>
          <w:del w:id="2723" w:author="пользователь Microsoft Office" w:date="2018-05-22T15:16:00Z"/>
          <w:rFonts w:ascii="Times New Roman" w:hAnsi="Times New Roman" w:cs="Times New Roman"/>
        </w:rPr>
      </w:pPr>
      <w:del w:id="2724" w:author="пользователь Microsoft Office" w:date="2018-05-22T15:16:00Z">
        <w:r w:rsidRPr="001C53BF" w:rsidDel="00346B4F">
          <w:rPr>
            <w:rStyle w:val="af2"/>
            <w:rFonts w:ascii="Times New Roman" w:hAnsi="Times New Roman" w:cs="Times New Roman"/>
            <w:color w:val="000000" w:themeColor="text1"/>
          </w:rPr>
          <w:footnoteRef/>
        </w:r>
        <w:r w:rsidRPr="001C53BF" w:rsidDel="00346B4F">
          <w:rPr>
            <w:rFonts w:ascii="Times New Roman" w:hAnsi="Times New Roman" w:cs="Times New Roman"/>
            <w:color w:val="000000" w:themeColor="text1"/>
          </w:rPr>
          <w:delText xml:space="preserve"> </w:delText>
        </w:r>
        <w:r w:rsidDel="00346B4F">
          <w:fldChar w:fldCharType="begin"/>
        </w:r>
        <w:r w:rsidDel="00346B4F">
          <w:delInstrText xml:space="preserve"> HYPERLINK "https://github.com/PetukhovVictor/bytecode-parser" </w:delInstrText>
        </w:r>
        <w:r w:rsidDel="00346B4F">
          <w:fldChar w:fldCharType="separate"/>
        </w:r>
        <w:r w:rsidRPr="001C53BF" w:rsidDel="00346B4F">
          <w:rPr>
            <w:rStyle w:val="aa"/>
            <w:rFonts w:ascii="Times New Roman" w:hAnsi="Times New Roman" w:cs="Times New Roman"/>
            <w:color w:val="000000" w:themeColor="text1"/>
            <w:u w:val="none"/>
          </w:rPr>
          <w:delText>https://github.com/PetukhovVictor/bytecode-parser</w:delText>
        </w:r>
        <w:r w:rsidDel="00346B4F">
          <w:rPr>
            <w:rStyle w:val="aa"/>
            <w:rFonts w:ascii="Times New Roman" w:hAnsi="Times New Roman" w:cs="Times New Roman"/>
            <w:color w:val="000000" w:themeColor="text1"/>
            <w:u w:val="none"/>
          </w:rPr>
          <w:fldChar w:fldCharType="end"/>
        </w:r>
      </w:del>
    </w:p>
  </w:footnote>
  <w:footnote w:id="18">
    <w:p w14:paraId="220A312F" w14:textId="77777777" w:rsidR="00C675A5" w:rsidRPr="007047FA" w:rsidDel="00F151AB" w:rsidRDefault="00C675A5" w:rsidP="001D32F8">
      <w:pPr>
        <w:pStyle w:val="af0"/>
        <w:rPr>
          <w:del w:id="2755" w:author="пользователь Microsoft Office" w:date="2018-05-22T15:17:00Z"/>
          <w:rFonts w:ascii="Times New Roman" w:hAnsi="Times New Roman" w:cs="Times New Roman"/>
          <w:color w:val="000000" w:themeColor="text1"/>
        </w:rPr>
      </w:pPr>
      <w:del w:id="2756" w:author="пользователь Microsoft Office" w:date="2018-05-22T15:17:00Z">
        <w:r w:rsidRPr="007047FA" w:rsidDel="00F151AB">
          <w:rPr>
            <w:rStyle w:val="af2"/>
            <w:rFonts w:ascii="Times New Roman" w:hAnsi="Times New Roman" w:cs="Times New Roman"/>
            <w:color w:val="000000" w:themeColor="text1"/>
          </w:rPr>
          <w:footnoteRef/>
        </w:r>
        <w:r w:rsidRPr="007047FA" w:rsidDel="00F151AB">
          <w:rPr>
            <w:rFonts w:ascii="Times New Roman" w:hAnsi="Times New Roman" w:cs="Times New Roman"/>
            <w:color w:val="000000" w:themeColor="text1"/>
          </w:rPr>
          <w:delText xml:space="preserve"> </w:delText>
        </w:r>
        <w:r w:rsidDel="00F151AB">
          <w:fldChar w:fldCharType="begin"/>
        </w:r>
        <w:r w:rsidDel="00F151AB">
          <w:delInstrText xml:space="preserve"> HYPERLINK "https://github.com/PetukhovVictor/ngram-generator" </w:delInstrText>
        </w:r>
        <w:r w:rsidDel="00F151AB">
          <w:fldChar w:fldCharType="separate"/>
        </w:r>
        <w:r w:rsidRPr="007047FA" w:rsidDel="00F151AB">
          <w:rPr>
            <w:rStyle w:val="aa"/>
            <w:rFonts w:ascii="Times New Roman" w:hAnsi="Times New Roman" w:cs="Times New Roman"/>
            <w:color w:val="000000" w:themeColor="text1"/>
            <w:u w:val="none"/>
          </w:rPr>
          <w:delText>https://github.com/PetukhovVictor/ngram-generator</w:delText>
        </w:r>
        <w:r w:rsidDel="00F151AB">
          <w:rPr>
            <w:rStyle w:val="aa"/>
            <w:rFonts w:ascii="Times New Roman" w:hAnsi="Times New Roman" w:cs="Times New Roman"/>
            <w:color w:val="000000" w:themeColor="text1"/>
            <w:u w:val="none"/>
          </w:rPr>
          <w:fldChar w:fldCharType="end"/>
        </w:r>
      </w:del>
    </w:p>
  </w:footnote>
  <w:footnote w:id="19">
    <w:p w14:paraId="7950571A" w14:textId="020608FB" w:rsidR="00C675A5" w:rsidRPr="00CC0463" w:rsidDel="00F151AB" w:rsidRDefault="00C675A5">
      <w:pPr>
        <w:pStyle w:val="af0"/>
        <w:rPr>
          <w:del w:id="2872" w:author="пользователь Microsoft Office" w:date="2018-05-22T15:18:00Z"/>
          <w:rFonts w:ascii="Times New Roman" w:hAnsi="Times New Roman" w:cs="Times New Roman"/>
          <w:color w:val="000000" w:themeColor="text1"/>
        </w:rPr>
      </w:pPr>
      <w:del w:id="2873" w:author="пользователь Microsoft Office" w:date="2018-05-22T15:18:00Z">
        <w:r w:rsidRPr="007047FA" w:rsidDel="00F151AB">
          <w:rPr>
            <w:rStyle w:val="af2"/>
            <w:rFonts w:ascii="Times New Roman" w:hAnsi="Times New Roman" w:cs="Times New Roman"/>
            <w:color w:val="000000" w:themeColor="text1"/>
          </w:rPr>
          <w:footnoteRef/>
        </w:r>
        <w:r w:rsidRPr="007047FA" w:rsidDel="00F151AB">
          <w:rPr>
            <w:rFonts w:ascii="Times New Roman" w:hAnsi="Times New Roman" w:cs="Times New Roman"/>
            <w:color w:val="000000" w:themeColor="text1"/>
          </w:rPr>
          <w:delText xml:space="preserve"> </w:delText>
        </w:r>
        <w:r w:rsidDel="00F151AB">
          <w:fldChar w:fldCharType="begin"/>
        </w:r>
        <w:r w:rsidDel="00F151AB">
          <w:delInstrText xml:space="preserve"> HYPERLINK "https://github.com/PetukhovVictor/ngram-selector" </w:delInstrText>
        </w:r>
        <w:r w:rsidDel="00F151AB">
          <w:fldChar w:fldCharType="separate"/>
        </w:r>
        <w:r w:rsidRPr="007047FA" w:rsidDel="00F151AB">
          <w:rPr>
            <w:rStyle w:val="aa"/>
            <w:rFonts w:ascii="Times New Roman" w:hAnsi="Times New Roman" w:cs="Times New Roman"/>
            <w:color w:val="000000" w:themeColor="text1"/>
            <w:u w:val="none"/>
          </w:rPr>
          <w:delText>https://github.com/PetukhovVictor/ngram-selector</w:delText>
        </w:r>
        <w:r w:rsidDel="00F151AB">
          <w:rPr>
            <w:rStyle w:val="aa"/>
            <w:rFonts w:ascii="Times New Roman" w:hAnsi="Times New Roman" w:cs="Times New Roman"/>
            <w:color w:val="000000" w:themeColor="text1"/>
            <w:u w:val="none"/>
          </w:rPr>
          <w:fldChar w:fldCharType="end"/>
        </w:r>
      </w:del>
    </w:p>
  </w:footnote>
  <w:footnote w:id="20">
    <w:p w14:paraId="58E1A403" w14:textId="202A17CD" w:rsidR="00C675A5" w:rsidRPr="00CC0463" w:rsidDel="00F151AB" w:rsidRDefault="00C675A5">
      <w:pPr>
        <w:pStyle w:val="af0"/>
        <w:rPr>
          <w:del w:id="2903" w:author="пользователь Microsoft Office" w:date="2018-05-22T15:19:00Z"/>
          <w:rFonts w:ascii="Times New Roman" w:hAnsi="Times New Roman" w:cs="Times New Roman"/>
        </w:rPr>
      </w:pPr>
      <w:del w:id="2904" w:author="пользователь Microsoft Office" w:date="2018-05-22T15:19:00Z">
        <w:r w:rsidRPr="007047FA" w:rsidDel="00F151AB">
          <w:rPr>
            <w:rStyle w:val="af2"/>
            <w:rFonts w:ascii="Times New Roman" w:hAnsi="Times New Roman" w:cs="Times New Roman"/>
            <w:color w:val="000000" w:themeColor="text1"/>
          </w:rPr>
          <w:footnoteRef/>
        </w:r>
        <w:r w:rsidRPr="007047FA" w:rsidDel="00F151AB">
          <w:rPr>
            <w:rFonts w:ascii="Times New Roman" w:hAnsi="Times New Roman" w:cs="Times New Roman"/>
            <w:color w:val="000000" w:themeColor="text1"/>
          </w:rPr>
          <w:delText xml:space="preserve"> </w:delText>
        </w:r>
        <w:r w:rsidDel="00F151AB">
          <w:fldChar w:fldCharType="begin"/>
        </w:r>
        <w:r w:rsidDel="00F151AB">
          <w:delInstrText xml:space="preserve"> HYPERLINK "https://github.com/PetukhovVictor/tree-set2matrix" </w:delInstrText>
        </w:r>
        <w:r w:rsidDel="00F151AB">
          <w:fldChar w:fldCharType="separate"/>
        </w:r>
        <w:r w:rsidRPr="007047FA" w:rsidDel="00F151AB">
          <w:rPr>
            <w:rStyle w:val="aa"/>
            <w:rFonts w:ascii="Times New Roman" w:hAnsi="Times New Roman" w:cs="Times New Roman"/>
            <w:color w:val="000000" w:themeColor="text1"/>
            <w:u w:val="none"/>
          </w:rPr>
          <w:delText>https://github.com/PetukhovVictor/tree-set2matrix</w:delText>
        </w:r>
        <w:r w:rsidDel="00F151AB">
          <w:rPr>
            <w:rStyle w:val="aa"/>
            <w:rFonts w:ascii="Times New Roman" w:hAnsi="Times New Roman" w:cs="Times New Roman"/>
            <w:color w:val="000000" w:themeColor="text1"/>
            <w:u w:val="none"/>
          </w:rPr>
          <w:fldChar w:fldCharType="end"/>
        </w:r>
      </w:del>
    </w:p>
  </w:footnote>
  <w:footnote w:id="21">
    <w:p w14:paraId="2825C2C0" w14:textId="5AFD7042" w:rsidR="00C675A5" w:rsidRPr="00CC0463" w:rsidDel="00F151AB" w:rsidRDefault="00C675A5">
      <w:pPr>
        <w:pStyle w:val="af0"/>
        <w:rPr>
          <w:del w:id="2969" w:author="пользователь Microsoft Office" w:date="2018-05-22T15:20:00Z"/>
          <w:rFonts w:ascii="Times New Roman" w:hAnsi="Times New Roman" w:cs="Times New Roman"/>
          <w:color w:val="000000" w:themeColor="text1"/>
        </w:rPr>
      </w:pPr>
      <w:del w:id="2970" w:author="пользователь Microsoft Office" w:date="2018-05-22T15:20:00Z">
        <w:r w:rsidRPr="007047FA" w:rsidDel="00F151AB">
          <w:rPr>
            <w:rStyle w:val="af2"/>
            <w:rFonts w:ascii="Times New Roman" w:hAnsi="Times New Roman" w:cs="Times New Roman"/>
            <w:color w:val="000000" w:themeColor="text1"/>
          </w:rPr>
          <w:footnoteRef/>
        </w:r>
        <w:r w:rsidRPr="007047FA" w:rsidDel="00F151AB">
          <w:rPr>
            <w:rFonts w:ascii="Times New Roman" w:hAnsi="Times New Roman" w:cs="Times New Roman"/>
            <w:color w:val="000000" w:themeColor="text1"/>
          </w:rPr>
          <w:delText xml:space="preserve"> </w:delText>
        </w:r>
        <w:r w:rsidDel="00F151AB">
          <w:fldChar w:fldCharType="begin"/>
        </w:r>
        <w:r w:rsidDel="00F151AB">
          <w:delInstrText xml:space="preserve"> HYPERLINK "https://github.com/PetukhovVictor/anomaly-detection" </w:delInstrText>
        </w:r>
        <w:r w:rsidDel="00F151AB">
          <w:fldChar w:fldCharType="separate"/>
        </w:r>
        <w:r w:rsidRPr="007047FA" w:rsidDel="00F151AB">
          <w:rPr>
            <w:rStyle w:val="aa"/>
            <w:rFonts w:ascii="Times New Roman" w:hAnsi="Times New Roman" w:cs="Times New Roman"/>
            <w:color w:val="000000" w:themeColor="text1"/>
            <w:u w:val="none"/>
          </w:rPr>
          <w:delText>https://github.com/PetukhovVictor/anomaly-detection</w:delText>
        </w:r>
        <w:r w:rsidDel="00F151AB">
          <w:rPr>
            <w:rStyle w:val="aa"/>
            <w:rFonts w:ascii="Times New Roman" w:hAnsi="Times New Roman" w:cs="Times New Roman"/>
            <w:color w:val="000000" w:themeColor="text1"/>
            <w:u w:val="none"/>
          </w:rPr>
          <w:fldChar w:fldCharType="end"/>
        </w:r>
      </w:del>
    </w:p>
  </w:footnote>
  <w:footnote w:id="22">
    <w:p w14:paraId="38264127" w14:textId="6FB83576" w:rsidR="00C675A5" w:rsidRPr="00123A02" w:rsidRDefault="00C675A5">
      <w:pPr>
        <w:pStyle w:val="af0"/>
        <w:rPr>
          <w:rFonts w:ascii="Times New Roman" w:hAnsi="Times New Roman" w:cs="Times New Roman"/>
        </w:rPr>
      </w:pPr>
      <w:r w:rsidRPr="007047FA">
        <w:rPr>
          <w:rStyle w:val="af2"/>
          <w:rFonts w:ascii="Times New Roman" w:hAnsi="Times New Roman" w:cs="Times New Roman"/>
          <w:color w:val="000000" w:themeColor="text1"/>
        </w:rPr>
        <w:footnoteRef/>
      </w:r>
      <w:r w:rsidRPr="007047FA">
        <w:rPr>
          <w:rFonts w:ascii="Times New Roman" w:hAnsi="Times New Roman" w:cs="Times New Roman"/>
          <w:color w:val="000000" w:themeColor="text1"/>
        </w:rPr>
        <w:t xml:space="preserve"> </w:t>
      </w:r>
      <w:hyperlink r:id="rId1" w:history="1">
        <w:r w:rsidRPr="007047FA">
          <w:rPr>
            <w:rStyle w:val="aa"/>
            <w:rFonts w:ascii="Times New Roman" w:hAnsi="Times New Roman" w:cs="Times New Roman"/>
            <w:color w:val="000000" w:themeColor="text1"/>
            <w:u w:val="none"/>
          </w:rPr>
          <w:t>https://github.com/PetukhovVictor/code-anomaly-detection</w:t>
        </w:r>
      </w:hyperlink>
    </w:p>
  </w:footnote>
  <w:footnote w:id="23">
    <w:p w14:paraId="4DF22F33" w14:textId="3E319CAD" w:rsidR="00C675A5" w:rsidRPr="007047FA" w:rsidRDefault="00C675A5">
      <w:pPr>
        <w:pStyle w:val="af0"/>
      </w:pPr>
      <w:r w:rsidRPr="007047FA">
        <w:rPr>
          <w:rStyle w:val="af2"/>
          <w:color w:val="000000" w:themeColor="text1"/>
        </w:rPr>
        <w:footnoteRef/>
      </w:r>
      <w:r w:rsidRPr="007047FA">
        <w:rPr>
          <w:color w:val="000000" w:themeColor="text1"/>
        </w:rPr>
        <w:t xml:space="preserve"> </w:t>
      </w:r>
      <w:hyperlink r:id="rId2" w:history="1">
        <w:r w:rsidRPr="007047FA">
          <w:rPr>
            <w:rStyle w:val="aa"/>
            <w:rFonts w:ascii="Times New Roman" w:hAnsi="Times New Roman" w:cs="Times New Roman"/>
            <w:color w:val="000000" w:themeColor="text1"/>
            <w:u w:val="none"/>
          </w:rPr>
          <w:t>https://github.com/PetukhovVictor/anomaly-detection</w:t>
        </w:r>
      </w:hyperlink>
    </w:p>
  </w:footnote>
  <w:footnote w:id="24">
    <w:p w14:paraId="49B7F841" w14:textId="13893EA7" w:rsidR="00C675A5" w:rsidRPr="00CC0463" w:rsidRDefault="00C675A5">
      <w:pPr>
        <w:pStyle w:val="af0"/>
        <w:rPr>
          <w:rFonts w:ascii="Times New Roman" w:hAnsi="Times New Roman" w:cs="Times New Roman"/>
          <w:color w:val="000000" w:themeColor="text1"/>
        </w:rPr>
      </w:pPr>
      <w:r w:rsidRPr="007047FA">
        <w:rPr>
          <w:rStyle w:val="af2"/>
          <w:rFonts w:ascii="Times New Roman" w:hAnsi="Times New Roman" w:cs="Times New Roman"/>
          <w:color w:val="000000" w:themeColor="text1"/>
        </w:rPr>
        <w:footnoteRef/>
      </w:r>
      <w:r w:rsidRPr="007047FA">
        <w:rPr>
          <w:rFonts w:ascii="Times New Roman" w:hAnsi="Times New Roman" w:cs="Times New Roman"/>
          <w:color w:val="000000" w:themeColor="text1"/>
        </w:rPr>
        <w:t xml:space="preserve"> </w:t>
      </w:r>
      <w:hyperlink r:id="rId3" w:history="1">
        <w:r w:rsidRPr="007047FA">
          <w:rPr>
            <w:rStyle w:val="aa"/>
            <w:rFonts w:ascii="Times New Roman" w:hAnsi="Times New Roman" w:cs="Times New Roman"/>
            <w:color w:val="000000" w:themeColor="text1"/>
            <w:u w:val="none"/>
          </w:rPr>
          <w:t>http://victor.am/code-anomaly-detection/</w:t>
        </w:r>
      </w:hyperlink>
    </w:p>
  </w:footnote>
  <w:footnote w:id="25">
    <w:p w14:paraId="5445FC65" w14:textId="527E53C7" w:rsidR="00C675A5" w:rsidRPr="000D080A" w:rsidRDefault="00C675A5">
      <w:pPr>
        <w:pStyle w:val="af0"/>
        <w:rPr>
          <w:rFonts w:ascii="Times New Roman" w:hAnsi="Times New Roman" w:cs="Times New Roman"/>
        </w:rPr>
      </w:pPr>
      <w:r w:rsidRPr="007047FA">
        <w:rPr>
          <w:rStyle w:val="af2"/>
          <w:rFonts w:ascii="Times New Roman" w:hAnsi="Times New Roman" w:cs="Times New Roman"/>
          <w:color w:val="000000" w:themeColor="text1"/>
        </w:rPr>
        <w:footnoteRef/>
      </w:r>
      <w:r w:rsidRPr="007047FA">
        <w:rPr>
          <w:rFonts w:ascii="Times New Roman" w:hAnsi="Times New Roman" w:cs="Times New Roman"/>
          <w:color w:val="000000" w:themeColor="text1"/>
        </w:rPr>
        <w:t xml:space="preserve"> </w:t>
      </w:r>
      <w:hyperlink r:id="rId4" w:history="1">
        <w:r w:rsidRPr="007047FA">
          <w:rPr>
            <w:rStyle w:val="aa"/>
            <w:rFonts w:ascii="Times New Roman" w:hAnsi="Times New Roman" w:cs="Times New Roman"/>
            <w:color w:val="000000" w:themeColor="text1"/>
            <w:u w:val="none"/>
          </w:rPr>
          <w:t>https://github.com/PetukhovVictor/kotlin-code-anomalies-publisher</w:t>
        </w:r>
      </w:hyperlink>
    </w:p>
  </w:footnote>
  <w:footnote w:id="26">
    <w:p w14:paraId="2D72424C" w14:textId="2B137FFE" w:rsidR="00C675A5" w:rsidRPr="00CC0463" w:rsidRDefault="00C675A5">
      <w:pPr>
        <w:pStyle w:val="af0"/>
        <w:rPr>
          <w:rFonts w:ascii="Times New Roman" w:hAnsi="Times New Roman" w:cs="Times New Roman"/>
        </w:rPr>
      </w:pPr>
      <w:r w:rsidRPr="007047FA">
        <w:rPr>
          <w:rStyle w:val="af2"/>
          <w:rFonts w:ascii="Times New Roman" w:hAnsi="Times New Roman" w:cs="Times New Roman"/>
          <w:color w:val="000000" w:themeColor="text1"/>
        </w:rPr>
        <w:footnoteRef/>
      </w:r>
      <w:r w:rsidRPr="007047FA">
        <w:rPr>
          <w:rFonts w:ascii="Times New Roman" w:hAnsi="Times New Roman" w:cs="Times New Roman"/>
          <w:color w:val="000000" w:themeColor="text1"/>
        </w:rPr>
        <w:t xml:space="preserve"> </w:t>
      </w:r>
      <w:hyperlink r:id="rId5" w:history="1">
        <w:r w:rsidRPr="007047FA">
          <w:rPr>
            <w:rStyle w:val="aa"/>
            <w:rFonts w:ascii="Times New Roman" w:hAnsi="Times New Roman" w:cs="Times New Roman"/>
            <w:color w:val="000000" w:themeColor="text1"/>
            <w:u w:val="none"/>
          </w:rPr>
          <w:t>https://github.com/PetukhovVictor/bytecode-anomalies-source-finder</w:t>
        </w:r>
      </w:hyperlink>
    </w:p>
  </w:footnote>
  <w:footnote w:id="27">
    <w:p w14:paraId="4AAAA323" w14:textId="5D01D66A" w:rsidR="00C675A5" w:rsidRPr="00CC0463" w:rsidRDefault="00C675A5">
      <w:pPr>
        <w:pStyle w:val="af0"/>
        <w:rPr>
          <w:color w:val="000000" w:themeColor="text1"/>
        </w:rPr>
      </w:pPr>
      <w:r w:rsidRPr="00470BE9">
        <w:rPr>
          <w:rStyle w:val="af2"/>
          <w:color w:val="000000" w:themeColor="text1"/>
        </w:rPr>
        <w:footnoteRef/>
      </w:r>
      <w:r w:rsidRPr="00470BE9">
        <w:rPr>
          <w:color w:val="000000" w:themeColor="text1"/>
        </w:rPr>
        <w:t xml:space="preserve"> </w:t>
      </w:r>
      <w:hyperlink r:id="rId6" w:history="1">
        <w:r w:rsidRPr="00470BE9">
          <w:rPr>
            <w:rStyle w:val="aa"/>
            <w:rFonts w:ascii="Times New Roman" w:hAnsi="Times New Roman" w:cs="Times New Roman"/>
            <w:color w:val="000000" w:themeColor="text1"/>
            <w:u w:val="none"/>
          </w:rPr>
          <w:t>http://victor.am/code-anomaly-detection/</w:t>
        </w:r>
      </w:hyperlink>
    </w:p>
  </w:footnote>
  <w:footnote w:id="28">
    <w:p w14:paraId="3E4F9BF7" w14:textId="44D07A60" w:rsidR="00C675A5" w:rsidDel="0038108D" w:rsidRDefault="00C675A5">
      <w:pPr>
        <w:pStyle w:val="af0"/>
        <w:rPr>
          <w:del w:id="4138" w:author="пользователь Microsoft Office" w:date="2018-05-22T16:43:00Z"/>
        </w:rPr>
      </w:pPr>
      <w:del w:id="4139" w:author="пользователь Microsoft Office" w:date="2018-05-22T16:43:00Z">
        <w:r w:rsidRPr="00470BE9" w:rsidDel="0038108D">
          <w:rPr>
            <w:rStyle w:val="af2"/>
            <w:color w:val="000000" w:themeColor="text1"/>
          </w:rPr>
          <w:footnoteRef/>
        </w:r>
        <w:r w:rsidRPr="00470BE9" w:rsidDel="0038108D">
          <w:rPr>
            <w:color w:val="000000" w:themeColor="text1"/>
          </w:rPr>
          <w:delText xml:space="preserve"> </w:delText>
        </w:r>
        <w:r w:rsidDel="0038108D">
          <w:fldChar w:fldCharType="begin"/>
        </w:r>
        <w:r w:rsidDel="0038108D">
          <w:delInstrText xml:space="preserve"> HYPERLINK "https://github.com/PetukhovVictor?tab=repositories" </w:delInstrText>
        </w:r>
        <w:r w:rsidDel="0038108D">
          <w:fldChar w:fldCharType="separate"/>
        </w:r>
        <w:r w:rsidRPr="00470BE9" w:rsidDel="0038108D">
          <w:rPr>
            <w:rStyle w:val="aa"/>
            <w:rFonts w:ascii="Times New Roman" w:hAnsi="Times New Roman" w:cs="Times New Roman"/>
            <w:color w:val="000000" w:themeColor="text1"/>
            <w:u w:val="none"/>
          </w:rPr>
          <w:delText>https://github.com/PetukhovVictor?tab=repositories</w:delText>
        </w:r>
        <w:r w:rsidDel="0038108D">
          <w:rPr>
            <w:rStyle w:val="aa"/>
            <w:rFonts w:ascii="Times New Roman" w:hAnsi="Times New Roman" w:cs="Times New Roman"/>
            <w:color w:val="000000" w:themeColor="text1"/>
            <w:u w:val="none"/>
          </w:rPr>
          <w:fldChar w:fldCharType="end"/>
        </w:r>
      </w:del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037B8E"/>
    <w:multiLevelType w:val="hybridMultilevel"/>
    <w:tmpl w:val="4FF859BA"/>
    <w:lvl w:ilvl="0" w:tplc="1266533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 w:tplc="8A6AAAD8">
      <w:start w:val="1"/>
      <w:numFmt w:val="decimal"/>
      <w:lvlText w:val="1.%2."/>
      <w:lvlJc w:val="left"/>
      <w:pPr>
        <w:ind w:left="1068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095707"/>
    <w:multiLevelType w:val="multilevel"/>
    <w:tmpl w:val="4ECA1B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D140D2"/>
    <w:multiLevelType w:val="multilevel"/>
    <w:tmpl w:val="457AAF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E156BA"/>
    <w:multiLevelType w:val="hybridMultilevel"/>
    <w:tmpl w:val="457AAFE2"/>
    <w:lvl w:ilvl="0" w:tplc="ACF4A45E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i w:val="0"/>
      </w:rPr>
    </w:lvl>
    <w:lvl w:ilvl="1" w:tplc="0409000F">
      <w:start w:val="1"/>
      <w:numFmt w:val="decimal"/>
      <w:lvlText w:val="%2."/>
      <w:lvlJc w:val="left"/>
      <w:pPr>
        <w:ind w:left="2007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1BBD5AAB"/>
    <w:multiLevelType w:val="multilevel"/>
    <w:tmpl w:val="8318C1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DE081A"/>
    <w:multiLevelType w:val="multilevel"/>
    <w:tmpl w:val="21BEE6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2.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F04FCD"/>
    <w:multiLevelType w:val="hybridMultilevel"/>
    <w:tmpl w:val="72327E84"/>
    <w:lvl w:ilvl="0" w:tplc="F4B20592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FD787E"/>
    <w:multiLevelType w:val="hybridMultilevel"/>
    <w:tmpl w:val="534ACF46"/>
    <w:lvl w:ilvl="0" w:tplc="ACF4A45E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i w:val="0"/>
      </w:rPr>
    </w:lvl>
    <w:lvl w:ilvl="1" w:tplc="EAA8B0A0">
      <w:start w:val="1"/>
      <w:numFmt w:val="decimal"/>
      <w:lvlText w:val="2.%2."/>
      <w:lvlJc w:val="left"/>
      <w:pPr>
        <w:ind w:left="927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3BE2172C"/>
    <w:multiLevelType w:val="multilevel"/>
    <w:tmpl w:val="457AAFE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ind w:left="2007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3ECD71CA"/>
    <w:multiLevelType w:val="multilevel"/>
    <w:tmpl w:val="D93C6F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1.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F1555BC"/>
    <w:multiLevelType w:val="hybridMultilevel"/>
    <w:tmpl w:val="99ACC3FC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3F8766D1"/>
    <w:multiLevelType w:val="hybridMultilevel"/>
    <w:tmpl w:val="46049D8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i w:val="0"/>
      </w:rPr>
    </w:lvl>
    <w:lvl w:ilvl="1" w:tplc="13748EA2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1F171DB"/>
    <w:multiLevelType w:val="multilevel"/>
    <w:tmpl w:val="E834C23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russianLow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3316BAD"/>
    <w:multiLevelType w:val="hybridMultilevel"/>
    <w:tmpl w:val="D53CF0DA"/>
    <w:lvl w:ilvl="0" w:tplc="40068F4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19F01ED"/>
    <w:multiLevelType w:val="hybridMultilevel"/>
    <w:tmpl w:val="193C6D8E"/>
    <w:lvl w:ilvl="0" w:tplc="040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>
    <w:nsid w:val="51EA561C"/>
    <w:multiLevelType w:val="multilevel"/>
    <w:tmpl w:val="CE8678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4F3288D"/>
    <w:multiLevelType w:val="multilevel"/>
    <w:tmpl w:val="E4623A7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2.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55566DB"/>
    <w:multiLevelType w:val="multilevel"/>
    <w:tmpl w:val="8318C1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8652EDA"/>
    <w:multiLevelType w:val="hybridMultilevel"/>
    <w:tmpl w:val="4A74D81A"/>
    <w:lvl w:ilvl="0" w:tplc="03DEBF58">
      <w:start w:val="1"/>
      <w:numFmt w:val="decimal"/>
      <w:lvlText w:val="%1."/>
      <w:lvlJc w:val="left"/>
      <w:pPr>
        <w:ind w:left="6480" w:hanging="360"/>
      </w:pPr>
      <w:rPr>
        <w:b w:val="0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9">
    <w:nsid w:val="7D381F9B"/>
    <w:multiLevelType w:val="hybridMultilevel"/>
    <w:tmpl w:val="457AAFE2"/>
    <w:lvl w:ilvl="0" w:tplc="ACF4A45E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i w:val="0"/>
      </w:rPr>
    </w:lvl>
    <w:lvl w:ilvl="1" w:tplc="0409000F">
      <w:start w:val="1"/>
      <w:numFmt w:val="decimal"/>
      <w:lvlText w:val="%2."/>
      <w:lvlJc w:val="left"/>
      <w:pPr>
        <w:ind w:left="2007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7E0A0BDE"/>
    <w:multiLevelType w:val="multilevel"/>
    <w:tmpl w:val="53BA993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EEB483B"/>
    <w:multiLevelType w:val="hybridMultilevel"/>
    <w:tmpl w:val="457AAFE2"/>
    <w:lvl w:ilvl="0" w:tplc="ACF4A45E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i w:val="0"/>
      </w:rPr>
    </w:lvl>
    <w:lvl w:ilvl="1" w:tplc="0409000F">
      <w:start w:val="1"/>
      <w:numFmt w:val="decimal"/>
      <w:lvlText w:val="%2."/>
      <w:lvlJc w:val="left"/>
      <w:pPr>
        <w:ind w:left="2007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6"/>
  </w:num>
  <w:num w:numId="3">
    <w:abstractNumId w:val="10"/>
  </w:num>
  <w:num w:numId="4">
    <w:abstractNumId w:val="14"/>
  </w:num>
  <w:num w:numId="5">
    <w:abstractNumId w:val="18"/>
  </w:num>
  <w:num w:numId="6">
    <w:abstractNumId w:val="0"/>
  </w:num>
  <w:num w:numId="7">
    <w:abstractNumId w:val="4"/>
  </w:num>
  <w:num w:numId="8">
    <w:abstractNumId w:val="1"/>
  </w:num>
  <w:num w:numId="9">
    <w:abstractNumId w:val="15"/>
  </w:num>
  <w:num w:numId="10">
    <w:abstractNumId w:val="7"/>
  </w:num>
  <w:num w:numId="11">
    <w:abstractNumId w:val="19"/>
  </w:num>
  <w:num w:numId="12">
    <w:abstractNumId w:val="3"/>
  </w:num>
  <w:num w:numId="13">
    <w:abstractNumId w:val="2"/>
  </w:num>
  <w:num w:numId="14">
    <w:abstractNumId w:val="9"/>
  </w:num>
  <w:num w:numId="15">
    <w:abstractNumId w:val="8"/>
  </w:num>
  <w:num w:numId="16">
    <w:abstractNumId w:val="21"/>
  </w:num>
  <w:num w:numId="17">
    <w:abstractNumId w:val="17"/>
  </w:num>
  <w:num w:numId="18">
    <w:abstractNumId w:val="5"/>
  </w:num>
  <w:num w:numId="19">
    <w:abstractNumId w:val="16"/>
  </w:num>
  <w:num w:numId="20">
    <w:abstractNumId w:val="12"/>
  </w:num>
  <w:num w:numId="21">
    <w:abstractNumId w:val="13"/>
  </w:num>
  <w:num w:numId="22">
    <w:abstractNumId w:val="20"/>
  </w:num>
  <w:numIdMacAtCleanup w:val="6"/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пользователь Microsoft Office">
    <w15:presenceInfo w15:providerId="None" w15:userId="пользователь Microsoft Office"/>
  </w15:person>
  <w15:person w15:author="Timofey Bryksin">
    <w15:presenceInfo w15:providerId="None" w15:userId="Timofey Bryksin"/>
  </w15:person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7"/>
  <w:proofState w:spelling="clean" w:grammar="clean"/>
  <w:trackRevision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6F6"/>
    <w:rsid w:val="000002BA"/>
    <w:rsid w:val="00000332"/>
    <w:rsid w:val="00000682"/>
    <w:rsid w:val="00000F17"/>
    <w:rsid w:val="00001E4C"/>
    <w:rsid w:val="00001F46"/>
    <w:rsid w:val="00003DC4"/>
    <w:rsid w:val="0000443E"/>
    <w:rsid w:val="000045CC"/>
    <w:rsid w:val="000057EF"/>
    <w:rsid w:val="00005DC1"/>
    <w:rsid w:val="000064CF"/>
    <w:rsid w:val="0000783C"/>
    <w:rsid w:val="0000788B"/>
    <w:rsid w:val="00011163"/>
    <w:rsid w:val="00011811"/>
    <w:rsid w:val="00012487"/>
    <w:rsid w:val="00012F0B"/>
    <w:rsid w:val="000139DD"/>
    <w:rsid w:val="00013CB3"/>
    <w:rsid w:val="0001463A"/>
    <w:rsid w:val="00014B94"/>
    <w:rsid w:val="00014D6F"/>
    <w:rsid w:val="0001506F"/>
    <w:rsid w:val="0001570F"/>
    <w:rsid w:val="00020F11"/>
    <w:rsid w:val="00023D56"/>
    <w:rsid w:val="00023DCB"/>
    <w:rsid w:val="00023E03"/>
    <w:rsid w:val="000240F1"/>
    <w:rsid w:val="000262D6"/>
    <w:rsid w:val="00026D56"/>
    <w:rsid w:val="000271E9"/>
    <w:rsid w:val="00030460"/>
    <w:rsid w:val="00031895"/>
    <w:rsid w:val="00031EC1"/>
    <w:rsid w:val="000322D8"/>
    <w:rsid w:val="00033446"/>
    <w:rsid w:val="000335EE"/>
    <w:rsid w:val="00033C77"/>
    <w:rsid w:val="00034506"/>
    <w:rsid w:val="00034943"/>
    <w:rsid w:val="00034A01"/>
    <w:rsid w:val="00034BB8"/>
    <w:rsid w:val="00037B36"/>
    <w:rsid w:val="000400F6"/>
    <w:rsid w:val="0004098F"/>
    <w:rsid w:val="00040CF7"/>
    <w:rsid w:val="00042DE8"/>
    <w:rsid w:val="000436F9"/>
    <w:rsid w:val="000453D5"/>
    <w:rsid w:val="0004645E"/>
    <w:rsid w:val="00046667"/>
    <w:rsid w:val="0004722D"/>
    <w:rsid w:val="00047356"/>
    <w:rsid w:val="00047BBE"/>
    <w:rsid w:val="00051C9D"/>
    <w:rsid w:val="00052573"/>
    <w:rsid w:val="0005262B"/>
    <w:rsid w:val="000528AB"/>
    <w:rsid w:val="000529B2"/>
    <w:rsid w:val="00053B4C"/>
    <w:rsid w:val="00053DA9"/>
    <w:rsid w:val="000541DD"/>
    <w:rsid w:val="00054AB8"/>
    <w:rsid w:val="000553D6"/>
    <w:rsid w:val="00056593"/>
    <w:rsid w:val="000565FE"/>
    <w:rsid w:val="000601EE"/>
    <w:rsid w:val="0006026A"/>
    <w:rsid w:val="00060D59"/>
    <w:rsid w:val="000619AA"/>
    <w:rsid w:val="0006200F"/>
    <w:rsid w:val="000624F7"/>
    <w:rsid w:val="000625BB"/>
    <w:rsid w:val="000639B6"/>
    <w:rsid w:val="00065437"/>
    <w:rsid w:val="00065B8E"/>
    <w:rsid w:val="00065FA9"/>
    <w:rsid w:val="00067B3E"/>
    <w:rsid w:val="00067E63"/>
    <w:rsid w:val="00067F6F"/>
    <w:rsid w:val="00071774"/>
    <w:rsid w:val="000729B7"/>
    <w:rsid w:val="000729C8"/>
    <w:rsid w:val="00072DD8"/>
    <w:rsid w:val="0007444D"/>
    <w:rsid w:val="00075392"/>
    <w:rsid w:val="00075B64"/>
    <w:rsid w:val="00076EE0"/>
    <w:rsid w:val="00080009"/>
    <w:rsid w:val="00080681"/>
    <w:rsid w:val="0008139C"/>
    <w:rsid w:val="00081941"/>
    <w:rsid w:val="00081D6E"/>
    <w:rsid w:val="00081EDE"/>
    <w:rsid w:val="000826F1"/>
    <w:rsid w:val="00082DF9"/>
    <w:rsid w:val="00083297"/>
    <w:rsid w:val="00083531"/>
    <w:rsid w:val="000836C6"/>
    <w:rsid w:val="00083D1F"/>
    <w:rsid w:val="00083EDA"/>
    <w:rsid w:val="0008486D"/>
    <w:rsid w:val="00084B4E"/>
    <w:rsid w:val="00084F13"/>
    <w:rsid w:val="00085570"/>
    <w:rsid w:val="0008605E"/>
    <w:rsid w:val="0008644D"/>
    <w:rsid w:val="00086DAE"/>
    <w:rsid w:val="00087195"/>
    <w:rsid w:val="000904CA"/>
    <w:rsid w:val="0009090F"/>
    <w:rsid w:val="00090C08"/>
    <w:rsid w:val="00091137"/>
    <w:rsid w:val="000912F7"/>
    <w:rsid w:val="00091557"/>
    <w:rsid w:val="000920A4"/>
    <w:rsid w:val="00093073"/>
    <w:rsid w:val="000939FA"/>
    <w:rsid w:val="00093A7D"/>
    <w:rsid w:val="00094840"/>
    <w:rsid w:val="00094B7E"/>
    <w:rsid w:val="00095AA2"/>
    <w:rsid w:val="000964B6"/>
    <w:rsid w:val="00097284"/>
    <w:rsid w:val="000979A5"/>
    <w:rsid w:val="000A01DF"/>
    <w:rsid w:val="000A18A3"/>
    <w:rsid w:val="000A282A"/>
    <w:rsid w:val="000A3F61"/>
    <w:rsid w:val="000A4CB9"/>
    <w:rsid w:val="000A4CF8"/>
    <w:rsid w:val="000A5817"/>
    <w:rsid w:val="000A5B11"/>
    <w:rsid w:val="000A74BF"/>
    <w:rsid w:val="000A7A48"/>
    <w:rsid w:val="000A7B48"/>
    <w:rsid w:val="000B01E9"/>
    <w:rsid w:val="000B1D0C"/>
    <w:rsid w:val="000B4215"/>
    <w:rsid w:val="000B5600"/>
    <w:rsid w:val="000B6EAD"/>
    <w:rsid w:val="000C036B"/>
    <w:rsid w:val="000C151C"/>
    <w:rsid w:val="000C233E"/>
    <w:rsid w:val="000C2373"/>
    <w:rsid w:val="000C28D1"/>
    <w:rsid w:val="000C2B80"/>
    <w:rsid w:val="000C30E9"/>
    <w:rsid w:val="000C529B"/>
    <w:rsid w:val="000C5D76"/>
    <w:rsid w:val="000C6594"/>
    <w:rsid w:val="000C6BB9"/>
    <w:rsid w:val="000D02A7"/>
    <w:rsid w:val="000D080A"/>
    <w:rsid w:val="000D0FE9"/>
    <w:rsid w:val="000D13B1"/>
    <w:rsid w:val="000D1FB8"/>
    <w:rsid w:val="000D3847"/>
    <w:rsid w:val="000D39C1"/>
    <w:rsid w:val="000D3E5F"/>
    <w:rsid w:val="000D47BF"/>
    <w:rsid w:val="000D5478"/>
    <w:rsid w:val="000D6173"/>
    <w:rsid w:val="000D6510"/>
    <w:rsid w:val="000D6A26"/>
    <w:rsid w:val="000E0FDB"/>
    <w:rsid w:val="000E1D75"/>
    <w:rsid w:val="000E22F1"/>
    <w:rsid w:val="000E2532"/>
    <w:rsid w:val="000E263F"/>
    <w:rsid w:val="000E326D"/>
    <w:rsid w:val="000E3613"/>
    <w:rsid w:val="000E3F3A"/>
    <w:rsid w:val="000E52EE"/>
    <w:rsid w:val="000E67EE"/>
    <w:rsid w:val="000E6D64"/>
    <w:rsid w:val="000E72E1"/>
    <w:rsid w:val="000E7B24"/>
    <w:rsid w:val="000E7C4E"/>
    <w:rsid w:val="000E7C80"/>
    <w:rsid w:val="000F0304"/>
    <w:rsid w:val="000F2162"/>
    <w:rsid w:val="000F2520"/>
    <w:rsid w:val="000F2DB8"/>
    <w:rsid w:val="000F30E4"/>
    <w:rsid w:val="000F4667"/>
    <w:rsid w:val="000F496A"/>
    <w:rsid w:val="000F5D55"/>
    <w:rsid w:val="000F74BB"/>
    <w:rsid w:val="000F79E4"/>
    <w:rsid w:val="0010167A"/>
    <w:rsid w:val="00101ECD"/>
    <w:rsid w:val="001038EA"/>
    <w:rsid w:val="001039F4"/>
    <w:rsid w:val="00103DC3"/>
    <w:rsid w:val="001042D3"/>
    <w:rsid w:val="0010439C"/>
    <w:rsid w:val="001043F4"/>
    <w:rsid w:val="0010539D"/>
    <w:rsid w:val="001069AB"/>
    <w:rsid w:val="00107145"/>
    <w:rsid w:val="00107D3F"/>
    <w:rsid w:val="00110778"/>
    <w:rsid w:val="00110C0B"/>
    <w:rsid w:val="001115B1"/>
    <w:rsid w:val="00111C23"/>
    <w:rsid w:val="00112AB6"/>
    <w:rsid w:val="00113175"/>
    <w:rsid w:val="00113976"/>
    <w:rsid w:val="001139F4"/>
    <w:rsid w:val="00114CD8"/>
    <w:rsid w:val="00115544"/>
    <w:rsid w:val="00115A74"/>
    <w:rsid w:val="00116B61"/>
    <w:rsid w:val="001174B9"/>
    <w:rsid w:val="00117E06"/>
    <w:rsid w:val="00117E22"/>
    <w:rsid w:val="00120C42"/>
    <w:rsid w:val="0012161B"/>
    <w:rsid w:val="00121DDD"/>
    <w:rsid w:val="00122E3F"/>
    <w:rsid w:val="001238F9"/>
    <w:rsid w:val="00123A02"/>
    <w:rsid w:val="00123BB3"/>
    <w:rsid w:val="00126194"/>
    <w:rsid w:val="0012640C"/>
    <w:rsid w:val="00126767"/>
    <w:rsid w:val="001269D0"/>
    <w:rsid w:val="00126A79"/>
    <w:rsid w:val="00127D79"/>
    <w:rsid w:val="00130183"/>
    <w:rsid w:val="0013066D"/>
    <w:rsid w:val="001319F6"/>
    <w:rsid w:val="00131CE6"/>
    <w:rsid w:val="00132568"/>
    <w:rsid w:val="001335DC"/>
    <w:rsid w:val="00133A42"/>
    <w:rsid w:val="00134565"/>
    <w:rsid w:val="00134996"/>
    <w:rsid w:val="00134C7E"/>
    <w:rsid w:val="00134F53"/>
    <w:rsid w:val="0013526A"/>
    <w:rsid w:val="00135671"/>
    <w:rsid w:val="001361D3"/>
    <w:rsid w:val="00136A9B"/>
    <w:rsid w:val="00136E53"/>
    <w:rsid w:val="00137958"/>
    <w:rsid w:val="00140134"/>
    <w:rsid w:val="0014059E"/>
    <w:rsid w:val="00144794"/>
    <w:rsid w:val="001461C3"/>
    <w:rsid w:val="001469A0"/>
    <w:rsid w:val="00146AAF"/>
    <w:rsid w:val="00147469"/>
    <w:rsid w:val="001478F2"/>
    <w:rsid w:val="001503BB"/>
    <w:rsid w:val="00150963"/>
    <w:rsid w:val="0015104E"/>
    <w:rsid w:val="00151419"/>
    <w:rsid w:val="00151BE2"/>
    <w:rsid w:val="00151EFF"/>
    <w:rsid w:val="0015238A"/>
    <w:rsid w:val="00152618"/>
    <w:rsid w:val="00152880"/>
    <w:rsid w:val="00153059"/>
    <w:rsid w:val="00153955"/>
    <w:rsid w:val="00155573"/>
    <w:rsid w:val="00157192"/>
    <w:rsid w:val="00157286"/>
    <w:rsid w:val="00157C29"/>
    <w:rsid w:val="00160B0D"/>
    <w:rsid w:val="001617CE"/>
    <w:rsid w:val="0016190F"/>
    <w:rsid w:val="00161CBC"/>
    <w:rsid w:val="0016369E"/>
    <w:rsid w:val="00163C3E"/>
    <w:rsid w:val="00164054"/>
    <w:rsid w:val="00164215"/>
    <w:rsid w:val="001643E3"/>
    <w:rsid w:val="00167747"/>
    <w:rsid w:val="00167D79"/>
    <w:rsid w:val="00167F5F"/>
    <w:rsid w:val="00170127"/>
    <w:rsid w:val="001707F6"/>
    <w:rsid w:val="00171253"/>
    <w:rsid w:val="00171DDD"/>
    <w:rsid w:val="001721EA"/>
    <w:rsid w:val="001735BB"/>
    <w:rsid w:val="00174653"/>
    <w:rsid w:val="001749C9"/>
    <w:rsid w:val="00174A96"/>
    <w:rsid w:val="00175CDA"/>
    <w:rsid w:val="00176F29"/>
    <w:rsid w:val="00177CD4"/>
    <w:rsid w:val="00181C01"/>
    <w:rsid w:val="00182375"/>
    <w:rsid w:val="001826FA"/>
    <w:rsid w:val="00182B17"/>
    <w:rsid w:val="00182CFE"/>
    <w:rsid w:val="00183145"/>
    <w:rsid w:val="001834BD"/>
    <w:rsid w:val="00183C7A"/>
    <w:rsid w:val="00184F17"/>
    <w:rsid w:val="00184F99"/>
    <w:rsid w:val="001852C4"/>
    <w:rsid w:val="001859BA"/>
    <w:rsid w:val="001861E3"/>
    <w:rsid w:val="001863C4"/>
    <w:rsid w:val="001866E3"/>
    <w:rsid w:val="001878B2"/>
    <w:rsid w:val="001878E6"/>
    <w:rsid w:val="00187C33"/>
    <w:rsid w:val="0019086B"/>
    <w:rsid w:val="00190CC1"/>
    <w:rsid w:val="00191297"/>
    <w:rsid w:val="001912E2"/>
    <w:rsid w:val="00191E87"/>
    <w:rsid w:val="00192596"/>
    <w:rsid w:val="00192942"/>
    <w:rsid w:val="00192EAA"/>
    <w:rsid w:val="001934EF"/>
    <w:rsid w:val="00193942"/>
    <w:rsid w:val="0019426F"/>
    <w:rsid w:val="001959C9"/>
    <w:rsid w:val="00196B73"/>
    <w:rsid w:val="00196CA8"/>
    <w:rsid w:val="001979DC"/>
    <w:rsid w:val="001A1135"/>
    <w:rsid w:val="001A1415"/>
    <w:rsid w:val="001A1967"/>
    <w:rsid w:val="001A322E"/>
    <w:rsid w:val="001A3307"/>
    <w:rsid w:val="001A3454"/>
    <w:rsid w:val="001A452E"/>
    <w:rsid w:val="001A4AC5"/>
    <w:rsid w:val="001A6C01"/>
    <w:rsid w:val="001B0655"/>
    <w:rsid w:val="001B216A"/>
    <w:rsid w:val="001B2AB1"/>
    <w:rsid w:val="001B2BE2"/>
    <w:rsid w:val="001B3C4A"/>
    <w:rsid w:val="001B4422"/>
    <w:rsid w:val="001B5EF4"/>
    <w:rsid w:val="001B6345"/>
    <w:rsid w:val="001B6756"/>
    <w:rsid w:val="001B6844"/>
    <w:rsid w:val="001B6E2E"/>
    <w:rsid w:val="001B7CDD"/>
    <w:rsid w:val="001C0205"/>
    <w:rsid w:val="001C1077"/>
    <w:rsid w:val="001C1832"/>
    <w:rsid w:val="001C1E8D"/>
    <w:rsid w:val="001C1FDD"/>
    <w:rsid w:val="001C2EE2"/>
    <w:rsid w:val="001C36BC"/>
    <w:rsid w:val="001C373A"/>
    <w:rsid w:val="001C414F"/>
    <w:rsid w:val="001C4508"/>
    <w:rsid w:val="001C482E"/>
    <w:rsid w:val="001C53BF"/>
    <w:rsid w:val="001C7265"/>
    <w:rsid w:val="001C73CC"/>
    <w:rsid w:val="001D03F6"/>
    <w:rsid w:val="001D13B1"/>
    <w:rsid w:val="001D144D"/>
    <w:rsid w:val="001D1A15"/>
    <w:rsid w:val="001D2716"/>
    <w:rsid w:val="001D2C09"/>
    <w:rsid w:val="001D32F8"/>
    <w:rsid w:val="001D45CA"/>
    <w:rsid w:val="001D4C09"/>
    <w:rsid w:val="001D4D93"/>
    <w:rsid w:val="001D4E1D"/>
    <w:rsid w:val="001D5555"/>
    <w:rsid w:val="001D725E"/>
    <w:rsid w:val="001E01F5"/>
    <w:rsid w:val="001E047F"/>
    <w:rsid w:val="001E054B"/>
    <w:rsid w:val="001E0588"/>
    <w:rsid w:val="001E2130"/>
    <w:rsid w:val="001E3167"/>
    <w:rsid w:val="001E387C"/>
    <w:rsid w:val="001E38A8"/>
    <w:rsid w:val="001E4110"/>
    <w:rsid w:val="001E4C9E"/>
    <w:rsid w:val="001E5B87"/>
    <w:rsid w:val="001E6F07"/>
    <w:rsid w:val="001E7B44"/>
    <w:rsid w:val="001F09FF"/>
    <w:rsid w:val="001F2BD3"/>
    <w:rsid w:val="001F4718"/>
    <w:rsid w:val="001F4B7F"/>
    <w:rsid w:val="001F6242"/>
    <w:rsid w:val="001F6DD1"/>
    <w:rsid w:val="001F6E53"/>
    <w:rsid w:val="001F6FAC"/>
    <w:rsid w:val="001F7079"/>
    <w:rsid w:val="001F7DE3"/>
    <w:rsid w:val="00200FA6"/>
    <w:rsid w:val="002017A8"/>
    <w:rsid w:val="002019C0"/>
    <w:rsid w:val="00202FDB"/>
    <w:rsid w:val="002032FC"/>
    <w:rsid w:val="00203CFA"/>
    <w:rsid w:val="002060C8"/>
    <w:rsid w:val="00206AD3"/>
    <w:rsid w:val="00210B2F"/>
    <w:rsid w:val="002113A0"/>
    <w:rsid w:val="00211789"/>
    <w:rsid w:val="00212C52"/>
    <w:rsid w:val="00214CCB"/>
    <w:rsid w:val="00216859"/>
    <w:rsid w:val="00216949"/>
    <w:rsid w:val="00217627"/>
    <w:rsid w:val="00217CF5"/>
    <w:rsid w:val="00217DFE"/>
    <w:rsid w:val="0022086E"/>
    <w:rsid w:val="00220A20"/>
    <w:rsid w:val="00222083"/>
    <w:rsid w:val="002227AA"/>
    <w:rsid w:val="00223279"/>
    <w:rsid w:val="002233B2"/>
    <w:rsid w:val="0022385A"/>
    <w:rsid w:val="0022633C"/>
    <w:rsid w:val="00226742"/>
    <w:rsid w:val="002274D4"/>
    <w:rsid w:val="002276D8"/>
    <w:rsid w:val="00227D1F"/>
    <w:rsid w:val="00230033"/>
    <w:rsid w:val="0023084D"/>
    <w:rsid w:val="00232B8B"/>
    <w:rsid w:val="00233317"/>
    <w:rsid w:val="002334F6"/>
    <w:rsid w:val="002348C1"/>
    <w:rsid w:val="00234DA3"/>
    <w:rsid w:val="00234E8C"/>
    <w:rsid w:val="00234F55"/>
    <w:rsid w:val="00235E29"/>
    <w:rsid w:val="00235FD2"/>
    <w:rsid w:val="0023663A"/>
    <w:rsid w:val="00236B75"/>
    <w:rsid w:val="00236BDB"/>
    <w:rsid w:val="00240376"/>
    <w:rsid w:val="00240509"/>
    <w:rsid w:val="00240D2B"/>
    <w:rsid w:val="00242BB0"/>
    <w:rsid w:val="00242CE8"/>
    <w:rsid w:val="00243AC8"/>
    <w:rsid w:val="002441E9"/>
    <w:rsid w:val="002444F5"/>
    <w:rsid w:val="002453F3"/>
    <w:rsid w:val="00245A75"/>
    <w:rsid w:val="002467B8"/>
    <w:rsid w:val="00247347"/>
    <w:rsid w:val="00247B9A"/>
    <w:rsid w:val="00247F98"/>
    <w:rsid w:val="00250CA2"/>
    <w:rsid w:val="00250E4F"/>
    <w:rsid w:val="00251FAA"/>
    <w:rsid w:val="002527B9"/>
    <w:rsid w:val="00252E43"/>
    <w:rsid w:val="00253A28"/>
    <w:rsid w:val="0025415B"/>
    <w:rsid w:val="00254544"/>
    <w:rsid w:val="0025548D"/>
    <w:rsid w:val="00255A63"/>
    <w:rsid w:val="00255F91"/>
    <w:rsid w:val="00256658"/>
    <w:rsid w:val="00260112"/>
    <w:rsid w:val="0026097D"/>
    <w:rsid w:val="00261A54"/>
    <w:rsid w:val="00263195"/>
    <w:rsid w:val="00263EE4"/>
    <w:rsid w:val="002644C1"/>
    <w:rsid w:val="0026491B"/>
    <w:rsid w:val="002656A7"/>
    <w:rsid w:val="00265D14"/>
    <w:rsid w:val="0026602D"/>
    <w:rsid w:val="002703DE"/>
    <w:rsid w:val="00270A3A"/>
    <w:rsid w:val="0027134C"/>
    <w:rsid w:val="0027287B"/>
    <w:rsid w:val="00272B61"/>
    <w:rsid w:val="00273601"/>
    <w:rsid w:val="00273714"/>
    <w:rsid w:val="0027390E"/>
    <w:rsid w:val="00273B4B"/>
    <w:rsid w:val="0027458B"/>
    <w:rsid w:val="00274A3E"/>
    <w:rsid w:val="002756CA"/>
    <w:rsid w:val="00275A43"/>
    <w:rsid w:val="002760B6"/>
    <w:rsid w:val="00276C3B"/>
    <w:rsid w:val="00276CE5"/>
    <w:rsid w:val="002770AD"/>
    <w:rsid w:val="002773A1"/>
    <w:rsid w:val="002774F3"/>
    <w:rsid w:val="00277569"/>
    <w:rsid w:val="0027796A"/>
    <w:rsid w:val="00283570"/>
    <w:rsid w:val="00283979"/>
    <w:rsid w:val="00283B69"/>
    <w:rsid w:val="0028418E"/>
    <w:rsid w:val="00284CEC"/>
    <w:rsid w:val="0028538C"/>
    <w:rsid w:val="0028660D"/>
    <w:rsid w:val="00286FDC"/>
    <w:rsid w:val="00287160"/>
    <w:rsid w:val="00290502"/>
    <w:rsid w:val="00290F5C"/>
    <w:rsid w:val="00291019"/>
    <w:rsid w:val="002913B4"/>
    <w:rsid w:val="00291FCF"/>
    <w:rsid w:val="002920F3"/>
    <w:rsid w:val="00292108"/>
    <w:rsid w:val="0029245D"/>
    <w:rsid w:val="0029325C"/>
    <w:rsid w:val="002932F7"/>
    <w:rsid w:val="002939EF"/>
    <w:rsid w:val="0029465F"/>
    <w:rsid w:val="00294A41"/>
    <w:rsid w:val="00295FFB"/>
    <w:rsid w:val="00297D8E"/>
    <w:rsid w:val="002A03EF"/>
    <w:rsid w:val="002A1255"/>
    <w:rsid w:val="002A13AD"/>
    <w:rsid w:val="002A23B7"/>
    <w:rsid w:val="002A2A7B"/>
    <w:rsid w:val="002A353E"/>
    <w:rsid w:val="002A609A"/>
    <w:rsid w:val="002A6468"/>
    <w:rsid w:val="002A66B2"/>
    <w:rsid w:val="002A6715"/>
    <w:rsid w:val="002A749D"/>
    <w:rsid w:val="002B07F0"/>
    <w:rsid w:val="002B2141"/>
    <w:rsid w:val="002B429C"/>
    <w:rsid w:val="002B4856"/>
    <w:rsid w:val="002B57AB"/>
    <w:rsid w:val="002B63E3"/>
    <w:rsid w:val="002B662E"/>
    <w:rsid w:val="002B7534"/>
    <w:rsid w:val="002B7996"/>
    <w:rsid w:val="002C3521"/>
    <w:rsid w:val="002C434C"/>
    <w:rsid w:val="002C459A"/>
    <w:rsid w:val="002C5350"/>
    <w:rsid w:val="002C544F"/>
    <w:rsid w:val="002C55C2"/>
    <w:rsid w:val="002C668F"/>
    <w:rsid w:val="002D2B56"/>
    <w:rsid w:val="002D39D4"/>
    <w:rsid w:val="002D41CD"/>
    <w:rsid w:val="002D4E03"/>
    <w:rsid w:val="002D5347"/>
    <w:rsid w:val="002D6991"/>
    <w:rsid w:val="002D704D"/>
    <w:rsid w:val="002D736E"/>
    <w:rsid w:val="002E02DB"/>
    <w:rsid w:val="002E245B"/>
    <w:rsid w:val="002E363E"/>
    <w:rsid w:val="002E3FE7"/>
    <w:rsid w:val="002E417D"/>
    <w:rsid w:val="002E41CF"/>
    <w:rsid w:val="002E44BC"/>
    <w:rsid w:val="002E4BB3"/>
    <w:rsid w:val="002E5116"/>
    <w:rsid w:val="002E516F"/>
    <w:rsid w:val="002E55EA"/>
    <w:rsid w:val="002E5DB8"/>
    <w:rsid w:val="002E5EE3"/>
    <w:rsid w:val="002E5F1F"/>
    <w:rsid w:val="002E6651"/>
    <w:rsid w:val="002E6CE3"/>
    <w:rsid w:val="002E6ECA"/>
    <w:rsid w:val="002E6EF3"/>
    <w:rsid w:val="002E719D"/>
    <w:rsid w:val="002E7C35"/>
    <w:rsid w:val="002F1B74"/>
    <w:rsid w:val="002F1DC1"/>
    <w:rsid w:val="002F367F"/>
    <w:rsid w:val="002F3FB6"/>
    <w:rsid w:val="002F438C"/>
    <w:rsid w:val="002F4DF0"/>
    <w:rsid w:val="002F5579"/>
    <w:rsid w:val="002F55BA"/>
    <w:rsid w:val="002F5BC5"/>
    <w:rsid w:val="002F5DA8"/>
    <w:rsid w:val="002F6B00"/>
    <w:rsid w:val="002F6B1D"/>
    <w:rsid w:val="002F7332"/>
    <w:rsid w:val="002F7334"/>
    <w:rsid w:val="002F7386"/>
    <w:rsid w:val="002F771B"/>
    <w:rsid w:val="003004E2"/>
    <w:rsid w:val="00300B70"/>
    <w:rsid w:val="003016ED"/>
    <w:rsid w:val="0030210A"/>
    <w:rsid w:val="00302B49"/>
    <w:rsid w:val="0030311D"/>
    <w:rsid w:val="003035BE"/>
    <w:rsid w:val="0030390D"/>
    <w:rsid w:val="003039F2"/>
    <w:rsid w:val="00303B19"/>
    <w:rsid w:val="00304D05"/>
    <w:rsid w:val="00305A25"/>
    <w:rsid w:val="00305DC6"/>
    <w:rsid w:val="00305E37"/>
    <w:rsid w:val="00305E3E"/>
    <w:rsid w:val="003060E1"/>
    <w:rsid w:val="0030611D"/>
    <w:rsid w:val="00306458"/>
    <w:rsid w:val="00311316"/>
    <w:rsid w:val="00311E00"/>
    <w:rsid w:val="003131D1"/>
    <w:rsid w:val="003140D4"/>
    <w:rsid w:val="00314E49"/>
    <w:rsid w:val="0031561F"/>
    <w:rsid w:val="00315CAD"/>
    <w:rsid w:val="00315FD4"/>
    <w:rsid w:val="00316522"/>
    <w:rsid w:val="00317AAE"/>
    <w:rsid w:val="003205D2"/>
    <w:rsid w:val="00321690"/>
    <w:rsid w:val="00322DFE"/>
    <w:rsid w:val="003231C8"/>
    <w:rsid w:val="00323700"/>
    <w:rsid w:val="00324622"/>
    <w:rsid w:val="00324896"/>
    <w:rsid w:val="00324F41"/>
    <w:rsid w:val="00325973"/>
    <w:rsid w:val="003259FC"/>
    <w:rsid w:val="003262C6"/>
    <w:rsid w:val="0033003A"/>
    <w:rsid w:val="00330254"/>
    <w:rsid w:val="00330888"/>
    <w:rsid w:val="0033152A"/>
    <w:rsid w:val="0033178B"/>
    <w:rsid w:val="00332584"/>
    <w:rsid w:val="00332D6C"/>
    <w:rsid w:val="0033359B"/>
    <w:rsid w:val="003344C1"/>
    <w:rsid w:val="00334907"/>
    <w:rsid w:val="00335033"/>
    <w:rsid w:val="0033545C"/>
    <w:rsid w:val="00335654"/>
    <w:rsid w:val="0033681F"/>
    <w:rsid w:val="00336EB1"/>
    <w:rsid w:val="00337043"/>
    <w:rsid w:val="00337286"/>
    <w:rsid w:val="00337DF5"/>
    <w:rsid w:val="003403B4"/>
    <w:rsid w:val="00340BBE"/>
    <w:rsid w:val="00341CB8"/>
    <w:rsid w:val="00343115"/>
    <w:rsid w:val="003439D9"/>
    <w:rsid w:val="003447B1"/>
    <w:rsid w:val="003448F8"/>
    <w:rsid w:val="0034499E"/>
    <w:rsid w:val="00344EE7"/>
    <w:rsid w:val="003468D7"/>
    <w:rsid w:val="00346B4F"/>
    <w:rsid w:val="00346D97"/>
    <w:rsid w:val="00346FC4"/>
    <w:rsid w:val="00347AA7"/>
    <w:rsid w:val="0035053A"/>
    <w:rsid w:val="0035099C"/>
    <w:rsid w:val="003510FE"/>
    <w:rsid w:val="003515C7"/>
    <w:rsid w:val="00351E4A"/>
    <w:rsid w:val="0035276B"/>
    <w:rsid w:val="00352799"/>
    <w:rsid w:val="00353127"/>
    <w:rsid w:val="00353407"/>
    <w:rsid w:val="00354781"/>
    <w:rsid w:val="00355634"/>
    <w:rsid w:val="0035569B"/>
    <w:rsid w:val="00355AE1"/>
    <w:rsid w:val="00356182"/>
    <w:rsid w:val="00356897"/>
    <w:rsid w:val="00357629"/>
    <w:rsid w:val="00360B0F"/>
    <w:rsid w:val="00360F21"/>
    <w:rsid w:val="0036258A"/>
    <w:rsid w:val="003635C1"/>
    <w:rsid w:val="003644A2"/>
    <w:rsid w:val="003644CB"/>
    <w:rsid w:val="0036513F"/>
    <w:rsid w:val="003651CC"/>
    <w:rsid w:val="003657AE"/>
    <w:rsid w:val="0036752C"/>
    <w:rsid w:val="00367ABA"/>
    <w:rsid w:val="00367CAE"/>
    <w:rsid w:val="00367E3C"/>
    <w:rsid w:val="003700C2"/>
    <w:rsid w:val="0037015E"/>
    <w:rsid w:val="003709FE"/>
    <w:rsid w:val="00372438"/>
    <w:rsid w:val="0037276F"/>
    <w:rsid w:val="00372F1E"/>
    <w:rsid w:val="00374277"/>
    <w:rsid w:val="0037448B"/>
    <w:rsid w:val="0037462C"/>
    <w:rsid w:val="00374C8A"/>
    <w:rsid w:val="00376BA0"/>
    <w:rsid w:val="003773B1"/>
    <w:rsid w:val="00380E2B"/>
    <w:rsid w:val="0038108D"/>
    <w:rsid w:val="00382056"/>
    <w:rsid w:val="00382C86"/>
    <w:rsid w:val="00382EAA"/>
    <w:rsid w:val="003830C5"/>
    <w:rsid w:val="0038497D"/>
    <w:rsid w:val="00384AA6"/>
    <w:rsid w:val="00384DB7"/>
    <w:rsid w:val="0038549D"/>
    <w:rsid w:val="00386168"/>
    <w:rsid w:val="00387198"/>
    <w:rsid w:val="00390F0A"/>
    <w:rsid w:val="0039264D"/>
    <w:rsid w:val="00392A47"/>
    <w:rsid w:val="00392ADC"/>
    <w:rsid w:val="003931B6"/>
    <w:rsid w:val="003945EE"/>
    <w:rsid w:val="0039484F"/>
    <w:rsid w:val="00394BDE"/>
    <w:rsid w:val="00395D94"/>
    <w:rsid w:val="0039632D"/>
    <w:rsid w:val="00396C5B"/>
    <w:rsid w:val="003977CE"/>
    <w:rsid w:val="003A0049"/>
    <w:rsid w:val="003A01FC"/>
    <w:rsid w:val="003A03F5"/>
    <w:rsid w:val="003A06F8"/>
    <w:rsid w:val="003A0A44"/>
    <w:rsid w:val="003A1B61"/>
    <w:rsid w:val="003A1E90"/>
    <w:rsid w:val="003A2871"/>
    <w:rsid w:val="003A4E26"/>
    <w:rsid w:val="003A60A6"/>
    <w:rsid w:val="003A60D3"/>
    <w:rsid w:val="003A7A49"/>
    <w:rsid w:val="003B101A"/>
    <w:rsid w:val="003B2306"/>
    <w:rsid w:val="003B338D"/>
    <w:rsid w:val="003B4B06"/>
    <w:rsid w:val="003B62C3"/>
    <w:rsid w:val="003B6775"/>
    <w:rsid w:val="003B7D8E"/>
    <w:rsid w:val="003C0714"/>
    <w:rsid w:val="003C11A9"/>
    <w:rsid w:val="003C23A3"/>
    <w:rsid w:val="003C2D7C"/>
    <w:rsid w:val="003C34C4"/>
    <w:rsid w:val="003C43A4"/>
    <w:rsid w:val="003C49E6"/>
    <w:rsid w:val="003C4D85"/>
    <w:rsid w:val="003C5437"/>
    <w:rsid w:val="003C5A76"/>
    <w:rsid w:val="003C7152"/>
    <w:rsid w:val="003C7A69"/>
    <w:rsid w:val="003D0880"/>
    <w:rsid w:val="003D0F75"/>
    <w:rsid w:val="003D17CB"/>
    <w:rsid w:val="003D20C1"/>
    <w:rsid w:val="003D314B"/>
    <w:rsid w:val="003D4060"/>
    <w:rsid w:val="003D4FCC"/>
    <w:rsid w:val="003D57C9"/>
    <w:rsid w:val="003D602A"/>
    <w:rsid w:val="003D6242"/>
    <w:rsid w:val="003D68F8"/>
    <w:rsid w:val="003D6AB1"/>
    <w:rsid w:val="003D7A06"/>
    <w:rsid w:val="003D7A0F"/>
    <w:rsid w:val="003E0257"/>
    <w:rsid w:val="003E0315"/>
    <w:rsid w:val="003E12B7"/>
    <w:rsid w:val="003E1AC3"/>
    <w:rsid w:val="003E1F9A"/>
    <w:rsid w:val="003E22D2"/>
    <w:rsid w:val="003E24A0"/>
    <w:rsid w:val="003E2F5F"/>
    <w:rsid w:val="003E32A4"/>
    <w:rsid w:val="003E45A3"/>
    <w:rsid w:val="003E4956"/>
    <w:rsid w:val="003E4D30"/>
    <w:rsid w:val="003E5142"/>
    <w:rsid w:val="003E52D0"/>
    <w:rsid w:val="003E581F"/>
    <w:rsid w:val="003E5C13"/>
    <w:rsid w:val="003E5E87"/>
    <w:rsid w:val="003E6573"/>
    <w:rsid w:val="003E6D95"/>
    <w:rsid w:val="003E73F8"/>
    <w:rsid w:val="003F0132"/>
    <w:rsid w:val="003F1374"/>
    <w:rsid w:val="003F15F9"/>
    <w:rsid w:val="003F17C3"/>
    <w:rsid w:val="003F1A07"/>
    <w:rsid w:val="003F1F92"/>
    <w:rsid w:val="003F2097"/>
    <w:rsid w:val="003F248D"/>
    <w:rsid w:val="003F28F1"/>
    <w:rsid w:val="003F5004"/>
    <w:rsid w:val="003F57ED"/>
    <w:rsid w:val="003F5EBF"/>
    <w:rsid w:val="003F6132"/>
    <w:rsid w:val="003F67AD"/>
    <w:rsid w:val="003F691B"/>
    <w:rsid w:val="003F7DCD"/>
    <w:rsid w:val="00400FA3"/>
    <w:rsid w:val="004013E8"/>
    <w:rsid w:val="0040199F"/>
    <w:rsid w:val="00403648"/>
    <w:rsid w:val="00403C0A"/>
    <w:rsid w:val="00404518"/>
    <w:rsid w:val="0040578D"/>
    <w:rsid w:val="00405BBB"/>
    <w:rsid w:val="00406960"/>
    <w:rsid w:val="00407322"/>
    <w:rsid w:val="0040754D"/>
    <w:rsid w:val="00407D15"/>
    <w:rsid w:val="00411BF3"/>
    <w:rsid w:val="004138EC"/>
    <w:rsid w:val="00414982"/>
    <w:rsid w:val="00414EAF"/>
    <w:rsid w:val="0041622D"/>
    <w:rsid w:val="00417DE2"/>
    <w:rsid w:val="004225DE"/>
    <w:rsid w:val="004248BF"/>
    <w:rsid w:val="0042520C"/>
    <w:rsid w:val="00425210"/>
    <w:rsid w:val="00426AB2"/>
    <w:rsid w:val="00426B98"/>
    <w:rsid w:val="00430F11"/>
    <w:rsid w:val="004310E5"/>
    <w:rsid w:val="00431434"/>
    <w:rsid w:val="00431A30"/>
    <w:rsid w:val="00431AA5"/>
    <w:rsid w:val="0043303A"/>
    <w:rsid w:val="00434196"/>
    <w:rsid w:val="00435129"/>
    <w:rsid w:val="0043653C"/>
    <w:rsid w:val="0043699A"/>
    <w:rsid w:val="00436CDA"/>
    <w:rsid w:val="0043791A"/>
    <w:rsid w:val="00437D27"/>
    <w:rsid w:val="00437D4F"/>
    <w:rsid w:val="00440076"/>
    <w:rsid w:val="004412B0"/>
    <w:rsid w:val="00441670"/>
    <w:rsid w:val="004419FB"/>
    <w:rsid w:val="00441F97"/>
    <w:rsid w:val="00442C79"/>
    <w:rsid w:val="004438D7"/>
    <w:rsid w:val="00444BE6"/>
    <w:rsid w:val="0044578B"/>
    <w:rsid w:val="00445AC3"/>
    <w:rsid w:val="00445DA7"/>
    <w:rsid w:val="00447D65"/>
    <w:rsid w:val="00447D98"/>
    <w:rsid w:val="00451312"/>
    <w:rsid w:val="0045226B"/>
    <w:rsid w:val="004525CA"/>
    <w:rsid w:val="004526AC"/>
    <w:rsid w:val="0045344E"/>
    <w:rsid w:val="004547F7"/>
    <w:rsid w:val="00454A13"/>
    <w:rsid w:val="00455B64"/>
    <w:rsid w:val="00455C05"/>
    <w:rsid w:val="00455D0B"/>
    <w:rsid w:val="004560AF"/>
    <w:rsid w:val="004573F7"/>
    <w:rsid w:val="00457562"/>
    <w:rsid w:val="00457CA5"/>
    <w:rsid w:val="00457D99"/>
    <w:rsid w:val="00457EF6"/>
    <w:rsid w:val="004600D0"/>
    <w:rsid w:val="00461346"/>
    <w:rsid w:val="00462D86"/>
    <w:rsid w:val="00462F52"/>
    <w:rsid w:val="0046463B"/>
    <w:rsid w:val="00464A63"/>
    <w:rsid w:val="004652AB"/>
    <w:rsid w:val="00466406"/>
    <w:rsid w:val="00466A2A"/>
    <w:rsid w:val="0047074F"/>
    <w:rsid w:val="00470BE9"/>
    <w:rsid w:val="0047134E"/>
    <w:rsid w:val="0047150F"/>
    <w:rsid w:val="004719C3"/>
    <w:rsid w:val="00471BA7"/>
    <w:rsid w:val="0047281C"/>
    <w:rsid w:val="00473000"/>
    <w:rsid w:val="004732CE"/>
    <w:rsid w:val="004736CA"/>
    <w:rsid w:val="00473F12"/>
    <w:rsid w:val="00473F77"/>
    <w:rsid w:val="00474041"/>
    <w:rsid w:val="0047447B"/>
    <w:rsid w:val="0047448E"/>
    <w:rsid w:val="00474655"/>
    <w:rsid w:val="004758D9"/>
    <w:rsid w:val="00475F4E"/>
    <w:rsid w:val="00477C1C"/>
    <w:rsid w:val="00480895"/>
    <w:rsid w:val="004808E6"/>
    <w:rsid w:val="00481C24"/>
    <w:rsid w:val="00481D1B"/>
    <w:rsid w:val="0048273E"/>
    <w:rsid w:val="00482BBA"/>
    <w:rsid w:val="00482DC8"/>
    <w:rsid w:val="004839C2"/>
    <w:rsid w:val="00484738"/>
    <w:rsid w:val="004847A8"/>
    <w:rsid w:val="004852FE"/>
    <w:rsid w:val="004854A1"/>
    <w:rsid w:val="0048692A"/>
    <w:rsid w:val="00486ED0"/>
    <w:rsid w:val="0049036D"/>
    <w:rsid w:val="00490964"/>
    <w:rsid w:val="004917D2"/>
    <w:rsid w:val="00491882"/>
    <w:rsid w:val="00491A4E"/>
    <w:rsid w:val="004926E8"/>
    <w:rsid w:val="00492846"/>
    <w:rsid w:val="004930E2"/>
    <w:rsid w:val="00495B39"/>
    <w:rsid w:val="00496368"/>
    <w:rsid w:val="00496381"/>
    <w:rsid w:val="004964BB"/>
    <w:rsid w:val="004964BC"/>
    <w:rsid w:val="004977A0"/>
    <w:rsid w:val="00497A1F"/>
    <w:rsid w:val="004A1AB2"/>
    <w:rsid w:val="004A2696"/>
    <w:rsid w:val="004A2C9C"/>
    <w:rsid w:val="004A314F"/>
    <w:rsid w:val="004A465C"/>
    <w:rsid w:val="004A5A47"/>
    <w:rsid w:val="004A5C38"/>
    <w:rsid w:val="004A6171"/>
    <w:rsid w:val="004A63A6"/>
    <w:rsid w:val="004A63D7"/>
    <w:rsid w:val="004A7336"/>
    <w:rsid w:val="004A7770"/>
    <w:rsid w:val="004A7822"/>
    <w:rsid w:val="004A7CEE"/>
    <w:rsid w:val="004B031A"/>
    <w:rsid w:val="004B06A7"/>
    <w:rsid w:val="004B1201"/>
    <w:rsid w:val="004B1DE1"/>
    <w:rsid w:val="004B31D1"/>
    <w:rsid w:val="004B3776"/>
    <w:rsid w:val="004B393F"/>
    <w:rsid w:val="004B4E48"/>
    <w:rsid w:val="004B5AE8"/>
    <w:rsid w:val="004B790D"/>
    <w:rsid w:val="004B79C6"/>
    <w:rsid w:val="004C04E7"/>
    <w:rsid w:val="004C1976"/>
    <w:rsid w:val="004C2883"/>
    <w:rsid w:val="004C293B"/>
    <w:rsid w:val="004C33C6"/>
    <w:rsid w:val="004C33E6"/>
    <w:rsid w:val="004C42A0"/>
    <w:rsid w:val="004C57EC"/>
    <w:rsid w:val="004C6DEB"/>
    <w:rsid w:val="004C756D"/>
    <w:rsid w:val="004D0F24"/>
    <w:rsid w:val="004D184C"/>
    <w:rsid w:val="004D1F4B"/>
    <w:rsid w:val="004D37DC"/>
    <w:rsid w:val="004D403A"/>
    <w:rsid w:val="004D57CF"/>
    <w:rsid w:val="004D67F3"/>
    <w:rsid w:val="004D6DEB"/>
    <w:rsid w:val="004D6F0B"/>
    <w:rsid w:val="004D763E"/>
    <w:rsid w:val="004D77DA"/>
    <w:rsid w:val="004E05FD"/>
    <w:rsid w:val="004E0624"/>
    <w:rsid w:val="004E0E94"/>
    <w:rsid w:val="004E1007"/>
    <w:rsid w:val="004E10F8"/>
    <w:rsid w:val="004E12B6"/>
    <w:rsid w:val="004E1592"/>
    <w:rsid w:val="004E2777"/>
    <w:rsid w:val="004E2EF8"/>
    <w:rsid w:val="004E4621"/>
    <w:rsid w:val="004E477F"/>
    <w:rsid w:val="004E55AB"/>
    <w:rsid w:val="004E6B75"/>
    <w:rsid w:val="004E6DC7"/>
    <w:rsid w:val="004E7026"/>
    <w:rsid w:val="004F18B6"/>
    <w:rsid w:val="004F2E31"/>
    <w:rsid w:val="004F3B8C"/>
    <w:rsid w:val="004F6367"/>
    <w:rsid w:val="004F677B"/>
    <w:rsid w:val="004F6F6D"/>
    <w:rsid w:val="004F77F3"/>
    <w:rsid w:val="00500228"/>
    <w:rsid w:val="00500548"/>
    <w:rsid w:val="0050214B"/>
    <w:rsid w:val="00502677"/>
    <w:rsid w:val="00502F4C"/>
    <w:rsid w:val="00504528"/>
    <w:rsid w:val="005058E6"/>
    <w:rsid w:val="005059FA"/>
    <w:rsid w:val="00506960"/>
    <w:rsid w:val="00510FEA"/>
    <w:rsid w:val="00511F3B"/>
    <w:rsid w:val="005124FD"/>
    <w:rsid w:val="00512699"/>
    <w:rsid w:val="00512A2E"/>
    <w:rsid w:val="00512B7E"/>
    <w:rsid w:val="005140CB"/>
    <w:rsid w:val="005144C7"/>
    <w:rsid w:val="00514AAF"/>
    <w:rsid w:val="00516F92"/>
    <w:rsid w:val="00517B5A"/>
    <w:rsid w:val="005205C1"/>
    <w:rsid w:val="00521275"/>
    <w:rsid w:val="005212FA"/>
    <w:rsid w:val="00521334"/>
    <w:rsid w:val="005213F1"/>
    <w:rsid w:val="0052286F"/>
    <w:rsid w:val="00522AC8"/>
    <w:rsid w:val="00524790"/>
    <w:rsid w:val="00524983"/>
    <w:rsid w:val="00524E6B"/>
    <w:rsid w:val="005252FB"/>
    <w:rsid w:val="005255E1"/>
    <w:rsid w:val="0052561D"/>
    <w:rsid w:val="00525879"/>
    <w:rsid w:val="00526265"/>
    <w:rsid w:val="005269FD"/>
    <w:rsid w:val="0052727C"/>
    <w:rsid w:val="00530606"/>
    <w:rsid w:val="00532621"/>
    <w:rsid w:val="0053364E"/>
    <w:rsid w:val="00533962"/>
    <w:rsid w:val="00533BD0"/>
    <w:rsid w:val="00534824"/>
    <w:rsid w:val="00535290"/>
    <w:rsid w:val="00535E14"/>
    <w:rsid w:val="0053620B"/>
    <w:rsid w:val="00536FC4"/>
    <w:rsid w:val="00537F9D"/>
    <w:rsid w:val="00540BAF"/>
    <w:rsid w:val="005412B2"/>
    <w:rsid w:val="00541EFE"/>
    <w:rsid w:val="00541FAF"/>
    <w:rsid w:val="005422F9"/>
    <w:rsid w:val="00543002"/>
    <w:rsid w:val="00544B0E"/>
    <w:rsid w:val="00545D52"/>
    <w:rsid w:val="0054634D"/>
    <w:rsid w:val="005466FE"/>
    <w:rsid w:val="0054731A"/>
    <w:rsid w:val="00547B36"/>
    <w:rsid w:val="00547CB9"/>
    <w:rsid w:val="00547D45"/>
    <w:rsid w:val="00550186"/>
    <w:rsid w:val="005503D8"/>
    <w:rsid w:val="00550906"/>
    <w:rsid w:val="00551AF5"/>
    <w:rsid w:val="00551B30"/>
    <w:rsid w:val="005529D5"/>
    <w:rsid w:val="00553386"/>
    <w:rsid w:val="00553BFF"/>
    <w:rsid w:val="0055415C"/>
    <w:rsid w:val="0055478F"/>
    <w:rsid w:val="005555EA"/>
    <w:rsid w:val="00555FAC"/>
    <w:rsid w:val="00556345"/>
    <w:rsid w:val="00556D85"/>
    <w:rsid w:val="00557730"/>
    <w:rsid w:val="0056037A"/>
    <w:rsid w:val="00560606"/>
    <w:rsid w:val="00560CFA"/>
    <w:rsid w:val="005627B6"/>
    <w:rsid w:val="00563A70"/>
    <w:rsid w:val="005644D1"/>
    <w:rsid w:val="00564B21"/>
    <w:rsid w:val="00564C9F"/>
    <w:rsid w:val="00565207"/>
    <w:rsid w:val="005655EC"/>
    <w:rsid w:val="00566417"/>
    <w:rsid w:val="005667BC"/>
    <w:rsid w:val="00566D7B"/>
    <w:rsid w:val="0057116A"/>
    <w:rsid w:val="00571C57"/>
    <w:rsid w:val="00571F56"/>
    <w:rsid w:val="00573BD5"/>
    <w:rsid w:val="00573BF3"/>
    <w:rsid w:val="00574F68"/>
    <w:rsid w:val="00575CD4"/>
    <w:rsid w:val="00576746"/>
    <w:rsid w:val="00576998"/>
    <w:rsid w:val="00576B49"/>
    <w:rsid w:val="005801A5"/>
    <w:rsid w:val="00580371"/>
    <w:rsid w:val="00580578"/>
    <w:rsid w:val="005808DC"/>
    <w:rsid w:val="00582A6D"/>
    <w:rsid w:val="00583183"/>
    <w:rsid w:val="00583F3B"/>
    <w:rsid w:val="00584CCF"/>
    <w:rsid w:val="00585139"/>
    <w:rsid w:val="005857D5"/>
    <w:rsid w:val="005868F0"/>
    <w:rsid w:val="00586F6A"/>
    <w:rsid w:val="00587A1D"/>
    <w:rsid w:val="00590A08"/>
    <w:rsid w:val="00590A48"/>
    <w:rsid w:val="00590B7E"/>
    <w:rsid w:val="00590C2B"/>
    <w:rsid w:val="005915C3"/>
    <w:rsid w:val="005925EF"/>
    <w:rsid w:val="00592F42"/>
    <w:rsid w:val="005939B9"/>
    <w:rsid w:val="00593B4F"/>
    <w:rsid w:val="005948C1"/>
    <w:rsid w:val="0059543A"/>
    <w:rsid w:val="005962AA"/>
    <w:rsid w:val="00596E87"/>
    <w:rsid w:val="00597009"/>
    <w:rsid w:val="005974BB"/>
    <w:rsid w:val="005975CC"/>
    <w:rsid w:val="005979C4"/>
    <w:rsid w:val="005A0801"/>
    <w:rsid w:val="005A1305"/>
    <w:rsid w:val="005A1672"/>
    <w:rsid w:val="005A16C3"/>
    <w:rsid w:val="005A2075"/>
    <w:rsid w:val="005A27E3"/>
    <w:rsid w:val="005A3920"/>
    <w:rsid w:val="005A3D28"/>
    <w:rsid w:val="005A3E5F"/>
    <w:rsid w:val="005A535F"/>
    <w:rsid w:val="005A5363"/>
    <w:rsid w:val="005A61FF"/>
    <w:rsid w:val="005A6307"/>
    <w:rsid w:val="005A78B5"/>
    <w:rsid w:val="005A7A26"/>
    <w:rsid w:val="005B00ED"/>
    <w:rsid w:val="005B04A0"/>
    <w:rsid w:val="005B3335"/>
    <w:rsid w:val="005B3BC7"/>
    <w:rsid w:val="005B456B"/>
    <w:rsid w:val="005B4685"/>
    <w:rsid w:val="005B7590"/>
    <w:rsid w:val="005B76D0"/>
    <w:rsid w:val="005B7D1D"/>
    <w:rsid w:val="005B7D60"/>
    <w:rsid w:val="005B7EF2"/>
    <w:rsid w:val="005C0DF0"/>
    <w:rsid w:val="005C2257"/>
    <w:rsid w:val="005C22A4"/>
    <w:rsid w:val="005C2422"/>
    <w:rsid w:val="005C2502"/>
    <w:rsid w:val="005C27D5"/>
    <w:rsid w:val="005C2C31"/>
    <w:rsid w:val="005C30AF"/>
    <w:rsid w:val="005C3EBF"/>
    <w:rsid w:val="005C40C2"/>
    <w:rsid w:val="005C4A09"/>
    <w:rsid w:val="005C4FA4"/>
    <w:rsid w:val="005C6299"/>
    <w:rsid w:val="005C7581"/>
    <w:rsid w:val="005C7BF2"/>
    <w:rsid w:val="005C7F2F"/>
    <w:rsid w:val="005D1D62"/>
    <w:rsid w:val="005D1F57"/>
    <w:rsid w:val="005D28A5"/>
    <w:rsid w:val="005D2B6C"/>
    <w:rsid w:val="005D4148"/>
    <w:rsid w:val="005D48F4"/>
    <w:rsid w:val="005D5407"/>
    <w:rsid w:val="005D555A"/>
    <w:rsid w:val="005D55D0"/>
    <w:rsid w:val="005D6819"/>
    <w:rsid w:val="005D6A26"/>
    <w:rsid w:val="005D7F27"/>
    <w:rsid w:val="005E0591"/>
    <w:rsid w:val="005E0DC4"/>
    <w:rsid w:val="005E1228"/>
    <w:rsid w:val="005E23A9"/>
    <w:rsid w:val="005E40B6"/>
    <w:rsid w:val="005E48E3"/>
    <w:rsid w:val="005E564D"/>
    <w:rsid w:val="005E610E"/>
    <w:rsid w:val="005E68EF"/>
    <w:rsid w:val="005E6E87"/>
    <w:rsid w:val="005F09A5"/>
    <w:rsid w:val="005F0E53"/>
    <w:rsid w:val="005F12E2"/>
    <w:rsid w:val="005F1328"/>
    <w:rsid w:val="005F1483"/>
    <w:rsid w:val="005F19E6"/>
    <w:rsid w:val="005F27AB"/>
    <w:rsid w:val="005F33CE"/>
    <w:rsid w:val="005F364D"/>
    <w:rsid w:val="005F40A6"/>
    <w:rsid w:val="005F4683"/>
    <w:rsid w:val="005F4E61"/>
    <w:rsid w:val="005F5620"/>
    <w:rsid w:val="005F61BA"/>
    <w:rsid w:val="005F6E33"/>
    <w:rsid w:val="005F73A0"/>
    <w:rsid w:val="005F7A4D"/>
    <w:rsid w:val="005F7CC4"/>
    <w:rsid w:val="005F7D84"/>
    <w:rsid w:val="00600A1A"/>
    <w:rsid w:val="006011B0"/>
    <w:rsid w:val="00601A34"/>
    <w:rsid w:val="006063E8"/>
    <w:rsid w:val="0060791B"/>
    <w:rsid w:val="006101D9"/>
    <w:rsid w:val="00611AAB"/>
    <w:rsid w:val="00611D25"/>
    <w:rsid w:val="006120BE"/>
    <w:rsid w:val="00612198"/>
    <w:rsid w:val="006124DF"/>
    <w:rsid w:val="00612790"/>
    <w:rsid w:val="006131F8"/>
    <w:rsid w:val="0061392B"/>
    <w:rsid w:val="006140AC"/>
    <w:rsid w:val="0061499C"/>
    <w:rsid w:val="00615021"/>
    <w:rsid w:val="00615A33"/>
    <w:rsid w:val="00615BB8"/>
    <w:rsid w:val="00616497"/>
    <w:rsid w:val="00616E4D"/>
    <w:rsid w:val="00617A2B"/>
    <w:rsid w:val="00617FBF"/>
    <w:rsid w:val="00621240"/>
    <w:rsid w:val="00621AA4"/>
    <w:rsid w:val="00622263"/>
    <w:rsid w:val="00622369"/>
    <w:rsid w:val="00622A3F"/>
    <w:rsid w:val="0062356E"/>
    <w:rsid w:val="00623D21"/>
    <w:rsid w:val="00623DCF"/>
    <w:rsid w:val="00624B31"/>
    <w:rsid w:val="00625161"/>
    <w:rsid w:val="00625353"/>
    <w:rsid w:val="00625B8E"/>
    <w:rsid w:val="00626407"/>
    <w:rsid w:val="006265D0"/>
    <w:rsid w:val="00626BDC"/>
    <w:rsid w:val="006275DB"/>
    <w:rsid w:val="00627E16"/>
    <w:rsid w:val="00630414"/>
    <w:rsid w:val="00631CAB"/>
    <w:rsid w:val="006321B5"/>
    <w:rsid w:val="00632B9F"/>
    <w:rsid w:val="0063331B"/>
    <w:rsid w:val="00633C57"/>
    <w:rsid w:val="00634583"/>
    <w:rsid w:val="006346AD"/>
    <w:rsid w:val="00634E3E"/>
    <w:rsid w:val="006352A4"/>
    <w:rsid w:val="0063534F"/>
    <w:rsid w:val="006355F3"/>
    <w:rsid w:val="0063582E"/>
    <w:rsid w:val="0063599E"/>
    <w:rsid w:val="00636F25"/>
    <w:rsid w:val="00637FEB"/>
    <w:rsid w:val="00640580"/>
    <w:rsid w:val="0064096C"/>
    <w:rsid w:val="00642549"/>
    <w:rsid w:val="00642930"/>
    <w:rsid w:val="006453FA"/>
    <w:rsid w:val="00646358"/>
    <w:rsid w:val="00646866"/>
    <w:rsid w:val="00646F70"/>
    <w:rsid w:val="00647A80"/>
    <w:rsid w:val="0065138B"/>
    <w:rsid w:val="006522A6"/>
    <w:rsid w:val="00653000"/>
    <w:rsid w:val="00653C29"/>
    <w:rsid w:val="0065435B"/>
    <w:rsid w:val="006549A8"/>
    <w:rsid w:val="00654A3E"/>
    <w:rsid w:val="0065702A"/>
    <w:rsid w:val="00657031"/>
    <w:rsid w:val="00660B69"/>
    <w:rsid w:val="006615A0"/>
    <w:rsid w:val="00661604"/>
    <w:rsid w:val="0066199B"/>
    <w:rsid w:val="00661C80"/>
    <w:rsid w:val="00661E15"/>
    <w:rsid w:val="00662139"/>
    <w:rsid w:val="006629CF"/>
    <w:rsid w:val="00663D00"/>
    <w:rsid w:val="0066532B"/>
    <w:rsid w:val="00665453"/>
    <w:rsid w:val="0066583A"/>
    <w:rsid w:val="006700DC"/>
    <w:rsid w:val="0067082E"/>
    <w:rsid w:val="00670D72"/>
    <w:rsid w:val="00670E07"/>
    <w:rsid w:val="006712AE"/>
    <w:rsid w:val="006719E3"/>
    <w:rsid w:val="00671C98"/>
    <w:rsid w:val="00672023"/>
    <w:rsid w:val="006721CB"/>
    <w:rsid w:val="006726BC"/>
    <w:rsid w:val="00673E25"/>
    <w:rsid w:val="006743DC"/>
    <w:rsid w:val="00674866"/>
    <w:rsid w:val="00675316"/>
    <w:rsid w:val="006753DF"/>
    <w:rsid w:val="0067568D"/>
    <w:rsid w:val="00675DF7"/>
    <w:rsid w:val="006763CA"/>
    <w:rsid w:val="006764F1"/>
    <w:rsid w:val="00676B30"/>
    <w:rsid w:val="0067768E"/>
    <w:rsid w:val="00677C05"/>
    <w:rsid w:val="00680B9B"/>
    <w:rsid w:val="00682988"/>
    <w:rsid w:val="0068349E"/>
    <w:rsid w:val="006835D1"/>
    <w:rsid w:val="006839B8"/>
    <w:rsid w:val="00683ACF"/>
    <w:rsid w:val="00683C55"/>
    <w:rsid w:val="006844DC"/>
    <w:rsid w:val="00684876"/>
    <w:rsid w:val="00685B2B"/>
    <w:rsid w:val="006863EB"/>
    <w:rsid w:val="00686F73"/>
    <w:rsid w:val="0069086D"/>
    <w:rsid w:val="0069197D"/>
    <w:rsid w:val="0069255A"/>
    <w:rsid w:val="0069360F"/>
    <w:rsid w:val="00693E38"/>
    <w:rsid w:val="00694141"/>
    <w:rsid w:val="00694311"/>
    <w:rsid w:val="006944E9"/>
    <w:rsid w:val="00694F92"/>
    <w:rsid w:val="00695066"/>
    <w:rsid w:val="006961A6"/>
    <w:rsid w:val="0069728B"/>
    <w:rsid w:val="006A0432"/>
    <w:rsid w:val="006A13BF"/>
    <w:rsid w:val="006A1B40"/>
    <w:rsid w:val="006A27E0"/>
    <w:rsid w:val="006A2C3A"/>
    <w:rsid w:val="006A3381"/>
    <w:rsid w:val="006A3AAB"/>
    <w:rsid w:val="006A43CC"/>
    <w:rsid w:val="006A4A48"/>
    <w:rsid w:val="006A5853"/>
    <w:rsid w:val="006A6129"/>
    <w:rsid w:val="006A670B"/>
    <w:rsid w:val="006A672E"/>
    <w:rsid w:val="006A6D09"/>
    <w:rsid w:val="006A6F81"/>
    <w:rsid w:val="006A6FEE"/>
    <w:rsid w:val="006A7015"/>
    <w:rsid w:val="006A7F3A"/>
    <w:rsid w:val="006B13E8"/>
    <w:rsid w:val="006B1A2A"/>
    <w:rsid w:val="006B1D92"/>
    <w:rsid w:val="006B210E"/>
    <w:rsid w:val="006B24C0"/>
    <w:rsid w:val="006B26F3"/>
    <w:rsid w:val="006B2909"/>
    <w:rsid w:val="006B3A41"/>
    <w:rsid w:val="006B3F75"/>
    <w:rsid w:val="006B564E"/>
    <w:rsid w:val="006B5C78"/>
    <w:rsid w:val="006B7A54"/>
    <w:rsid w:val="006C01DA"/>
    <w:rsid w:val="006C04F2"/>
    <w:rsid w:val="006C1B43"/>
    <w:rsid w:val="006C20F0"/>
    <w:rsid w:val="006C2AD6"/>
    <w:rsid w:val="006C42A5"/>
    <w:rsid w:val="006C4827"/>
    <w:rsid w:val="006C6765"/>
    <w:rsid w:val="006C6CC3"/>
    <w:rsid w:val="006D16CF"/>
    <w:rsid w:val="006D2D30"/>
    <w:rsid w:val="006D3409"/>
    <w:rsid w:val="006D35C9"/>
    <w:rsid w:val="006D397B"/>
    <w:rsid w:val="006D3A56"/>
    <w:rsid w:val="006D3B07"/>
    <w:rsid w:val="006D42E2"/>
    <w:rsid w:val="006D4ADB"/>
    <w:rsid w:val="006D4B1D"/>
    <w:rsid w:val="006D4E18"/>
    <w:rsid w:val="006D51C3"/>
    <w:rsid w:val="006D613F"/>
    <w:rsid w:val="006D6280"/>
    <w:rsid w:val="006D6568"/>
    <w:rsid w:val="006D6ED8"/>
    <w:rsid w:val="006D7C52"/>
    <w:rsid w:val="006E029E"/>
    <w:rsid w:val="006E0A1A"/>
    <w:rsid w:val="006E2E70"/>
    <w:rsid w:val="006E325C"/>
    <w:rsid w:val="006E4329"/>
    <w:rsid w:val="006E4E38"/>
    <w:rsid w:val="006E6851"/>
    <w:rsid w:val="006E7133"/>
    <w:rsid w:val="006E7A5D"/>
    <w:rsid w:val="006F0F77"/>
    <w:rsid w:val="006F1158"/>
    <w:rsid w:val="006F24AA"/>
    <w:rsid w:val="006F2661"/>
    <w:rsid w:val="006F29E2"/>
    <w:rsid w:val="006F36A6"/>
    <w:rsid w:val="006F3BBB"/>
    <w:rsid w:val="006F4AD2"/>
    <w:rsid w:val="006F5104"/>
    <w:rsid w:val="006F5688"/>
    <w:rsid w:val="006F5798"/>
    <w:rsid w:val="006F5BB7"/>
    <w:rsid w:val="006F682A"/>
    <w:rsid w:val="006F6CA2"/>
    <w:rsid w:val="007001FE"/>
    <w:rsid w:val="00701F3E"/>
    <w:rsid w:val="0070251B"/>
    <w:rsid w:val="00702832"/>
    <w:rsid w:val="00702B99"/>
    <w:rsid w:val="00702FEF"/>
    <w:rsid w:val="00703839"/>
    <w:rsid w:val="00703D64"/>
    <w:rsid w:val="007047FA"/>
    <w:rsid w:val="00704BBC"/>
    <w:rsid w:val="00705871"/>
    <w:rsid w:val="007058E0"/>
    <w:rsid w:val="00706238"/>
    <w:rsid w:val="00706CCE"/>
    <w:rsid w:val="00710072"/>
    <w:rsid w:val="00710F23"/>
    <w:rsid w:val="0071110C"/>
    <w:rsid w:val="007115CA"/>
    <w:rsid w:val="007139F4"/>
    <w:rsid w:val="00713AEA"/>
    <w:rsid w:val="00714B26"/>
    <w:rsid w:val="0071548C"/>
    <w:rsid w:val="0071554D"/>
    <w:rsid w:val="00715799"/>
    <w:rsid w:val="00715D6E"/>
    <w:rsid w:val="00716824"/>
    <w:rsid w:val="007178DB"/>
    <w:rsid w:val="00717F1F"/>
    <w:rsid w:val="0072027E"/>
    <w:rsid w:val="007214A8"/>
    <w:rsid w:val="007216A9"/>
    <w:rsid w:val="00721D61"/>
    <w:rsid w:val="00722081"/>
    <w:rsid w:val="00722454"/>
    <w:rsid w:val="00722AA9"/>
    <w:rsid w:val="00722BB0"/>
    <w:rsid w:val="0072415C"/>
    <w:rsid w:val="0072416C"/>
    <w:rsid w:val="0072611F"/>
    <w:rsid w:val="0072623C"/>
    <w:rsid w:val="00730EFF"/>
    <w:rsid w:val="00731A8B"/>
    <w:rsid w:val="00732701"/>
    <w:rsid w:val="00732C83"/>
    <w:rsid w:val="00733972"/>
    <w:rsid w:val="0073491E"/>
    <w:rsid w:val="00735A79"/>
    <w:rsid w:val="00735AE8"/>
    <w:rsid w:val="007367EB"/>
    <w:rsid w:val="007369BB"/>
    <w:rsid w:val="00736E2E"/>
    <w:rsid w:val="00742CAF"/>
    <w:rsid w:val="00742DAD"/>
    <w:rsid w:val="00742F07"/>
    <w:rsid w:val="0074378B"/>
    <w:rsid w:val="00744DA1"/>
    <w:rsid w:val="0074521F"/>
    <w:rsid w:val="007454C2"/>
    <w:rsid w:val="00745710"/>
    <w:rsid w:val="00745A24"/>
    <w:rsid w:val="00745C91"/>
    <w:rsid w:val="00746E3B"/>
    <w:rsid w:val="00747312"/>
    <w:rsid w:val="007478CB"/>
    <w:rsid w:val="00747B48"/>
    <w:rsid w:val="0075134B"/>
    <w:rsid w:val="007514A8"/>
    <w:rsid w:val="007516B2"/>
    <w:rsid w:val="0075198A"/>
    <w:rsid w:val="00752272"/>
    <w:rsid w:val="00752B12"/>
    <w:rsid w:val="0075524D"/>
    <w:rsid w:val="00755389"/>
    <w:rsid w:val="007558C7"/>
    <w:rsid w:val="00755B50"/>
    <w:rsid w:val="00755D9C"/>
    <w:rsid w:val="0075652D"/>
    <w:rsid w:val="00756798"/>
    <w:rsid w:val="00756B18"/>
    <w:rsid w:val="00757F70"/>
    <w:rsid w:val="00757F83"/>
    <w:rsid w:val="0076195E"/>
    <w:rsid w:val="00762665"/>
    <w:rsid w:val="00763077"/>
    <w:rsid w:val="00763619"/>
    <w:rsid w:val="007649D8"/>
    <w:rsid w:val="007656D7"/>
    <w:rsid w:val="00766233"/>
    <w:rsid w:val="0076657B"/>
    <w:rsid w:val="00766906"/>
    <w:rsid w:val="007677D6"/>
    <w:rsid w:val="0077011B"/>
    <w:rsid w:val="007711C4"/>
    <w:rsid w:val="00771229"/>
    <w:rsid w:val="00771ABC"/>
    <w:rsid w:val="00772148"/>
    <w:rsid w:val="007727DA"/>
    <w:rsid w:val="00772A29"/>
    <w:rsid w:val="00772CBA"/>
    <w:rsid w:val="007731B2"/>
    <w:rsid w:val="00774D35"/>
    <w:rsid w:val="00775285"/>
    <w:rsid w:val="00775533"/>
    <w:rsid w:val="00775689"/>
    <w:rsid w:val="0077604C"/>
    <w:rsid w:val="007760EA"/>
    <w:rsid w:val="00776B3B"/>
    <w:rsid w:val="00776B5C"/>
    <w:rsid w:val="00780507"/>
    <w:rsid w:val="00780538"/>
    <w:rsid w:val="007807C6"/>
    <w:rsid w:val="00780D8F"/>
    <w:rsid w:val="007830DF"/>
    <w:rsid w:val="00784B3C"/>
    <w:rsid w:val="00785FDE"/>
    <w:rsid w:val="00786A56"/>
    <w:rsid w:val="0078707B"/>
    <w:rsid w:val="00787BFD"/>
    <w:rsid w:val="0079128F"/>
    <w:rsid w:val="00791E85"/>
    <w:rsid w:val="0079247C"/>
    <w:rsid w:val="00793F94"/>
    <w:rsid w:val="00796E2C"/>
    <w:rsid w:val="007A2263"/>
    <w:rsid w:val="007A32E5"/>
    <w:rsid w:val="007A3B52"/>
    <w:rsid w:val="007A3E31"/>
    <w:rsid w:val="007A43F6"/>
    <w:rsid w:val="007A4497"/>
    <w:rsid w:val="007A706A"/>
    <w:rsid w:val="007A7152"/>
    <w:rsid w:val="007A7308"/>
    <w:rsid w:val="007B000A"/>
    <w:rsid w:val="007B0050"/>
    <w:rsid w:val="007B0191"/>
    <w:rsid w:val="007B172D"/>
    <w:rsid w:val="007B2489"/>
    <w:rsid w:val="007B2B74"/>
    <w:rsid w:val="007B3A3F"/>
    <w:rsid w:val="007B3B8E"/>
    <w:rsid w:val="007B4468"/>
    <w:rsid w:val="007B540E"/>
    <w:rsid w:val="007B6BF4"/>
    <w:rsid w:val="007B6C9A"/>
    <w:rsid w:val="007B76C6"/>
    <w:rsid w:val="007B7EC8"/>
    <w:rsid w:val="007C068D"/>
    <w:rsid w:val="007C0FC0"/>
    <w:rsid w:val="007C1908"/>
    <w:rsid w:val="007C1FE6"/>
    <w:rsid w:val="007C2591"/>
    <w:rsid w:val="007C2AC6"/>
    <w:rsid w:val="007C3FBA"/>
    <w:rsid w:val="007C5495"/>
    <w:rsid w:val="007C5D75"/>
    <w:rsid w:val="007C64EF"/>
    <w:rsid w:val="007C67B3"/>
    <w:rsid w:val="007C7138"/>
    <w:rsid w:val="007C73DE"/>
    <w:rsid w:val="007C74D2"/>
    <w:rsid w:val="007C7DB6"/>
    <w:rsid w:val="007D0164"/>
    <w:rsid w:val="007D0B1C"/>
    <w:rsid w:val="007D18A9"/>
    <w:rsid w:val="007D2D1E"/>
    <w:rsid w:val="007D2D3C"/>
    <w:rsid w:val="007D48B2"/>
    <w:rsid w:val="007D4972"/>
    <w:rsid w:val="007D4F5D"/>
    <w:rsid w:val="007D53B7"/>
    <w:rsid w:val="007D55F9"/>
    <w:rsid w:val="007D5CCD"/>
    <w:rsid w:val="007D69B2"/>
    <w:rsid w:val="007D7BA1"/>
    <w:rsid w:val="007D7BD2"/>
    <w:rsid w:val="007E0AF2"/>
    <w:rsid w:val="007E0B64"/>
    <w:rsid w:val="007E0C5D"/>
    <w:rsid w:val="007E2157"/>
    <w:rsid w:val="007E2308"/>
    <w:rsid w:val="007E2524"/>
    <w:rsid w:val="007E40D1"/>
    <w:rsid w:val="007E46FB"/>
    <w:rsid w:val="007E4C5C"/>
    <w:rsid w:val="007E50D2"/>
    <w:rsid w:val="007E56FF"/>
    <w:rsid w:val="007E5C64"/>
    <w:rsid w:val="007E5D3F"/>
    <w:rsid w:val="007E5DA8"/>
    <w:rsid w:val="007E6002"/>
    <w:rsid w:val="007E6092"/>
    <w:rsid w:val="007E63E5"/>
    <w:rsid w:val="007E684F"/>
    <w:rsid w:val="007E7774"/>
    <w:rsid w:val="007E78F4"/>
    <w:rsid w:val="007F064C"/>
    <w:rsid w:val="007F0A0C"/>
    <w:rsid w:val="007F132A"/>
    <w:rsid w:val="007F1D3D"/>
    <w:rsid w:val="007F28E9"/>
    <w:rsid w:val="007F2EB8"/>
    <w:rsid w:val="007F430D"/>
    <w:rsid w:val="007F442A"/>
    <w:rsid w:val="007F469F"/>
    <w:rsid w:val="007F4ADB"/>
    <w:rsid w:val="007F654F"/>
    <w:rsid w:val="007F6634"/>
    <w:rsid w:val="007F6A4A"/>
    <w:rsid w:val="007F7414"/>
    <w:rsid w:val="007F76B2"/>
    <w:rsid w:val="007F7A05"/>
    <w:rsid w:val="007F7A15"/>
    <w:rsid w:val="007F7D28"/>
    <w:rsid w:val="007F7D33"/>
    <w:rsid w:val="0080241E"/>
    <w:rsid w:val="008033D5"/>
    <w:rsid w:val="00803439"/>
    <w:rsid w:val="00803803"/>
    <w:rsid w:val="00804013"/>
    <w:rsid w:val="00804060"/>
    <w:rsid w:val="008040AF"/>
    <w:rsid w:val="00804607"/>
    <w:rsid w:val="0080463E"/>
    <w:rsid w:val="00804FB9"/>
    <w:rsid w:val="00806220"/>
    <w:rsid w:val="008064EB"/>
    <w:rsid w:val="008065E4"/>
    <w:rsid w:val="008067A4"/>
    <w:rsid w:val="00807393"/>
    <w:rsid w:val="008075CA"/>
    <w:rsid w:val="0080784F"/>
    <w:rsid w:val="00807AD5"/>
    <w:rsid w:val="00807E71"/>
    <w:rsid w:val="008108DA"/>
    <w:rsid w:val="00810B9A"/>
    <w:rsid w:val="00811256"/>
    <w:rsid w:val="00811716"/>
    <w:rsid w:val="00811D43"/>
    <w:rsid w:val="00811ED1"/>
    <w:rsid w:val="008127A4"/>
    <w:rsid w:val="0081387F"/>
    <w:rsid w:val="008139DD"/>
    <w:rsid w:val="00815AFF"/>
    <w:rsid w:val="008162E6"/>
    <w:rsid w:val="00816490"/>
    <w:rsid w:val="0081674B"/>
    <w:rsid w:val="00817188"/>
    <w:rsid w:val="00821DD5"/>
    <w:rsid w:val="00822376"/>
    <w:rsid w:val="00822F00"/>
    <w:rsid w:val="00823B67"/>
    <w:rsid w:val="00824CE2"/>
    <w:rsid w:val="00825C99"/>
    <w:rsid w:val="00826599"/>
    <w:rsid w:val="00826775"/>
    <w:rsid w:val="00826C84"/>
    <w:rsid w:val="008270F8"/>
    <w:rsid w:val="00827B9A"/>
    <w:rsid w:val="0083129B"/>
    <w:rsid w:val="008313EC"/>
    <w:rsid w:val="0083191B"/>
    <w:rsid w:val="00831AC5"/>
    <w:rsid w:val="00831F32"/>
    <w:rsid w:val="0083270F"/>
    <w:rsid w:val="0083361D"/>
    <w:rsid w:val="0083445A"/>
    <w:rsid w:val="00836A65"/>
    <w:rsid w:val="00837152"/>
    <w:rsid w:val="00837DCD"/>
    <w:rsid w:val="00840F02"/>
    <w:rsid w:val="00842137"/>
    <w:rsid w:val="00842A4D"/>
    <w:rsid w:val="00842EDA"/>
    <w:rsid w:val="0084313D"/>
    <w:rsid w:val="00843DC3"/>
    <w:rsid w:val="00845B12"/>
    <w:rsid w:val="00845C4A"/>
    <w:rsid w:val="00845DFE"/>
    <w:rsid w:val="00846A84"/>
    <w:rsid w:val="008472FB"/>
    <w:rsid w:val="00847362"/>
    <w:rsid w:val="008473FE"/>
    <w:rsid w:val="00847453"/>
    <w:rsid w:val="0085043F"/>
    <w:rsid w:val="00851368"/>
    <w:rsid w:val="008514B7"/>
    <w:rsid w:val="00852D34"/>
    <w:rsid w:val="008531C2"/>
    <w:rsid w:val="00853771"/>
    <w:rsid w:val="008541D5"/>
    <w:rsid w:val="008546D9"/>
    <w:rsid w:val="00855B1E"/>
    <w:rsid w:val="00855E06"/>
    <w:rsid w:val="00856465"/>
    <w:rsid w:val="008565E6"/>
    <w:rsid w:val="00856773"/>
    <w:rsid w:val="008613B2"/>
    <w:rsid w:val="008614E5"/>
    <w:rsid w:val="00861627"/>
    <w:rsid w:val="0086178B"/>
    <w:rsid w:val="00861C71"/>
    <w:rsid w:val="00861D09"/>
    <w:rsid w:val="00861D38"/>
    <w:rsid w:val="00863619"/>
    <w:rsid w:val="00863752"/>
    <w:rsid w:val="00863E4D"/>
    <w:rsid w:val="0086487D"/>
    <w:rsid w:val="00864ABB"/>
    <w:rsid w:val="00865140"/>
    <w:rsid w:val="00865F47"/>
    <w:rsid w:val="0086614D"/>
    <w:rsid w:val="00866ED0"/>
    <w:rsid w:val="008671C9"/>
    <w:rsid w:val="00867B0E"/>
    <w:rsid w:val="00867F9A"/>
    <w:rsid w:val="008712C1"/>
    <w:rsid w:val="00871EC5"/>
    <w:rsid w:val="00872F28"/>
    <w:rsid w:val="00872FEE"/>
    <w:rsid w:val="00873156"/>
    <w:rsid w:val="00873872"/>
    <w:rsid w:val="0087465E"/>
    <w:rsid w:val="0087469E"/>
    <w:rsid w:val="00874D54"/>
    <w:rsid w:val="0087502E"/>
    <w:rsid w:val="008750DE"/>
    <w:rsid w:val="00876B42"/>
    <w:rsid w:val="008770CA"/>
    <w:rsid w:val="00881034"/>
    <w:rsid w:val="008811B7"/>
    <w:rsid w:val="008822E6"/>
    <w:rsid w:val="008823C0"/>
    <w:rsid w:val="00882675"/>
    <w:rsid w:val="00883401"/>
    <w:rsid w:val="00883CC2"/>
    <w:rsid w:val="00883E16"/>
    <w:rsid w:val="00884621"/>
    <w:rsid w:val="00884BDB"/>
    <w:rsid w:val="0088533D"/>
    <w:rsid w:val="008867A8"/>
    <w:rsid w:val="00886989"/>
    <w:rsid w:val="008872C6"/>
    <w:rsid w:val="008879B1"/>
    <w:rsid w:val="008904D5"/>
    <w:rsid w:val="00890A89"/>
    <w:rsid w:val="0089100F"/>
    <w:rsid w:val="008915A0"/>
    <w:rsid w:val="0089437F"/>
    <w:rsid w:val="008958EE"/>
    <w:rsid w:val="008969D0"/>
    <w:rsid w:val="00896A8D"/>
    <w:rsid w:val="00896C2C"/>
    <w:rsid w:val="00897217"/>
    <w:rsid w:val="008972A5"/>
    <w:rsid w:val="00897BAC"/>
    <w:rsid w:val="008A03CD"/>
    <w:rsid w:val="008A0497"/>
    <w:rsid w:val="008A086B"/>
    <w:rsid w:val="008A2253"/>
    <w:rsid w:val="008A3563"/>
    <w:rsid w:val="008A37A9"/>
    <w:rsid w:val="008A3882"/>
    <w:rsid w:val="008A67E4"/>
    <w:rsid w:val="008A6904"/>
    <w:rsid w:val="008A77C4"/>
    <w:rsid w:val="008A7F31"/>
    <w:rsid w:val="008B0403"/>
    <w:rsid w:val="008B042F"/>
    <w:rsid w:val="008B09AF"/>
    <w:rsid w:val="008B0B3F"/>
    <w:rsid w:val="008B0C8F"/>
    <w:rsid w:val="008B12EE"/>
    <w:rsid w:val="008B1417"/>
    <w:rsid w:val="008B2920"/>
    <w:rsid w:val="008B293E"/>
    <w:rsid w:val="008B2D50"/>
    <w:rsid w:val="008B3126"/>
    <w:rsid w:val="008B3A07"/>
    <w:rsid w:val="008B417D"/>
    <w:rsid w:val="008B5736"/>
    <w:rsid w:val="008B6AF2"/>
    <w:rsid w:val="008B761D"/>
    <w:rsid w:val="008B78CF"/>
    <w:rsid w:val="008B7979"/>
    <w:rsid w:val="008C25F8"/>
    <w:rsid w:val="008C270F"/>
    <w:rsid w:val="008C275E"/>
    <w:rsid w:val="008C2A5A"/>
    <w:rsid w:val="008C370C"/>
    <w:rsid w:val="008C4706"/>
    <w:rsid w:val="008C4A21"/>
    <w:rsid w:val="008C4D36"/>
    <w:rsid w:val="008C5118"/>
    <w:rsid w:val="008C5D3B"/>
    <w:rsid w:val="008C60AA"/>
    <w:rsid w:val="008C6B25"/>
    <w:rsid w:val="008C756E"/>
    <w:rsid w:val="008C7582"/>
    <w:rsid w:val="008C7B36"/>
    <w:rsid w:val="008D08F6"/>
    <w:rsid w:val="008D0B79"/>
    <w:rsid w:val="008D22A1"/>
    <w:rsid w:val="008D35E7"/>
    <w:rsid w:val="008D39DA"/>
    <w:rsid w:val="008D3B65"/>
    <w:rsid w:val="008D4167"/>
    <w:rsid w:val="008D5F68"/>
    <w:rsid w:val="008D6AD1"/>
    <w:rsid w:val="008D722E"/>
    <w:rsid w:val="008E0403"/>
    <w:rsid w:val="008E0A9A"/>
    <w:rsid w:val="008E21A4"/>
    <w:rsid w:val="008E2C40"/>
    <w:rsid w:val="008E37D1"/>
    <w:rsid w:val="008E4C79"/>
    <w:rsid w:val="008E4F29"/>
    <w:rsid w:val="008E4F75"/>
    <w:rsid w:val="008E62EB"/>
    <w:rsid w:val="008E6395"/>
    <w:rsid w:val="008E655A"/>
    <w:rsid w:val="008E6E86"/>
    <w:rsid w:val="008E7FAE"/>
    <w:rsid w:val="008F05C7"/>
    <w:rsid w:val="008F1ACA"/>
    <w:rsid w:val="008F1BFC"/>
    <w:rsid w:val="008F1C9C"/>
    <w:rsid w:val="008F2EA4"/>
    <w:rsid w:val="008F33DC"/>
    <w:rsid w:val="008F3419"/>
    <w:rsid w:val="008F4C93"/>
    <w:rsid w:val="008F5C01"/>
    <w:rsid w:val="008F5EB9"/>
    <w:rsid w:val="008F659B"/>
    <w:rsid w:val="008F68C8"/>
    <w:rsid w:val="008F6FAF"/>
    <w:rsid w:val="0090032F"/>
    <w:rsid w:val="00900C2B"/>
    <w:rsid w:val="00900E86"/>
    <w:rsid w:val="009019CB"/>
    <w:rsid w:val="00901FD4"/>
    <w:rsid w:val="00903895"/>
    <w:rsid w:val="009040ED"/>
    <w:rsid w:val="0090435F"/>
    <w:rsid w:val="009048CE"/>
    <w:rsid w:val="00904BF6"/>
    <w:rsid w:val="00904EC2"/>
    <w:rsid w:val="00905430"/>
    <w:rsid w:val="00911500"/>
    <w:rsid w:val="00911BCF"/>
    <w:rsid w:val="0091242C"/>
    <w:rsid w:val="00912A60"/>
    <w:rsid w:val="00914928"/>
    <w:rsid w:val="00914AA0"/>
    <w:rsid w:val="00914B22"/>
    <w:rsid w:val="00915189"/>
    <w:rsid w:val="00915E07"/>
    <w:rsid w:val="009162F1"/>
    <w:rsid w:val="009164D2"/>
    <w:rsid w:val="00917549"/>
    <w:rsid w:val="0092148A"/>
    <w:rsid w:val="00921BAB"/>
    <w:rsid w:val="009224ED"/>
    <w:rsid w:val="00922D7F"/>
    <w:rsid w:val="0092376E"/>
    <w:rsid w:val="00923FB6"/>
    <w:rsid w:val="00924352"/>
    <w:rsid w:val="00924EB2"/>
    <w:rsid w:val="00925C2C"/>
    <w:rsid w:val="00925CFD"/>
    <w:rsid w:val="00926361"/>
    <w:rsid w:val="009263E9"/>
    <w:rsid w:val="009266DE"/>
    <w:rsid w:val="00926AAB"/>
    <w:rsid w:val="00927582"/>
    <w:rsid w:val="00927CE6"/>
    <w:rsid w:val="009301EF"/>
    <w:rsid w:val="00930657"/>
    <w:rsid w:val="009306EB"/>
    <w:rsid w:val="009308FA"/>
    <w:rsid w:val="00930CE5"/>
    <w:rsid w:val="00930DE7"/>
    <w:rsid w:val="009347A4"/>
    <w:rsid w:val="00934806"/>
    <w:rsid w:val="00934BAA"/>
    <w:rsid w:val="00936019"/>
    <w:rsid w:val="00936A2F"/>
    <w:rsid w:val="00940954"/>
    <w:rsid w:val="009414A5"/>
    <w:rsid w:val="0094153A"/>
    <w:rsid w:val="009424A5"/>
    <w:rsid w:val="00942F2D"/>
    <w:rsid w:val="00943BDD"/>
    <w:rsid w:val="00944600"/>
    <w:rsid w:val="00947C3B"/>
    <w:rsid w:val="00947D28"/>
    <w:rsid w:val="00950C6E"/>
    <w:rsid w:val="0095162E"/>
    <w:rsid w:val="00951965"/>
    <w:rsid w:val="009520C7"/>
    <w:rsid w:val="009529B9"/>
    <w:rsid w:val="00952F7A"/>
    <w:rsid w:val="00953AB2"/>
    <w:rsid w:val="00955535"/>
    <w:rsid w:val="00955C41"/>
    <w:rsid w:val="00955E45"/>
    <w:rsid w:val="009560B7"/>
    <w:rsid w:val="009561EF"/>
    <w:rsid w:val="0095629F"/>
    <w:rsid w:val="00956646"/>
    <w:rsid w:val="0095773D"/>
    <w:rsid w:val="00960236"/>
    <w:rsid w:val="0096056B"/>
    <w:rsid w:val="00960EE2"/>
    <w:rsid w:val="00960FBB"/>
    <w:rsid w:val="0096410E"/>
    <w:rsid w:val="009655E7"/>
    <w:rsid w:val="00965B76"/>
    <w:rsid w:val="00965FEE"/>
    <w:rsid w:val="00966593"/>
    <w:rsid w:val="00966993"/>
    <w:rsid w:val="0097082B"/>
    <w:rsid w:val="00972930"/>
    <w:rsid w:val="00972982"/>
    <w:rsid w:val="009751A4"/>
    <w:rsid w:val="0097596A"/>
    <w:rsid w:val="00975F8D"/>
    <w:rsid w:val="009807DA"/>
    <w:rsid w:val="00981EF7"/>
    <w:rsid w:val="00982547"/>
    <w:rsid w:val="0098275B"/>
    <w:rsid w:val="00984C8C"/>
    <w:rsid w:val="0098514C"/>
    <w:rsid w:val="00985435"/>
    <w:rsid w:val="00985B5B"/>
    <w:rsid w:val="0098656E"/>
    <w:rsid w:val="00986DEF"/>
    <w:rsid w:val="009877E5"/>
    <w:rsid w:val="009879E1"/>
    <w:rsid w:val="00990049"/>
    <w:rsid w:val="00990926"/>
    <w:rsid w:val="00990C5F"/>
    <w:rsid w:val="00991217"/>
    <w:rsid w:val="00991645"/>
    <w:rsid w:val="00992B70"/>
    <w:rsid w:val="009930A1"/>
    <w:rsid w:val="00994198"/>
    <w:rsid w:val="009946F3"/>
    <w:rsid w:val="00994C33"/>
    <w:rsid w:val="0099629D"/>
    <w:rsid w:val="00996920"/>
    <w:rsid w:val="0099709F"/>
    <w:rsid w:val="0099742C"/>
    <w:rsid w:val="009979B1"/>
    <w:rsid w:val="009A098F"/>
    <w:rsid w:val="009A0C59"/>
    <w:rsid w:val="009A1894"/>
    <w:rsid w:val="009A20EF"/>
    <w:rsid w:val="009A2AD6"/>
    <w:rsid w:val="009A5BB4"/>
    <w:rsid w:val="009A6905"/>
    <w:rsid w:val="009A6BDC"/>
    <w:rsid w:val="009A710C"/>
    <w:rsid w:val="009A716A"/>
    <w:rsid w:val="009A7211"/>
    <w:rsid w:val="009A7DBD"/>
    <w:rsid w:val="009B19AC"/>
    <w:rsid w:val="009B2728"/>
    <w:rsid w:val="009B3416"/>
    <w:rsid w:val="009B46AA"/>
    <w:rsid w:val="009B62EF"/>
    <w:rsid w:val="009B6375"/>
    <w:rsid w:val="009B6F0A"/>
    <w:rsid w:val="009B731C"/>
    <w:rsid w:val="009C25D2"/>
    <w:rsid w:val="009C2A39"/>
    <w:rsid w:val="009C3E12"/>
    <w:rsid w:val="009C46B3"/>
    <w:rsid w:val="009C4A19"/>
    <w:rsid w:val="009C4DC5"/>
    <w:rsid w:val="009C6E5E"/>
    <w:rsid w:val="009C725F"/>
    <w:rsid w:val="009D0840"/>
    <w:rsid w:val="009D187C"/>
    <w:rsid w:val="009D1CBB"/>
    <w:rsid w:val="009D2A95"/>
    <w:rsid w:val="009D4213"/>
    <w:rsid w:val="009D7461"/>
    <w:rsid w:val="009D7C10"/>
    <w:rsid w:val="009E13EA"/>
    <w:rsid w:val="009E2667"/>
    <w:rsid w:val="009E2AD2"/>
    <w:rsid w:val="009E355C"/>
    <w:rsid w:val="009E37B5"/>
    <w:rsid w:val="009E46D1"/>
    <w:rsid w:val="009E52AE"/>
    <w:rsid w:val="009E58BB"/>
    <w:rsid w:val="009E688F"/>
    <w:rsid w:val="009E6CE3"/>
    <w:rsid w:val="009E6E32"/>
    <w:rsid w:val="009E78DF"/>
    <w:rsid w:val="009F020C"/>
    <w:rsid w:val="009F13FD"/>
    <w:rsid w:val="009F2627"/>
    <w:rsid w:val="009F2C9A"/>
    <w:rsid w:val="009F2CAA"/>
    <w:rsid w:val="009F2CDF"/>
    <w:rsid w:val="009F337E"/>
    <w:rsid w:val="009F445E"/>
    <w:rsid w:val="009F4DB4"/>
    <w:rsid w:val="009F51CD"/>
    <w:rsid w:val="009F62BF"/>
    <w:rsid w:val="009F67A7"/>
    <w:rsid w:val="009F67CB"/>
    <w:rsid w:val="009F6B83"/>
    <w:rsid w:val="009F7153"/>
    <w:rsid w:val="009F766B"/>
    <w:rsid w:val="00A00630"/>
    <w:rsid w:val="00A00EB9"/>
    <w:rsid w:val="00A0107D"/>
    <w:rsid w:val="00A01896"/>
    <w:rsid w:val="00A01AA1"/>
    <w:rsid w:val="00A030FD"/>
    <w:rsid w:val="00A04C46"/>
    <w:rsid w:val="00A050EB"/>
    <w:rsid w:val="00A0674D"/>
    <w:rsid w:val="00A105ED"/>
    <w:rsid w:val="00A11ADB"/>
    <w:rsid w:val="00A11D04"/>
    <w:rsid w:val="00A122D9"/>
    <w:rsid w:val="00A1331A"/>
    <w:rsid w:val="00A13502"/>
    <w:rsid w:val="00A136BD"/>
    <w:rsid w:val="00A137CF"/>
    <w:rsid w:val="00A14367"/>
    <w:rsid w:val="00A154CA"/>
    <w:rsid w:val="00A15C89"/>
    <w:rsid w:val="00A167F7"/>
    <w:rsid w:val="00A20005"/>
    <w:rsid w:val="00A2038B"/>
    <w:rsid w:val="00A20871"/>
    <w:rsid w:val="00A210DA"/>
    <w:rsid w:val="00A2151A"/>
    <w:rsid w:val="00A21AC2"/>
    <w:rsid w:val="00A21BE0"/>
    <w:rsid w:val="00A21E94"/>
    <w:rsid w:val="00A23580"/>
    <w:rsid w:val="00A2377D"/>
    <w:rsid w:val="00A2441E"/>
    <w:rsid w:val="00A24EF8"/>
    <w:rsid w:val="00A25A10"/>
    <w:rsid w:val="00A25FDC"/>
    <w:rsid w:val="00A265A9"/>
    <w:rsid w:val="00A26BB2"/>
    <w:rsid w:val="00A26F31"/>
    <w:rsid w:val="00A27B78"/>
    <w:rsid w:val="00A27F12"/>
    <w:rsid w:val="00A309AC"/>
    <w:rsid w:val="00A30CC2"/>
    <w:rsid w:val="00A30DFC"/>
    <w:rsid w:val="00A316C3"/>
    <w:rsid w:val="00A31D23"/>
    <w:rsid w:val="00A323AD"/>
    <w:rsid w:val="00A32E7B"/>
    <w:rsid w:val="00A35108"/>
    <w:rsid w:val="00A356AD"/>
    <w:rsid w:val="00A35F69"/>
    <w:rsid w:val="00A360EF"/>
    <w:rsid w:val="00A36BBC"/>
    <w:rsid w:val="00A36BEA"/>
    <w:rsid w:val="00A37CFE"/>
    <w:rsid w:val="00A400FB"/>
    <w:rsid w:val="00A401FA"/>
    <w:rsid w:val="00A403C2"/>
    <w:rsid w:val="00A41076"/>
    <w:rsid w:val="00A4257B"/>
    <w:rsid w:val="00A437DB"/>
    <w:rsid w:val="00A4466B"/>
    <w:rsid w:val="00A44A23"/>
    <w:rsid w:val="00A45160"/>
    <w:rsid w:val="00A4535E"/>
    <w:rsid w:val="00A4628A"/>
    <w:rsid w:val="00A46C41"/>
    <w:rsid w:val="00A47772"/>
    <w:rsid w:val="00A47B9E"/>
    <w:rsid w:val="00A502FA"/>
    <w:rsid w:val="00A51159"/>
    <w:rsid w:val="00A515C7"/>
    <w:rsid w:val="00A51C25"/>
    <w:rsid w:val="00A523D9"/>
    <w:rsid w:val="00A5298A"/>
    <w:rsid w:val="00A52C8D"/>
    <w:rsid w:val="00A533B3"/>
    <w:rsid w:val="00A534DB"/>
    <w:rsid w:val="00A5393E"/>
    <w:rsid w:val="00A53E31"/>
    <w:rsid w:val="00A55DC6"/>
    <w:rsid w:val="00A56F41"/>
    <w:rsid w:val="00A57F93"/>
    <w:rsid w:val="00A61DCC"/>
    <w:rsid w:val="00A62144"/>
    <w:rsid w:val="00A628F4"/>
    <w:rsid w:val="00A62CC4"/>
    <w:rsid w:val="00A64534"/>
    <w:rsid w:val="00A64D04"/>
    <w:rsid w:val="00A65991"/>
    <w:rsid w:val="00A660CF"/>
    <w:rsid w:val="00A66199"/>
    <w:rsid w:val="00A6658F"/>
    <w:rsid w:val="00A67516"/>
    <w:rsid w:val="00A67DA3"/>
    <w:rsid w:val="00A71082"/>
    <w:rsid w:val="00A71D8D"/>
    <w:rsid w:val="00A71F63"/>
    <w:rsid w:val="00A71FB3"/>
    <w:rsid w:val="00A7253B"/>
    <w:rsid w:val="00A72A6E"/>
    <w:rsid w:val="00A73007"/>
    <w:rsid w:val="00A730FA"/>
    <w:rsid w:val="00A73824"/>
    <w:rsid w:val="00A75567"/>
    <w:rsid w:val="00A7575A"/>
    <w:rsid w:val="00A76A7F"/>
    <w:rsid w:val="00A80326"/>
    <w:rsid w:val="00A8095D"/>
    <w:rsid w:val="00A827D9"/>
    <w:rsid w:val="00A82C8C"/>
    <w:rsid w:val="00A82CE0"/>
    <w:rsid w:val="00A83E6C"/>
    <w:rsid w:val="00A84650"/>
    <w:rsid w:val="00A8470C"/>
    <w:rsid w:val="00A851EA"/>
    <w:rsid w:val="00A856E4"/>
    <w:rsid w:val="00A85A72"/>
    <w:rsid w:val="00A8618A"/>
    <w:rsid w:val="00A87A8F"/>
    <w:rsid w:val="00A90A16"/>
    <w:rsid w:val="00A90E3A"/>
    <w:rsid w:val="00A90EB5"/>
    <w:rsid w:val="00A917E8"/>
    <w:rsid w:val="00A91D19"/>
    <w:rsid w:val="00A920ED"/>
    <w:rsid w:val="00A93875"/>
    <w:rsid w:val="00A94DD2"/>
    <w:rsid w:val="00A969A1"/>
    <w:rsid w:val="00A96FF9"/>
    <w:rsid w:val="00A97028"/>
    <w:rsid w:val="00AA0133"/>
    <w:rsid w:val="00AA0404"/>
    <w:rsid w:val="00AA1563"/>
    <w:rsid w:val="00AA3708"/>
    <w:rsid w:val="00AA3BF4"/>
    <w:rsid w:val="00AA4217"/>
    <w:rsid w:val="00AA4810"/>
    <w:rsid w:val="00AA4895"/>
    <w:rsid w:val="00AA496B"/>
    <w:rsid w:val="00AA4F9D"/>
    <w:rsid w:val="00AA54AA"/>
    <w:rsid w:val="00AA5D41"/>
    <w:rsid w:val="00AA672E"/>
    <w:rsid w:val="00AA6B0C"/>
    <w:rsid w:val="00AA6EC2"/>
    <w:rsid w:val="00AA7546"/>
    <w:rsid w:val="00AA7E1C"/>
    <w:rsid w:val="00AB0E12"/>
    <w:rsid w:val="00AB142F"/>
    <w:rsid w:val="00AB15CA"/>
    <w:rsid w:val="00AB17FC"/>
    <w:rsid w:val="00AB2BA7"/>
    <w:rsid w:val="00AB4549"/>
    <w:rsid w:val="00AB5352"/>
    <w:rsid w:val="00AB5519"/>
    <w:rsid w:val="00AB5C56"/>
    <w:rsid w:val="00AB6853"/>
    <w:rsid w:val="00AB7250"/>
    <w:rsid w:val="00AB7F59"/>
    <w:rsid w:val="00AC05B2"/>
    <w:rsid w:val="00AC0CE3"/>
    <w:rsid w:val="00AC30CD"/>
    <w:rsid w:val="00AC366F"/>
    <w:rsid w:val="00AC3F1B"/>
    <w:rsid w:val="00AC4366"/>
    <w:rsid w:val="00AC6D55"/>
    <w:rsid w:val="00AC763E"/>
    <w:rsid w:val="00AC7876"/>
    <w:rsid w:val="00AD0DFC"/>
    <w:rsid w:val="00AD15DD"/>
    <w:rsid w:val="00AD1611"/>
    <w:rsid w:val="00AD30AB"/>
    <w:rsid w:val="00AD40F5"/>
    <w:rsid w:val="00AD41B3"/>
    <w:rsid w:val="00AD42DB"/>
    <w:rsid w:val="00AD49A2"/>
    <w:rsid w:val="00AD4F09"/>
    <w:rsid w:val="00AD585F"/>
    <w:rsid w:val="00AD5BDD"/>
    <w:rsid w:val="00AD5BDE"/>
    <w:rsid w:val="00AE0836"/>
    <w:rsid w:val="00AE0C39"/>
    <w:rsid w:val="00AE1203"/>
    <w:rsid w:val="00AE1C9B"/>
    <w:rsid w:val="00AE2A46"/>
    <w:rsid w:val="00AE2C56"/>
    <w:rsid w:val="00AE317E"/>
    <w:rsid w:val="00AE34E6"/>
    <w:rsid w:val="00AE379E"/>
    <w:rsid w:val="00AE397C"/>
    <w:rsid w:val="00AE440E"/>
    <w:rsid w:val="00AE5138"/>
    <w:rsid w:val="00AE5848"/>
    <w:rsid w:val="00AE58A0"/>
    <w:rsid w:val="00AF02A3"/>
    <w:rsid w:val="00AF02E4"/>
    <w:rsid w:val="00AF0A01"/>
    <w:rsid w:val="00AF12FF"/>
    <w:rsid w:val="00AF18E7"/>
    <w:rsid w:val="00AF1AE2"/>
    <w:rsid w:val="00AF2048"/>
    <w:rsid w:val="00AF22E2"/>
    <w:rsid w:val="00AF231D"/>
    <w:rsid w:val="00AF3548"/>
    <w:rsid w:val="00AF3938"/>
    <w:rsid w:val="00AF3E9D"/>
    <w:rsid w:val="00AF4809"/>
    <w:rsid w:val="00AF51E1"/>
    <w:rsid w:val="00AF5F1D"/>
    <w:rsid w:val="00AF645F"/>
    <w:rsid w:val="00AF756F"/>
    <w:rsid w:val="00AF76C9"/>
    <w:rsid w:val="00AF79A1"/>
    <w:rsid w:val="00B006ED"/>
    <w:rsid w:val="00B01600"/>
    <w:rsid w:val="00B028AC"/>
    <w:rsid w:val="00B02C2A"/>
    <w:rsid w:val="00B02F55"/>
    <w:rsid w:val="00B0448E"/>
    <w:rsid w:val="00B072AC"/>
    <w:rsid w:val="00B072B3"/>
    <w:rsid w:val="00B107B7"/>
    <w:rsid w:val="00B11BBF"/>
    <w:rsid w:val="00B11C82"/>
    <w:rsid w:val="00B11C85"/>
    <w:rsid w:val="00B12274"/>
    <w:rsid w:val="00B123E7"/>
    <w:rsid w:val="00B12744"/>
    <w:rsid w:val="00B13F53"/>
    <w:rsid w:val="00B13FDA"/>
    <w:rsid w:val="00B144E0"/>
    <w:rsid w:val="00B14A8D"/>
    <w:rsid w:val="00B15A78"/>
    <w:rsid w:val="00B16183"/>
    <w:rsid w:val="00B167B3"/>
    <w:rsid w:val="00B2180D"/>
    <w:rsid w:val="00B22070"/>
    <w:rsid w:val="00B22B8F"/>
    <w:rsid w:val="00B23572"/>
    <w:rsid w:val="00B2424D"/>
    <w:rsid w:val="00B24AF0"/>
    <w:rsid w:val="00B26FFD"/>
    <w:rsid w:val="00B2706E"/>
    <w:rsid w:val="00B27F61"/>
    <w:rsid w:val="00B30CB3"/>
    <w:rsid w:val="00B30E08"/>
    <w:rsid w:val="00B3138F"/>
    <w:rsid w:val="00B31659"/>
    <w:rsid w:val="00B31E2E"/>
    <w:rsid w:val="00B322E7"/>
    <w:rsid w:val="00B32AE5"/>
    <w:rsid w:val="00B32D78"/>
    <w:rsid w:val="00B3332F"/>
    <w:rsid w:val="00B335B4"/>
    <w:rsid w:val="00B35A22"/>
    <w:rsid w:val="00B36DF5"/>
    <w:rsid w:val="00B37E36"/>
    <w:rsid w:val="00B40CB2"/>
    <w:rsid w:val="00B410E9"/>
    <w:rsid w:val="00B416F6"/>
    <w:rsid w:val="00B4181E"/>
    <w:rsid w:val="00B4195E"/>
    <w:rsid w:val="00B41C7B"/>
    <w:rsid w:val="00B420B3"/>
    <w:rsid w:val="00B42344"/>
    <w:rsid w:val="00B42468"/>
    <w:rsid w:val="00B425D2"/>
    <w:rsid w:val="00B42B82"/>
    <w:rsid w:val="00B452DB"/>
    <w:rsid w:val="00B4579F"/>
    <w:rsid w:val="00B46894"/>
    <w:rsid w:val="00B514E5"/>
    <w:rsid w:val="00B52189"/>
    <w:rsid w:val="00B528A2"/>
    <w:rsid w:val="00B5293F"/>
    <w:rsid w:val="00B52B71"/>
    <w:rsid w:val="00B53DF7"/>
    <w:rsid w:val="00B54307"/>
    <w:rsid w:val="00B5523C"/>
    <w:rsid w:val="00B617C9"/>
    <w:rsid w:val="00B61CC3"/>
    <w:rsid w:val="00B63480"/>
    <w:rsid w:val="00B63D78"/>
    <w:rsid w:val="00B640B0"/>
    <w:rsid w:val="00B6434C"/>
    <w:rsid w:val="00B64F19"/>
    <w:rsid w:val="00B660D8"/>
    <w:rsid w:val="00B67B97"/>
    <w:rsid w:val="00B67FBC"/>
    <w:rsid w:val="00B7011E"/>
    <w:rsid w:val="00B7015B"/>
    <w:rsid w:val="00B70266"/>
    <w:rsid w:val="00B70395"/>
    <w:rsid w:val="00B70603"/>
    <w:rsid w:val="00B71BE7"/>
    <w:rsid w:val="00B71DDC"/>
    <w:rsid w:val="00B72005"/>
    <w:rsid w:val="00B72070"/>
    <w:rsid w:val="00B73779"/>
    <w:rsid w:val="00B745AA"/>
    <w:rsid w:val="00B7560C"/>
    <w:rsid w:val="00B76A74"/>
    <w:rsid w:val="00B77068"/>
    <w:rsid w:val="00B80F91"/>
    <w:rsid w:val="00B813F8"/>
    <w:rsid w:val="00B8153D"/>
    <w:rsid w:val="00B82CF8"/>
    <w:rsid w:val="00B83781"/>
    <w:rsid w:val="00B83ABB"/>
    <w:rsid w:val="00B840F0"/>
    <w:rsid w:val="00B8480F"/>
    <w:rsid w:val="00B84988"/>
    <w:rsid w:val="00B86A8A"/>
    <w:rsid w:val="00B86CC7"/>
    <w:rsid w:val="00B87240"/>
    <w:rsid w:val="00B875CE"/>
    <w:rsid w:val="00B8778F"/>
    <w:rsid w:val="00B9018A"/>
    <w:rsid w:val="00B902FF"/>
    <w:rsid w:val="00B91385"/>
    <w:rsid w:val="00B91CFA"/>
    <w:rsid w:val="00B91DF5"/>
    <w:rsid w:val="00B92058"/>
    <w:rsid w:val="00B92158"/>
    <w:rsid w:val="00B922E3"/>
    <w:rsid w:val="00B92741"/>
    <w:rsid w:val="00B929E5"/>
    <w:rsid w:val="00B92B95"/>
    <w:rsid w:val="00B92C07"/>
    <w:rsid w:val="00B9328C"/>
    <w:rsid w:val="00B93902"/>
    <w:rsid w:val="00B93D1F"/>
    <w:rsid w:val="00B93D6F"/>
    <w:rsid w:val="00B9404B"/>
    <w:rsid w:val="00B9412D"/>
    <w:rsid w:val="00B95E2E"/>
    <w:rsid w:val="00B965F0"/>
    <w:rsid w:val="00B966B4"/>
    <w:rsid w:val="00B97216"/>
    <w:rsid w:val="00B978D3"/>
    <w:rsid w:val="00B97FE2"/>
    <w:rsid w:val="00BA0449"/>
    <w:rsid w:val="00BA0D29"/>
    <w:rsid w:val="00BA1E1F"/>
    <w:rsid w:val="00BA34C6"/>
    <w:rsid w:val="00BA3949"/>
    <w:rsid w:val="00BA4501"/>
    <w:rsid w:val="00BB0C2A"/>
    <w:rsid w:val="00BB0C8B"/>
    <w:rsid w:val="00BB0ECC"/>
    <w:rsid w:val="00BB1738"/>
    <w:rsid w:val="00BB26B5"/>
    <w:rsid w:val="00BB4BA6"/>
    <w:rsid w:val="00BB5F73"/>
    <w:rsid w:val="00BB6587"/>
    <w:rsid w:val="00BB7D2E"/>
    <w:rsid w:val="00BC017C"/>
    <w:rsid w:val="00BC02A8"/>
    <w:rsid w:val="00BC3D41"/>
    <w:rsid w:val="00BC412D"/>
    <w:rsid w:val="00BC4591"/>
    <w:rsid w:val="00BC48B8"/>
    <w:rsid w:val="00BC4E7E"/>
    <w:rsid w:val="00BC556D"/>
    <w:rsid w:val="00BC5A24"/>
    <w:rsid w:val="00BC65B2"/>
    <w:rsid w:val="00BC7374"/>
    <w:rsid w:val="00BC7DED"/>
    <w:rsid w:val="00BC7ED6"/>
    <w:rsid w:val="00BD00C9"/>
    <w:rsid w:val="00BD148E"/>
    <w:rsid w:val="00BD19B6"/>
    <w:rsid w:val="00BD2787"/>
    <w:rsid w:val="00BD290A"/>
    <w:rsid w:val="00BD2951"/>
    <w:rsid w:val="00BD2C05"/>
    <w:rsid w:val="00BD38E9"/>
    <w:rsid w:val="00BD3DCD"/>
    <w:rsid w:val="00BD4CCA"/>
    <w:rsid w:val="00BD4D81"/>
    <w:rsid w:val="00BD4F5C"/>
    <w:rsid w:val="00BD51D7"/>
    <w:rsid w:val="00BD6D3D"/>
    <w:rsid w:val="00BE025A"/>
    <w:rsid w:val="00BE03A2"/>
    <w:rsid w:val="00BE10F7"/>
    <w:rsid w:val="00BE14AB"/>
    <w:rsid w:val="00BE1D50"/>
    <w:rsid w:val="00BE1FA1"/>
    <w:rsid w:val="00BE234D"/>
    <w:rsid w:val="00BE3788"/>
    <w:rsid w:val="00BE4764"/>
    <w:rsid w:val="00BE47A4"/>
    <w:rsid w:val="00BE5793"/>
    <w:rsid w:val="00BE6BFB"/>
    <w:rsid w:val="00BE6D0A"/>
    <w:rsid w:val="00BE7876"/>
    <w:rsid w:val="00BE78CE"/>
    <w:rsid w:val="00BF0B1E"/>
    <w:rsid w:val="00BF0C89"/>
    <w:rsid w:val="00BF1732"/>
    <w:rsid w:val="00BF1859"/>
    <w:rsid w:val="00BF417B"/>
    <w:rsid w:val="00BF5E94"/>
    <w:rsid w:val="00BF65DF"/>
    <w:rsid w:val="00C027B7"/>
    <w:rsid w:val="00C02F09"/>
    <w:rsid w:val="00C04E0F"/>
    <w:rsid w:val="00C05B99"/>
    <w:rsid w:val="00C065B4"/>
    <w:rsid w:val="00C103E2"/>
    <w:rsid w:val="00C10C28"/>
    <w:rsid w:val="00C119C5"/>
    <w:rsid w:val="00C121BE"/>
    <w:rsid w:val="00C1226D"/>
    <w:rsid w:val="00C1276C"/>
    <w:rsid w:val="00C13798"/>
    <w:rsid w:val="00C13935"/>
    <w:rsid w:val="00C13F17"/>
    <w:rsid w:val="00C140EF"/>
    <w:rsid w:val="00C14E08"/>
    <w:rsid w:val="00C157BB"/>
    <w:rsid w:val="00C16AE2"/>
    <w:rsid w:val="00C17641"/>
    <w:rsid w:val="00C178AB"/>
    <w:rsid w:val="00C17DEF"/>
    <w:rsid w:val="00C200B9"/>
    <w:rsid w:val="00C206BC"/>
    <w:rsid w:val="00C20B05"/>
    <w:rsid w:val="00C22EA1"/>
    <w:rsid w:val="00C230E2"/>
    <w:rsid w:val="00C2314E"/>
    <w:rsid w:val="00C23614"/>
    <w:rsid w:val="00C24532"/>
    <w:rsid w:val="00C247CD"/>
    <w:rsid w:val="00C262A9"/>
    <w:rsid w:val="00C27818"/>
    <w:rsid w:val="00C307FD"/>
    <w:rsid w:val="00C30AEB"/>
    <w:rsid w:val="00C312E1"/>
    <w:rsid w:val="00C314FE"/>
    <w:rsid w:val="00C31BC3"/>
    <w:rsid w:val="00C31CD5"/>
    <w:rsid w:val="00C32685"/>
    <w:rsid w:val="00C330AD"/>
    <w:rsid w:val="00C353A9"/>
    <w:rsid w:val="00C3572C"/>
    <w:rsid w:val="00C35E9D"/>
    <w:rsid w:val="00C362D9"/>
    <w:rsid w:val="00C41D6E"/>
    <w:rsid w:val="00C41EC4"/>
    <w:rsid w:val="00C4275A"/>
    <w:rsid w:val="00C42FDB"/>
    <w:rsid w:val="00C436E9"/>
    <w:rsid w:val="00C44052"/>
    <w:rsid w:val="00C44619"/>
    <w:rsid w:val="00C44694"/>
    <w:rsid w:val="00C447CE"/>
    <w:rsid w:val="00C44C90"/>
    <w:rsid w:val="00C45297"/>
    <w:rsid w:val="00C452F9"/>
    <w:rsid w:val="00C4591E"/>
    <w:rsid w:val="00C462D1"/>
    <w:rsid w:val="00C46931"/>
    <w:rsid w:val="00C46A01"/>
    <w:rsid w:val="00C46D7F"/>
    <w:rsid w:val="00C47730"/>
    <w:rsid w:val="00C4799B"/>
    <w:rsid w:val="00C47CB4"/>
    <w:rsid w:val="00C53FBB"/>
    <w:rsid w:val="00C5564E"/>
    <w:rsid w:val="00C56ADC"/>
    <w:rsid w:val="00C56FA5"/>
    <w:rsid w:val="00C572C9"/>
    <w:rsid w:val="00C574D8"/>
    <w:rsid w:val="00C615D5"/>
    <w:rsid w:val="00C617FE"/>
    <w:rsid w:val="00C62515"/>
    <w:rsid w:val="00C62D27"/>
    <w:rsid w:val="00C6310E"/>
    <w:rsid w:val="00C6577B"/>
    <w:rsid w:val="00C65AD5"/>
    <w:rsid w:val="00C6625A"/>
    <w:rsid w:val="00C675A5"/>
    <w:rsid w:val="00C70400"/>
    <w:rsid w:val="00C7079C"/>
    <w:rsid w:val="00C70DC5"/>
    <w:rsid w:val="00C71442"/>
    <w:rsid w:val="00C71C0C"/>
    <w:rsid w:val="00C71F1B"/>
    <w:rsid w:val="00C730A1"/>
    <w:rsid w:val="00C73C59"/>
    <w:rsid w:val="00C7483A"/>
    <w:rsid w:val="00C74862"/>
    <w:rsid w:val="00C74E5B"/>
    <w:rsid w:val="00C76030"/>
    <w:rsid w:val="00C77789"/>
    <w:rsid w:val="00C77ED9"/>
    <w:rsid w:val="00C81023"/>
    <w:rsid w:val="00C81036"/>
    <w:rsid w:val="00C81075"/>
    <w:rsid w:val="00C813AB"/>
    <w:rsid w:val="00C826B3"/>
    <w:rsid w:val="00C83658"/>
    <w:rsid w:val="00C84C17"/>
    <w:rsid w:val="00C84F2E"/>
    <w:rsid w:val="00C85147"/>
    <w:rsid w:val="00C86FA1"/>
    <w:rsid w:val="00C87069"/>
    <w:rsid w:val="00C873F4"/>
    <w:rsid w:val="00C87A54"/>
    <w:rsid w:val="00C9021C"/>
    <w:rsid w:val="00C90305"/>
    <w:rsid w:val="00C90FDA"/>
    <w:rsid w:val="00C9368B"/>
    <w:rsid w:val="00C93D6F"/>
    <w:rsid w:val="00C93F08"/>
    <w:rsid w:val="00C94256"/>
    <w:rsid w:val="00C955B1"/>
    <w:rsid w:val="00C9760C"/>
    <w:rsid w:val="00CA0FB6"/>
    <w:rsid w:val="00CA16BE"/>
    <w:rsid w:val="00CA1C8F"/>
    <w:rsid w:val="00CA3314"/>
    <w:rsid w:val="00CA36E0"/>
    <w:rsid w:val="00CA4520"/>
    <w:rsid w:val="00CA513C"/>
    <w:rsid w:val="00CA52EA"/>
    <w:rsid w:val="00CA5871"/>
    <w:rsid w:val="00CB086D"/>
    <w:rsid w:val="00CB0923"/>
    <w:rsid w:val="00CB0FCF"/>
    <w:rsid w:val="00CB111D"/>
    <w:rsid w:val="00CB1153"/>
    <w:rsid w:val="00CB1F8C"/>
    <w:rsid w:val="00CB1F9D"/>
    <w:rsid w:val="00CB2520"/>
    <w:rsid w:val="00CB2708"/>
    <w:rsid w:val="00CB279D"/>
    <w:rsid w:val="00CB2CF8"/>
    <w:rsid w:val="00CB2F6F"/>
    <w:rsid w:val="00CB371F"/>
    <w:rsid w:val="00CB56EA"/>
    <w:rsid w:val="00CB5A2C"/>
    <w:rsid w:val="00CB6119"/>
    <w:rsid w:val="00CB6312"/>
    <w:rsid w:val="00CC0463"/>
    <w:rsid w:val="00CC11B3"/>
    <w:rsid w:val="00CC1B2D"/>
    <w:rsid w:val="00CC2734"/>
    <w:rsid w:val="00CC3839"/>
    <w:rsid w:val="00CC40F0"/>
    <w:rsid w:val="00CC51E1"/>
    <w:rsid w:val="00CC5B4E"/>
    <w:rsid w:val="00CC5DE0"/>
    <w:rsid w:val="00CC635C"/>
    <w:rsid w:val="00CC6544"/>
    <w:rsid w:val="00CC70FC"/>
    <w:rsid w:val="00CC7224"/>
    <w:rsid w:val="00CC777D"/>
    <w:rsid w:val="00CD0E0A"/>
    <w:rsid w:val="00CD1868"/>
    <w:rsid w:val="00CD198D"/>
    <w:rsid w:val="00CD3377"/>
    <w:rsid w:val="00CD4604"/>
    <w:rsid w:val="00CD4F89"/>
    <w:rsid w:val="00CD5A7D"/>
    <w:rsid w:val="00CD6E72"/>
    <w:rsid w:val="00CD7536"/>
    <w:rsid w:val="00CD75BE"/>
    <w:rsid w:val="00CE032C"/>
    <w:rsid w:val="00CE2A9D"/>
    <w:rsid w:val="00CE3C08"/>
    <w:rsid w:val="00CE468A"/>
    <w:rsid w:val="00CE52D8"/>
    <w:rsid w:val="00CE5EAA"/>
    <w:rsid w:val="00CE625C"/>
    <w:rsid w:val="00CE6A1F"/>
    <w:rsid w:val="00CE72A9"/>
    <w:rsid w:val="00CF10C3"/>
    <w:rsid w:val="00CF220E"/>
    <w:rsid w:val="00CF2C5C"/>
    <w:rsid w:val="00CF4ECE"/>
    <w:rsid w:val="00CF7035"/>
    <w:rsid w:val="00CF7B51"/>
    <w:rsid w:val="00D0002C"/>
    <w:rsid w:val="00D0005C"/>
    <w:rsid w:val="00D00647"/>
    <w:rsid w:val="00D00DB0"/>
    <w:rsid w:val="00D011BE"/>
    <w:rsid w:val="00D0201A"/>
    <w:rsid w:val="00D03745"/>
    <w:rsid w:val="00D037FF"/>
    <w:rsid w:val="00D038E6"/>
    <w:rsid w:val="00D0399C"/>
    <w:rsid w:val="00D03CB7"/>
    <w:rsid w:val="00D0441C"/>
    <w:rsid w:val="00D05967"/>
    <w:rsid w:val="00D05D75"/>
    <w:rsid w:val="00D06A69"/>
    <w:rsid w:val="00D07602"/>
    <w:rsid w:val="00D07BE0"/>
    <w:rsid w:val="00D11460"/>
    <w:rsid w:val="00D1196C"/>
    <w:rsid w:val="00D11EBE"/>
    <w:rsid w:val="00D128CF"/>
    <w:rsid w:val="00D13C9A"/>
    <w:rsid w:val="00D13D15"/>
    <w:rsid w:val="00D13EB2"/>
    <w:rsid w:val="00D156EB"/>
    <w:rsid w:val="00D16752"/>
    <w:rsid w:val="00D1725C"/>
    <w:rsid w:val="00D17BC1"/>
    <w:rsid w:val="00D206A8"/>
    <w:rsid w:val="00D20D09"/>
    <w:rsid w:val="00D21A9C"/>
    <w:rsid w:val="00D21AEC"/>
    <w:rsid w:val="00D22414"/>
    <w:rsid w:val="00D22CB8"/>
    <w:rsid w:val="00D231DB"/>
    <w:rsid w:val="00D24074"/>
    <w:rsid w:val="00D24D3C"/>
    <w:rsid w:val="00D24DC1"/>
    <w:rsid w:val="00D25093"/>
    <w:rsid w:val="00D258DD"/>
    <w:rsid w:val="00D25B69"/>
    <w:rsid w:val="00D2656C"/>
    <w:rsid w:val="00D26BB9"/>
    <w:rsid w:val="00D26DE0"/>
    <w:rsid w:val="00D27098"/>
    <w:rsid w:val="00D27645"/>
    <w:rsid w:val="00D30462"/>
    <w:rsid w:val="00D31292"/>
    <w:rsid w:val="00D312A1"/>
    <w:rsid w:val="00D32EE2"/>
    <w:rsid w:val="00D346A0"/>
    <w:rsid w:val="00D349A0"/>
    <w:rsid w:val="00D34D7C"/>
    <w:rsid w:val="00D355A7"/>
    <w:rsid w:val="00D35602"/>
    <w:rsid w:val="00D35D3C"/>
    <w:rsid w:val="00D36651"/>
    <w:rsid w:val="00D37075"/>
    <w:rsid w:val="00D40004"/>
    <w:rsid w:val="00D40158"/>
    <w:rsid w:val="00D401CD"/>
    <w:rsid w:val="00D406B3"/>
    <w:rsid w:val="00D40CDD"/>
    <w:rsid w:val="00D4157E"/>
    <w:rsid w:val="00D41666"/>
    <w:rsid w:val="00D419F1"/>
    <w:rsid w:val="00D42FE1"/>
    <w:rsid w:val="00D4324F"/>
    <w:rsid w:val="00D434BF"/>
    <w:rsid w:val="00D436D8"/>
    <w:rsid w:val="00D44254"/>
    <w:rsid w:val="00D44C9C"/>
    <w:rsid w:val="00D45570"/>
    <w:rsid w:val="00D45F68"/>
    <w:rsid w:val="00D46109"/>
    <w:rsid w:val="00D4624C"/>
    <w:rsid w:val="00D46AC8"/>
    <w:rsid w:val="00D4709A"/>
    <w:rsid w:val="00D47701"/>
    <w:rsid w:val="00D51F97"/>
    <w:rsid w:val="00D53267"/>
    <w:rsid w:val="00D54E3F"/>
    <w:rsid w:val="00D559B1"/>
    <w:rsid w:val="00D56435"/>
    <w:rsid w:val="00D57D7F"/>
    <w:rsid w:val="00D57E34"/>
    <w:rsid w:val="00D600E9"/>
    <w:rsid w:val="00D605F7"/>
    <w:rsid w:val="00D6078E"/>
    <w:rsid w:val="00D630A1"/>
    <w:rsid w:val="00D634C1"/>
    <w:rsid w:val="00D63A6F"/>
    <w:rsid w:val="00D63F1C"/>
    <w:rsid w:val="00D64D89"/>
    <w:rsid w:val="00D64E0A"/>
    <w:rsid w:val="00D659F3"/>
    <w:rsid w:val="00D65A60"/>
    <w:rsid w:val="00D65F74"/>
    <w:rsid w:val="00D6650F"/>
    <w:rsid w:val="00D675BD"/>
    <w:rsid w:val="00D70C76"/>
    <w:rsid w:val="00D7180D"/>
    <w:rsid w:val="00D727DD"/>
    <w:rsid w:val="00D729F1"/>
    <w:rsid w:val="00D72B54"/>
    <w:rsid w:val="00D732DA"/>
    <w:rsid w:val="00D73A74"/>
    <w:rsid w:val="00D7423B"/>
    <w:rsid w:val="00D74F33"/>
    <w:rsid w:val="00D755E7"/>
    <w:rsid w:val="00D75D27"/>
    <w:rsid w:val="00D76854"/>
    <w:rsid w:val="00D768B7"/>
    <w:rsid w:val="00D76F0D"/>
    <w:rsid w:val="00D77817"/>
    <w:rsid w:val="00D814CD"/>
    <w:rsid w:val="00D81574"/>
    <w:rsid w:val="00D818DE"/>
    <w:rsid w:val="00D818EB"/>
    <w:rsid w:val="00D8271C"/>
    <w:rsid w:val="00D8320C"/>
    <w:rsid w:val="00D83762"/>
    <w:rsid w:val="00D839FC"/>
    <w:rsid w:val="00D841B8"/>
    <w:rsid w:val="00D84495"/>
    <w:rsid w:val="00D84783"/>
    <w:rsid w:val="00D850CB"/>
    <w:rsid w:val="00D85466"/>
    <w:rsid w:val="00D85A0F"/>
    <w:rsid w:val="00D86128"/>
    <w:rsid w:val="00D86971"/>
    <w:rsid w:val="00D8713E"/>
    <w:rsid w:val="00D874ED"/>
    <w:rsid w:val="00D900EC"/>
    <w:rsid w:val="00D9104C"/>
    <w:rsid w:val="00D911EA"/>
    <w:rsid w:val="00D916AB"/>
    <w:rsid w:val="00D92295"/>
    <w:rsid w:val="00D92E1F"/>
    <w:rsid w:val="00D951FF"/>
    <w:rsid w:val="00D96F24"/>
    <w:rsid w:val="00D976AD"/>
    <w:rsid w:val="00D97737"/>
    <w:rsid w:val="00D97AC3"/>
    <w:rsid w:val="00D97D3C"/>
    <w:rsid w:val="00DA041E"/>
    <w:rsid w:val="00DA1A5C"/>
    <w:rsid w:val="00DA26BD"/>
    <w:rsid w:val="00DA3D4D"/>
    <w:rsid w:val="00DA48EB"/>
    <w:rsid w:val="00DA4A3E"/>
    <w:rsid w:val="00DA50C5"/>
    <w:rsid w:val="00DB0E7D"/>
    <w:rsid w:val="00DB1670"/>
    <w:rsid w:val="00DB1EE4"/>
    <w:rsid w:val="00DB2320"/>
    <w:rsid w:val="00DB331E"/>
    <w:rsid w:val="00DB3BFD"/>
    <w:rsid w:val="00DB40F2"/>
    <w:rsid w:val="00DB44DC"/>
    <w:rsid w:val="00DB48C0"/>
    <w:rsid w:val="00DB7855"/>
    <w:rsid w:val="00DB78B4"/>
    <w:rsid w:val="00DB7EA4"/>
    <w:rsid w:val="00DC12D1"/>
    <w:rsid w:val="00DC234B"/>
    <w:rsid w:val="00DC25DF"/>
    <w:rsid w:val="00DC26E5"/>
    <w:rsid w:val="00DC2CA2"/>
    <w:rsid w:val="00DC49DD"/>
    <w:rsid w:val="00DC4AEB"/>
    <w:rsid w:val="00DC4D0F"/>
    <w:rsid w:val="00DC51F9"/>
    <w:rsid w:val="00DC5A69"/>
    <w:rsid w:val="00DC61CA"/>
    <w:rsid w:val="00DC69D0"/>
    <w:rsid w:val="00DC6BBC"/>
    <w:rsid w:val="00DC709E"/>
    <w:rsid w:val="00DC7830"/>
    <w:rsid w:val="00DC7BDD"/>
    <w:rsid w:val="00DD005E"/>
    <w:rsid w:val="00DD0275"/>
    <w:rsid w:val="00DD0B96"/>
    <w:rsid w:val="00DD0B9F"/>
    <w:rsid w:val="00DD2923"/>
    <w:rsid w:val="00DD4039"/>
    <w:rsid w:val="00DD476C"/>
    <w:rsid w:val="00DD4D69"/>
    <w:rsid w:val="00DD4F93"/>
    <w:rsid w:val="00DD576D"/>
    <w:rsid w:val="00DE01AE"/>
    <w:rsid w:val="00DE1EB2"/>
    <w:rsid w:val="00DE2E73"/>
    <w:rsid w:val="00DE3575"/>
    <w:rsid w:val="00DE386C"/>
    <w:rsid w:val="00DE3F2B"/>
    <w:rsid w:val="00DE4ABD"/>
    <w:rsid w:val="00DE502A"/>
    <w:rsid w:val="00DE52E6"/>
    <w:rsid w:val="00DE6775"/>
    <w:rsid w:val="00DE7586"/>
    <w:rsid w:val="00DF0458"/>
    <w:rsid w:val="00DF06FD"/>
    <w:rsid w:val="00DF13FC"/>
    <w:rsid w:val="00DF15A9"/>
    <w:rsid w:val="00DF1D1D"/>
    <w:rsid w:val="00DF2738"/>
    <w:rsid w:val="00DF2BB3"/>
    <w:rsid w:val="00DF40B3"/>
    <w:rsid w:val="00DF4192"/>
    <w:rsid w:val="00DF431C"/>
    <w:rsid w:val="00DF4420"/>
    <w:rsid w:val="00DF4881"/>
    <w:rsid w:val="00DF7104"/>
    <w:rsid w:val="00DF7F3F"/>
    <w:rsid w:val="00DF7F9A"/>
    <w:rsid w:val="00E013F9"/>
    <w:rsid w:val="00E02C3F"/>
    <w:rsid w:val="00E03E11"/>
    <w:rsid w:val="00E040D3"/>
    <w:rsid w:val="00E04E08"/>
    <w:rsid w:val="00E06959"/>
    <w:rsid w:val="00E0778F"/>
    <w:rsid w:val="00E108A3"/>
    <w:rsid w:val="00E10A6D"/>
    <w:rsid w:val="00E1143A"/>
    <w:rsid w:val="00E11523"/>
    <w:rsid w:val="00E12487"/>
    <w:rsid w:val="00E131F0"/>
    <w:rsid w:val="00E13586"/>
    <w:rsid w:val="00E15AFB"/>
    <w:rsid w:val="00E16252"/>
    <w:rsid w:val="00E162FA"/>
    <w:rsid w:val="00E165AE"/>
    <w:rsid w:val="00E16CC4"/>
    <w:rsid w:val="00E23D8D"/>
    <w:rsid w:val="00E24D8F"/>
    <w:rsid w:val="00E250D3"/>
    <w:rsid w:val="00E253B0"/>
    <w:rsid w:val="00E25D68"/>
    <w:rsid w:val="00E266AD"/>
    <w:rsid w:val="00E268C1"/>
    <w:rsid w:val="00E2763A"/>
    <w:rsid w:val="00E27AC5"/>
    <w:rsid w:val="00E318B0"/>
    <w:rsid w:val="00E34771"/>
    <w:rsid w:val="00E34AE2"/>
    <w:rsid w:val="00E3512A"/>
    <w:rsid w:val="00E36195"/>
    <w:rsid w:val="00E370C0"/>
    <w:rsid w:val="00E42710"/>
    <w:rsid w:val="00E42DF1"/>
    <w:rsid w:val="00E4337E"/>
    <w:rsid w:val="00E44186"/>
    <w:rsid w:val="00E443C0"/>
    <w:rsid w:val="00E445EA"/>
    <w:rsid w:val="00E449F7"/>
    <w:rsid w:val="00E44BF6"/>
    <w:rsid w:val="00E44DA9"/>
    <w:rsid w:val="00E454BC"/>
    <w:rsid w:val="00E454CB"/>
    <w:rsid w:val="00E45703"/>
    <w:rsid w:val="00E4584A"/>
    <w:rsid w:val="00E46A24"/>
    <w:rsid w:val="00E46EA1"/>
    <w:rsid w:val="00E46F00"/>
    <w:rsid w:val="00E501C5"/>
    <w:rsid w:val="00E505AC"/>
    <w:rsid w:val="00E50855"/>
    <w:rsid w:val="00E510E9"/>
    <w:rsid w:val="00E51BF9"/>
    <w:rsid w:val="00E51D81"/>
    <w:rsid w:val="00E51E65"/>
    <w:rsid w:val="00E529B5"/>
    <w:rsid w:val="00E544D4"/>
    <w:rsid w:val="00E5584B"/>
    <w:rsid w:val="00E55D3F"/>
    <w:rsid w:val="00E5627E"/>
    <w:rsid w:val="00E56627"/>
    <w:rsid w:val="00E56817"/>
    <w:rsid w:val="00E60127"/>
    <w:rsid w:val="00E6024F"/>
    <w:rsid w:val="00E60B0F"/>
    <w:rsid w:val="00E6167D"/>
    <w:rsid w:val="00E6174E"/>
    <w:rsid w:val="00E622B6"/>
    <w:rsid w:val="00E628CD"/>
    <w:rsid w:val="00E64157"/>
    <w:rsid w:val="00E6590F"/>
    <w:rsid w:val="00E66F0F"/>
    <w:rsid w:val="00E70165"/>
    <w:rsid w:val="00E701D2"/>
    <w:rsid w:val="00E715EA"/>
    <w:rsid w:val="00E716F3"/>
    <w:rsid w:val="00E7225E"/>
    <w:rsid w:val="00E72786"/>
    <w:rsid w:val="00E72DFD"/>
    <w:rsid w:val="00E734B1"/>
    <w:rsid w:val="00E735EE"/>
    <w:rsid w:val="00E73654"/>
    <w:rsid w:val="00E765C5"/>
    <w:rsid w:val="00E76904"/>
    <w:rsid w:val="00E76BBC"/>
    <w:rsid w:val="00E774D9"/>
    <w:rsid w:val="00E80148"/>
    <w:rsid w:val="00E8240D"/>
    <w:rsid w:val="00E8416E"/>
    <w:rsid w:val="00E849FB"/>
    <w:rsid w:val="00E84A3F"/>
    <w:rsid w:val="00E84F9E"/>
    <w:rsid w:val="00E85427"/>
    <w:rsid w:val="00E868CD"/>
    <w:rsid w:val="00E875DF"/>
    <w:rsid w:val="00E879CC"/>
    <w:rsid w:val="00E87A11"/>
    <w:rsid w:val="00E90493"/>
    <w:rsid w:val="00E9081B"/>
    <w:rsid w:val="00E91540"/>
    <w:rsid w:val="00E927FE"/>
    <w:rsid w:val="00E92D1A"/>
    <w:rsid w:val="00E92E12"/>
    <w:rsid w:val="00E9309F"/>
    <w:rsid w:val="00E9355F"/>
    <w:rsid w:val="00E940AE"/>
    <w:rsid w:val="00E9480A"/>
    <w:rsid w:val="00E95727"/>
    <w:rsid w:val="00E9613E"/>
    <w:rsid w:val="00E9689C"/>
    <w:rsid w:val="00E96C27"/>
    <w:rsid w:val="00E96C71"/>
    <w:rsid w:val="00E96D8B"/>
    <w:rsid w:val="00E971BD"/>
    <w:rsid w:val="00E97458"/>
    <w:rsid w:val="00E97E3D"/>
    <w:rsid w:val="00EA0515"/>
    <w:rsid w:val="00EA0985"/>
    <w:rsid w:val="00EA0B40"/>
    <w:rsid w:val="00EA0B86"/>
    <w:rsid w:val="00EA119C"/>
    <w:rsid w:val="00EA2635"/>
    <w:rsid w:val="00EA26EA"/>
    <w:rsid w:val="00EA34B8"/>
    <w:rsid w:val="00EA39D0"/>
    <w:rsid w:val="00EA3F3D"/>
    <w:rsid w:val="00EA406C"/>
    <w:rsid w:val="00EA4876"/>
    <w:rsid w:val="00EA50D9"/>
    <w:rsid w:val="00EA61CD"/>
    <w:rsid w:val="00EA61DE"/>
    <w:rsid w:val="00EA6B06"/>
    <w:rsid w:val="00EA6B21"/>
    <w:rsid w:val="00EA6DFF"/>
    <w:rsid w:val="00EA6FEE"/>
    <w:rsid w:val="00EA7662"/>
    <w:rsid w:val="00EA78AD"/>
    <w:rsid w:val="00EB02E3"/>
    <w:rsid w:val="00EB10F9"/>
    <w:rsid w:val="00EB120A"/>
    <w:rsid w:val="00EB2AD7"/>
    <w:rsid w:val="00EB3276"/>
    <w:rsid w:val="00EB3F72"/>
    <w:rsid w:val="00EB42A2"/>
    <w:rsid w:val="00EB4516"/>
    <w:rsid w:val="00EB49B6"/>
    <w:rsid w:val="00EB6402"/>
    <w:rsid w:val="00EB6713"/>
    <w:rsid w:val="00EB7B00"/>
    <w:rsid w:val="00EC22E2"/>
    <w:rsid w:val="00EC261B"/>
    <w:rsid w:val="00EC47F6"/>
    <w:rsid w:val="00EC67E2"/>
    <w:rsid w:val="00EC69A5"/>
    <w:rsid w:val="00EC6F16"/>
    <w:rsid w:val="00EC7AAB"/>
    <w:rsid w:val="00ED1115"/>
    <w:rsid w:val="00ED15C6"/>
    <w:rsid w:val="00ED1EB1"/>
    <w:rsid w:val="00ED21E3"/>
    <w:rsid w:val="00ED3569"/>
    <w:rsid w:val="00ED453F"/>
    <w:rsid w:val="00ED4C1F"/>
    <w:rsid w:val="00ED6BA5"/>
    <w:rsid w:val="00ED7556"/>
    <w:rsid w:val="00ED7923"/>
    <w:rsid w:val="00ED7EF0"/>
    <w:rsid w:val="00EE0564"/>
    <w:rsid w:val="00EE0C5F"/>
    <w:rsid w:val="00EE13E2"/>
    <w:rsid w:val="00EE372E"/>
    <w:rsid w:val="00EE3E2F"/>
    <w:rsid w:val="00EE4251"/>
    <w:rsid w:val="00EE4D03"/>
    <w:rsid w:val="00EE50F4"/>
    <w:rsid w:val="00EE69D0"/>
    <w:rsid w:val="00EE7178"/>
    <w:rsid w:val="00EF0250"/>
    <w:rsid w:val="00EF14B7"/>
    <w:rsid w:val="00EF3196"/>
    <w:rsid w:val="00EF5787"/>
    <w:rsid w:val="00EF6E79"/>
    <w:rsid w:val="00F02012"/>
    <w:rsid w:val="00F022EA"/>
    <w:rsid w:val="00F02BED"/>
    <w:rsid w:val="00F03464"/>
    <w:rsid w:val="00F03A80"/>
    <w:rsid w:val="00F03BC2"/>
    <w:rsid w:val="00F03C23"/>
    <w:rsid w:val="00F050B3"/>
    <w:rsid w:val="00F0544A"/>
    <w:rsid w:val="00F05882"/>
    <w:rsid w:val="00F06063"/>
    <w:rsid w:val="00F06CBF"/>
    <w:rsid w:val="00F1036E"/>
    <w:rsid w:val="00F10A44"/>
    <w:rsid w:val="00F10C4F"/>
    <w:rsid w:val="00F10D93"/>
    <w:rsid w:val="00F110CD"/>
    <w:rsid w:val="00F1129D"/>
    <w:rsid w:val="00F11F66"/>
    <w:rsid w:val="00F12074"/>
    <w:rsid w:val="00F137E9"/>
    <w:rsid w:val="00F151AB"/>
    <w:rsid w:val="00F15837"/>
    <w:rsid w:val="00F15C1C"/>
    <w:rsid w:val="00F15D18"/>
    <w:rsid w:val="00F16BAD"/>
    <w:rsid w:val="00F20865"/>
    <w:rsid w:val="00F21881"/>
    <w:rsid w:val="00F21D60"/>
    <w:rsid w:val="00F22334"/>
    <w:rsid w:val="00F23CBC"/>
    <w:rsid w:val="00F23ED6"/>
    <w:rsid w:val="00F26A5D"/>
    <w:rsid w:val="00F26D50"/>
    <w:rsid w:val="00F30411"/>
    <w:rsid w:val="00F31B00"/>
    <w:rsid w:val="00F3209A"/>
    <w:rsid w:val="00F32894"/>
    <w:rsid w:val="00F3312C"/>
    <w:rsid w:val="00F33D13"/>
    <w:rsid w:val="00F3406B"/>
    <w:rsid w:val="00F3474E"/>
    <w:rsid w:val="00F34B8F"/>
    <w:rsid w:val="00F3509E"/>
    <w:rsid w:val="00F36461"/>
    <w:rsid w:val="00F36848"/>
    <w:rsid w:val="00F37253"/>
    <w:rsid w:val="00F37A22"/>
    <w:rsid w:val="00F40AD6"/>
    <w:rsid w:val="00F40DBD"/>
    <w:rsid w:val="00F4102E"/>
    <w:rsid w:val="00F415C7"/>
    <w:rsid w:val="00F41E78"/>
    <w:rsid w:val="00F42C90"/>
    <w:rsid w:val="00F42D99"/>
    <w:rsid w:val="00F44A17"/>
    <w:rsid w:val="00F44A6C"/>
    <w:rsid w:val="00F456FB"/>
    <w:rsid w:val="00F4573E"/>
    <w:rsid w:val="00F46B75"/>
    <w:rsid w:val="00F46F76"/>
    <w:rsid w:val="00F473B1"/>
    <w:rsid w:val="00F47750"/>
    <w:rsid w:val="00F531D0"/>
    <w:rsid w:val="00F536B2"/>
    <w:rsid w:val="00F53BAE"/>
    <w:rsid w:val="00F53F1A"/>
    <w:rsid w:val="00F5416A"/>
    <w:rsid w:val="00F54841"/>
    <w:rsid w:val="00F55880"/>
    <w:rsid w:val="00F55A09"/>
    <w:rsid w:val="00F56211"/>
    <w:rsid w:val="00F56A46"/>
    <w:rsid w:val="00F56DC6"/>
    <w:rsid w:val="00F572CF"/>
    <w:rsid w:val="00F5733C"/>
    <w:rsid w:val="00F60338"/>
    <w:rsid w:val="00F60F3E"/>
    <w:rsid w:val="00F61308"/>
    <w:rsid w:val="00F61969"/>
    <w:rsid w:val="00F61D7E"/>
    <w:rsid w:val="00F6275E"/>
    <w:rsid w:val="00F627B9"/>
    <w:rsid w:val="00F6285B"/>
    <w:rsid w:val="00F638A7"/>
    <w:rsid w:val="00F6586B"/>
    <w:rsid w:val="00F66C54"/>
    <w:rsid w:val="00F66D9B"/>
    <w:rsid w:val="00F67264"/>
    <w:rsid w:val="00F67DF8"/>
    <w:rsid w:val="00F701F9"/>
    <w:rsid w:val="00F73D5C"/>
    <w:rsid w:val="00F75710"/>
    <w:rsid w:val="00F76196"/>
    <w:rsid w:val="00F76741"/>
    <w:rsid w:val="00F76E3B"/>
    <w:rsid w:val="00F7794F"/>
    <w:rsid w:val="00F8028C"/>
    <w:rsid w:val="00F81397"/>
    <w:rsid w:val="00F82AA4"/>
    <w:rsid w:val="00F83149"/>
    <w:rsid w:val="00F83A06"/>
    <w:rsid w:val="00F83B1E"/>
    <w:rsid w:val="00F83BF9"/>
    <w:rsid w:val="00F83CCC"/>
    <w:rsid w:val="00F83E27"/>
    <w:rsid w:val="00F846DC"/>
    <w:rsid w:val="00F85C2D"/>
    <w:rsid w:val="00F85F13"/>
    <w:rsid w:val="00F8621C"/>
    <w:rsid w:val="00F862EC"/>
    <w:rsid w:val="00F86D65"/>
    <w:rsid w:val="00F872E9"/>
    <w:rsid w:val="00F874FE"/>
    <w:rsid w:val="00F87DFF"/>
    <w:rsid w:val="00F900DA"/>
    <w:rsid w:val="00F902C6"/>
    <w:rsid w:val="00F938D9"/>
    <w:rsid w:val="00F93B72"/>
    <w:rsid w:val="00F94EAC"/>
    <w:rsid w:val="00F95CAC"/>
    <w:rsid w:val="00F96758"/>
    <w:rsid w:val="00F96B92"/>
    <w:rsid w:val="00F979BE"/>
    <w:rsid w:val="00FA0BBD"/>
    <w:rsid w:val="00FA1DAD"/>
    <w:rsid w:val="00FA20D8"/>
    <w:rsid w:val="00FA4FEE"/>
    <w:rsid w:val="00FA5128"/>
    <w:rsid w:val="00FA52DA"/>
    <w:rsid w:val="00FA6B44"/>
    <w:rsid w:val="00FA7E3C"/>
    <w:rsid w:val="00FB1039"/>
    <w:rsid w:val="00FB1478"/>
    <w:rsid w:val="00FB14F5"/>
    <w:rsid w:val="00FB2CBC"/>
    <w:rsid w:val="00FB39AC"/>
    <w:rsid w:val="00FB3B13"/>
    <w:rsid w:val="00FB3E9A"/>
    <w:rsid w:val="00FB5686"/>
    <w:rsid w:val="00FB5E7C"/>
    <w:rsid w:val="00FB61C5"/>
    <w:rsid w:val="00FC00B0"/>
    <w:rsid w:val="00FC0B4C"/>
    <w:rsid w:val="00FC0E63"/>
    <w:rsid w:val="00FC1F2D"/>
    <w:rsid w:val="00FC239F"/>
    <w:rsid w:val="00FC2572"/>
    <w:rsid w:val="00FC2A1E"/>
    <w:rsid w:val="00FC3486"/>
    <w:rsid w:val="00FC4778"/>
    <w:rsid w:val="00FC4AA8"/>
    <w:rsid w:val="00FC55BD"/>
    <w:rsid w:val="00FC584C"/>
    <w:rsid w:val="00FC75AC"/>
    <w:rsid w:val="00FD0431"/>
    <w:rsid w:val="00FD0AA6"/>
    <w:rsid w:val="00FD1D75"/>
    <w:rsid w:val="00FD27B8"/>
    <w:rsid w:val="00FD312F"/>
    <w:rsid w:val="00FD3CA5"/>
    <w:rsid w:val="00FD4094"/>
    <w:rsid w:val="00FD47B9"/>
    <w:rsid w:val="00FD4A21"/>
    <w:rsid w:val="00FD4AFF"/>
    <w:rsid w:val="00FD7EDE"/>
    <w:rsid w:val="00FE024E"/>
    <w:rsid w:val="00FE0696"/>
    <w:rsid w:val="00FE0FD0"/>
    <w:rsid w:val="00FE29BA"/>
    <w:rsid w:val="00FE31BC"/>
    <w:rsid w:val="00FE3C15"/>
    <w:rsid w:val="00FE4348"/>
    <w:rsid w:val="00FE4A6B"/>
    <w:rsid w:val="00FE4E6C"/>
    <w:rsid w:val="00FE5007"/>
    <w:rsid w:val="00FE58CB"/>
    <w:rsid w:val="00FE6454"/>
    <w:rsid w:val="00FE6980"/>
    <w:rsid w:val="00FF24CB"/>
    <w:rsid w:val="00FF2FC4"/>
    <w:rsid w:val="00FF3704"/>
    <w:rsid w:val="00FF3A05"/>
    <w:rsid w:val="00FF4495"/>
    <w:rsid w:val="00FF564C"/>
    <w:rsid w:val="00FF5782"/>
    <w:rsid w:val="00FF57B4"/>
    <w:rsid w:val="00FF5D38"/>
    <w:rsid w:val="00FF62AB"/>
    <w:rsid w:val="00FF631D"/>
    <w:rsid w:val="00FF66CB"/>
    <w:rsid w:val="6FB58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8AB2BF"/>
  <w15:chartTrackingRefBased/>
  <w15:docId w15:val="{2A43F877-F046-48A0-9477-F4145156E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4C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E6E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4C9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Body Text"/>
    <w:basedOn w:val="a"/>
    <w:link w:val="a4"/>
    <w:rsid w:val="00752B12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Основной текст Знак"/>
    <w:basedOn w:val="a0"/>
    <w:link w:val="a3"/>
    <w:rsid w:val="00752B1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8A69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A6904"/>
  </w:style>
  <w:style w:type="paragraph" w:styleId="a7">
    <w:name w:val="footer"/>
    <w:basedOn w:val="a"/>
    <w:link w:val="a8"/>
    <w:uiPriority w:val="99"/>
    <w:unhideWhenUsed/>
    <w:rsid w:val="008A69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A6904"/>
  </w:style>
  <w:style w:type="paragraph" w:styleId="a9">
    <w:name w:val="TOC Heading"/>
    <w:basedOn w:val="1"/>
    <w:next w:val="a"/>
    <w:uiPriority w:val="39"/>
    <w:unhideWhenUsed/>
    <w:qFormat/>
    <w:rsid w:val="001E4C9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13798"/>
    <w:pPr>
      <w:tabs>
        <w:tab w:val="right" w:leader="dot" w:pos="9344"/>
      </w:tabs>
      <w:spacing w:after="100"/>
      <w:pPrChange w:id="0" w:author="пользователь Microsoft Office" w:date="2018-05-22T17:44:00Z">
        <w:pPr>
          <w:spacing w:after="100" w:line="259" w:lineRule="auto"/>
        </w:pPr>
      </w:pPrChange>
    </w:pPr>
    <w:rPr>
      <w:rPrChange w:id="0" w:author="пользователь Microsoft Office" w:date="2018-05-22T17:44:00Z">
        <w:rPr>
          <w:rFonts w:asciiTheme="minorHAnsi" w:eastAsiaTheme="minorHAnsi" w:hAnsiTheme="minorHAnsi" w:cstheme="minorBidi"/>
          <w:sz w:val="22"/>
          <w:szCs w:val="22"/>
          <w:lang w:val="ru-RU" w:eastAsia="en-US" w:bidi="ar-SA"/>
        </w:rPr>
      </w:rPrChange>
    </w:rPr>
  </w:style>
  <w:style w:type="character" w:styleId="aa">
    <w:name w:val="Hyperlink"/>
    <w:basedOn w:val="a0"/>
    <w:uiPriority w:val="99"/>
    <w:unhideWhenUsed/>
    <w:rsid w:val="001E4C9E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5E6E8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b">
    <w:name w:val="Balloon Text"/>
    <w:basedOn w:val="a"/>
    <w:link w:val="ac"/>
    <w:uiPriority w:val="99"/>
    <w:semiHidden/>
    <w:unhideWhenUsed/>
    <w:rsid w:val="00174653"/>
    <w:pPr>
      <w:spacing w:after="0" w:line="240" w:lineRule="auto"/>
    </w:pPr>
    <w:rPr>
      <w:rFonts w:ascii="Helvetica" w:hAnsi="Helvetica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174653"/>
    <w:rPr>
      <w:rFonts w:ascii="Helvetica" w:hAnsi="Helvetica"/>
      <w:sz w:val="18"/>
      <w:szCs w:val="18"/>
    </w:rPr>
  </w:style>
  <w:style w:type="paragraph" w:styleId="2">
    <w:name w:val="toc 2"/>
    <w:basedOn w:val="a"/>
    <w:next w:val="a"/>
    <w:autoRedefine/>
    <w:uiPriority w:val="39"/>
    <w:unhideWhenUsed/>
    <w:rsid w:val="00990C5F"/>
    <w:pPr>
      <w:spacing w:after="100" w:line="240" w:lineRule="auto"/>
      <w:ind w:left="240"/>
    </w:pPr>
    <w:rPr>
      <w:rFonts w:eastAsiaTheme="minorEastAsia"/>
      <w:sz w:val="24"/>
      <w:szCs w:val="24"/>
      <w:lang w:eastAsia="ja-JP"/>
    </w:rPr>
  </w:style>
  <w:style w:type="paragraph" w:styleId="31">
    <w:name w:val="toc 3"/>
    <w:basedOn w:val="a"/>
    <w:next w:val="a"/>
    <w:autoRedefine/>
    <w:uiPriority w:val="39"/>
    <w:unhideWhenUsed/>
    <w:rsid w:val="00990C5F"/>
    <w:pPr>
      <w:spacing w:after="100" w:line="240" w:lineRule="auto"/>
      <w:ind w:left="480"/>
    </w:pPr>
    <w:rPr>
      <w:rFonts w:eastAsiaTheme="minorEastAsia"/>
      <w:sz w:val="24"/>
      <w:szCs w:val="24"/>
      <w:lang w:eastAsia="ja-JP"/>
    </w:rPr>
  </w:style>
  <w:style w:type="paragraph" w:styleId="4">
    <w:name w:val="toc 4"/>
    <w:basedOn w:val="a"/>
    <w:next w:val="a"/>
    <w:autoRedefine/>
    <w:uiPriority w:val="39"/>
    <w:unhideWhenUsed/>
    <w:rsid w:val="00990C5F"/>
    <w:pPr>
      <w:spacing w:after="100" w:line="240" w:lineRule="auto"/>
      <w:ind w:left="720"/>
    </w:pPr>
    <w:rPr>
      <w:rFonts w:eastAsiaTheme="minorEastAsia"/>
      <w:sz w:val="24"/>
      <w:szCs w:val="24"/>
      <w:lang w:eastAsia="ja-JP"/>
    </w:rPr>
  </w:style>
  <w:style w:type="paragraph" w:styleId="5">
    <w:name w:val="toc 5"/>
    <w:basedOn w:val="a"/>
    <w:next w:val="a"/>
    <w:autoRedefine/>
    <w:uiPriority w:val="39"/>
    <w:unhideWhenUsed/>
    <w:rsid w:val="00990C5F"/>
    <w:pPr>
      <w:spacing w:after="100" w:line="240" w:lineRule="auto"/>
      <w:ind w:left="960"/>
    </w:pPr>
    <w:rPr>
      <w:rFonts w:eastAsiaTheme="minorEastAsia"/>
      <w:sz w:val="24"/>
      <w:szCs w:val="24"/>
      <w:lang w:eastAsia="ja-JP"/>
    </w:rPr>
  </w:style>
  <w:style w:type="paragraph" w:styleId="6">
    <w:name w:val="toc 6"/>
    <w:basedOn w:val="a"/>
    <w:next w:val="a"/>
    <w:autoRedefine/>
    <w:uiPriority w:val="39"/>
    <w:unhideWhenUsed/>
    <w:rsid w:val="00990C5F"/>
    <w:pPr>
      <w:spacing w:after="100" w:line="240" w:lineRule="auto"/>
      <w:ind w:left="1200"/>
    </w:pPr>
    <w:rPr>
      <w:rFonts w:eastAsiaTheme="minorEastAsia"/>
      <w:sz w:val="24"/>
      <w:szCs w:val="24"/>
      <w:lang w:eastAsia="ja-JP"/>
    </w:rPr>
  </w:style>
  <w:style w:type="paragraph" w:styleId="7">
    <w:name w:val="toc 7"/>
    <w:basedOn w:val="a"/>
    <w:next w:val="a"/>
    <w:autoRedefine/>
    <w:uiPriority w:val="39"/>
    <w:unhideWhenUsed/>
    <w:rsid w:val="00990C5F"/>
    <w:pPr>
      <w:spacing w:after="100" w:line="240" w:lineRule="auto"/>
      <w:ind w:left="1440"/>
    </w:pPr>
    <w:rPr>
      <w:rFonts w:eastAsiaTheme="minorEastAsia"/>
      <w:sz w:val="24"/>
      <w:szCs w:val="24"/>
      <w:lang w:eastAsia="ja-JP"/>
    </w:rPr>
  </w:style>
  <w:style w:type="paragraph" w:styleId="8">
    <w:name w:val="toc 8"/>
    <w:basedOn w:val="a"/>
    <w:next w:val="a"/>
    <w:autoRedefine/>
    <w:uiPriority w:val="39"/>
    <w:unhideWhenUsed/>
    <w:rsid w:val="00990C5F"/>
    <w:pPr>
      <w:spacing w:after="100" w:line="240" w:lineRule="auto"/>
      <w:ind w:left="1680"/>
    </w:pPr>
    <w:rPr>
      <w:rFonts w:eastAsiaTheme="minorEastAsia"/>
      <w:sz w:val="24"/>
      <w:szCs w:val="24"/>
      <w:lang w:eastAsia="ja-JP"/>
    </w:rPr>
  </w:style>
  <w:style w:type="paragraph" w:styleId="9">
    <w:name w:val="toc 9"/>
    <w:basedOn w:val="a"/>
    <w:next w:val="a"/>
    <w:autoRedefine/>
    <w:uiPriority w:val="39"/>
    <w:unhideWhenUsed/>
    <w:rsid w:val="00990C5F"/>
    <w:pPr>
      <w:spacing w:after="100" w:line="240" w:lineRule="auto"/>
      <w:ind w:left="1920"/>
    </w:pPr>
    <w:rPr>
      <w:rFonts w:eastAsiaTheme="minorEastAsia"/>
      <w:sz w:val="24"/>
      <w:szCs w:val="24"/>
      <w:lang w:eastAsia="ja-JP"/>
    </w:rPr>
  </w:style>
  <w:style w:type="table" w:styleId="ad">
    <w:name w:val="Table Grid"/>
    <w:basedOn w:val="a1"/>
    <w:uiPriority w:val="39"/>
    <w:rsid w:val="00F1129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e">
    <w:name w:val="FollowedHyperlink"/>
    <w:basedOn w:val="a0"/>
    <w:uiPriority w:val="99"/>
    <w:semiHidden/>
    <w:unhideWhenUsed/>
    <w:rsid w:val="00AE58A0"/>
    <w:rPr>
      <w:color w:val="954F72" w:themeColor="followedHyperlink"/>
      <w:u w:val="single"/>
    </w:rPr>
  </w:style>
  <w:style w:type="character" w:styleId="af">
    <w:name w:val="Placeholder Text"/>
    <w:basedOn w:val="a0"/>
    <w:uiPriority w:val="99"/>
    <w:semiHidden/>
    <w:rsid w:val="000E7B24"/>
    <w:rPr>
      <w:color w:val="808080"/>
    </w:rPr>
  </w:style>
  <w:style w:type="paragraph" w:styleId="af0">
    <w:name w:val="footnote text"/>
    <w:basedOn w:val="a"/>
    <w:link w:val="af1"/>
    <w:uiPriority w:val="99"/>
    <w:unhideWhenUsed/>
    <w:rsid w:val="00F862EC"/>
    <w:pPr>
      <w:spacing w:after="0" w:line="240" w:lineRule="auto"/>
    </w:pPr>
    <w:rPr>
      <w:sz w:val="24"/>
      <w:szCs w:val="24"/>
    </w:rPr>
  </w:style>
  <w:style w:type="character" w:customStyle="1" w:styleId="af1">
    <w:name w:val="Текст сноски Знак"/>
    <w:basedOn w:val="a0"/>
    <w:link w:val="af0"/>
    <w:uiPriority w:val="99"/>
    <w:rsid w:val="00F862EC"/>
    <w:rPr>
      <w:sz w:val="24"/>
      <w:szCs w:val="24"/>
    </w:rPr>
  </w:style>
  <w:style w:type="character" w:styleId="af2">
    <w:name w:val="footnote reference"/>
    <w:basedOn w:val="a0"/>
    <w:uiPriority w:val="99"/>
    <w:unhideWhenUsed/>
    <w:rsid w:val="00F862EC"/>
    <w:rPr>
      <w:vertAlign w:val="superscript"/>
    </w:rPr>
  </w:style>
  <w:style w:type="character" w:styleId="af3">
    <w:name w:val="annotation reference"/>
    <w:basedOn w:val="a0"/>
    <w:uiPriority w:val="99"/>
    <w:semiHidden/>
    <w:unhideWhenUsed/>
    <w:rsid w:val="00CC0463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CC0463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CC0463"/>
    <w:rPr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CC0463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CC0463"/>
    <w:rPr>
      <w:b/>
      <w:bCs/>
      <w:sz w:val="20"/>
      <w:szCs w:val="20"/>
    </w:rPr>
  </w:style>
  <w:style w:type="character" w:customStyle="1" w:styleId="UnresolvedMention">
    <w:name w:val="Unresolved Mention"/>
    <w:basedOn w:val="a0"/>
    <w:uiPriority w:val="99"/>
    <w:semiHidden/>
    <w:unhideWhenUsed/>
    <w:rsid w:val="00C77ED9"/>
    <w:rPr>
      <w:color w:val="605E5C"/>
      <w:shd w:val="clear" w:color="auto" w:fill="E1DFDD"/>
    </w:rPr>
  </w:style>
  <w:style w:type="paragraph" w:styleId="af8">
    <w:name w:val="Revision"/>
    <w:hidden/>
    <w:uiPriority w:val="99"/>
    <w:semiHidden/>
    <w:rsid w:val="00B640B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0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89997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</w:divsChild>
    </w:div>
    <w:div w:id="5380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936346">
                  <w:marLeft w:val="0"/>
                  <w:marRight w:val="0"/>
                  <w:marTop w:val="0"/>
                  <w:marBottom w:val="3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09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579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45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2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microsoft.com/office/2011/relationships/commentsExtended" Target="commentsExtended.xml"/><Relationship Id="rId20" Type="http://schemas.openxmlformats.org/officeDocument/2006/relationships/footer" Target="footer1.xml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fontTable" Target="fontTable.xml"/><Relationship Id="rId27" Type="http://schemas.microsoft.com/office/2011/relationships/people" Target="people.xml"/><Relationship Id="rId28" Type="http://schemas.openxmlformats.org/officeDocument/2006/relationships/theme" Target="theme/theme1.xml"/><Relationship Id="rId29" Type="http://schemas.microsoft.com/office/2016/09/relationships/commentsIds" Target="commentsIds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comments" Target="comments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victor.am/code-anomaly-detection/" TargetMode="External"/><Relationship Id="rId4" Type="http://schemas.openxmlformats.org/officeDocument/2006/relationships/hyperlink" Target="https://github.com/PetukhovVictor/kotlin-code-anomalies-publisher" TargetMode="External"/><Relationship Id="rId5" Type="http://schemas.openxmlformats.org/officeDocument/2006/relationships/hyperlink" Target="https://github.com/PetukhovVictor/bytecode-anomalies-source-finder" TargetMode="External"/><Relationship Id="rId6" Type="http://schemas.openxmlformats.org/officeDocument/2006/relationships/hyperlink" Target="http://victor.am/code-anomaly-detection/" TargetMode="External"/><Relationship Id="rId1" Type="http://schemas.openxmlformats.org/officeDocument/2006/relationships/hyperlink" Target="https://github.com/PetukhovVictor/code-anomaly-detection" TargetMode="External"/><Relationship Id="rId2" Type="http://schemas.openxmlformats.org/officeDocument/2006/relationships/hyperlink" Target="https://github.com/PetukhovVictor/anomaly-detection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37397C-93CE-3346-9B00-266B2EC7D8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58</Pages>
  <Words>13344</Words>
  <Characters>76062</Characters>
  <Application>Microsoft Macintosh Word</Application>
  <DocSecurity>0</DocSecurity>
  <Lines>633</Lines>
  <Paragraphs>178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Petukhov</dc:creator>
  <cp:keywords/>
  <dc:description/>
  <cp:lastModifiedBy>пользователь Microsoft Office</cp:lastModifiedBy>
  <cp:revision>3</cp:revision>
  <cp:lastPrinted>2018-05-19T15:25:00Z</cp:lastPrinted>
  <dcterms:created xsi:type="dcterms:W3CDTF">2018-05-22T14:45:00Z</dcterms:created>
  <dcterms:modified xsi:type="dcterms:W3CDTF">2018-05-22T14:46:00Z</dcterms:modified>
</cp:coreProperties>
</file>